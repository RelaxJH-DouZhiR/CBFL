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3CD4A" w14:textId="77777777" w:rsidR="001712CE" w:rsidRDefault="00183A05">
      <w:pPr>
        <w:pStyle w:val="a3"/>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14:paraId="4BC77735" w14:textId="77777777" w:rsidR="001712CE" w:rsidRDefault="00183A05">
      <w:pPr>
        <w:pStyle w:val="a3"/>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w:t>
      </w:r>
      <w:proofErr w:type="spellStart"/>
      <w:r>
        <w:rPr>
          <w:sz w:val="15"/>
        </w:rPr>
        <w:t>doi</w:t>
      </w:r>
      <w:proofErr w:type="spellEnd"/>
      <w:r>
        <w:rPr>
          <w:sz w:val="15"/>
        </w:rPr>
        <w:t>: 10.13328/j.cnki.jos.00</w:t>
      </w:r>
      <w:r>
        <w:rPr>
          <w:rFonts w:hint="eastAsia"/>
          <w:sz w:val="15"/>
        </w:rPr>
        <w:t>0000</w:t>
      </w:r>
      <w:r>
        <w:rPr>
          <w:sz w:val="15"/>
        </w:rPr>
        <w:t>]</w:t>
      </w:r>
      <w:r>
        <w:rPr>
          <w:rFonts w:hint="eastAsia"/>
          <w:color w:val="000000"/>
          <w:sz w:val="15"/>
        </w:rPr>
        <w:tab/>
        <w:t>http://www.jos.org.cn</w:t>
      </w:r>
    </w:p>
    <w:p w14:paraId="3E3518AD" w14:textId="77777777" w:rsidR="001712CE" w:rsidRDefault="00183A05">
      <w:pPr>
        <w:pStyle w:val="a3"/>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14:paraId="16007852" w14:textId="77777777" w:rsidR="001712CE" w:rsidRDefault="001712CE">
      <w:pPr>
        <w:pStyle w:val="af5"/>
        <w:spacing w:before="0"/>
        <w:rPr>
          <w:color w:val="000000"/>
          <w:sz w:val="28"/>
        </w:rPr>
      </w:pPr>
    </w:p>
    <w:p w14:paraId="2B14A29B" w14:textId="0D305752" w:rsidR="001712CE" w:rsidRPr="00907E3B" w:rsidRDefault="007B74AD">
      <w:pPr>
        <w:pStyle w:val="af5"/>
        <w:spacing w:before="0" w:line="0" w:lineRule="atLeast"/>
        <w:rPr>
          <w:rStyle w:val="ab"/>
          <w:rFonts w:hint="eastAsia"/>
          <w:color w:val="000000"/>
          <w:sz w:val="18"/>
        </w:rPr>
      </w:pPr>
      <w:r>
        <w:rPr>
          <w:rFonts w:hint="eastAsia"/>
          <w:color w:val="000000"/>
          <w:sz w:val="28"/>
        </w:rPr>
        <w:t>面向</w:t>
      </w:r>
      <w:r>
        <w:rPr>
          <w:rFonts w:hint="eastAsia"/>
          <w:color w:val="000000"/>
          <w:sz w:val="28"/>
        </w:rPr>
        <w:t>Solidity</w:t>
      </w:r>
      <w:r>
        <w:rPr>
          <w:rFonts w:hint="eastAsia"/>
          <w:color w:val="000000"/>
          <w:sz w:val="28"/>
        </w:rPr>
        <w:t>智能合约的缺陷预测方法</w:t>
      </w:r>
      <w:r w:rsidR="00183A05">
        <w:rPr>
          <w:rStyle w:val="ab"/>
          <w:rFonts w:hint="eastAsia"/>
          <w:color w:val="000000"/>
          <w:position w:val="20"/>
          <w:sz w:val="21"/>
        </w:rPr>
        <w:footnoteReference w:customMarkFollows="1" w:id="2"/>
        <w:sym w:font="Symbol" w:char="F02A"/>
      </w:r>
    </w:p>
    <w:p w14:paraId="51AECC5B" w14:textId="3E79B671" w:rsidR="001712CE" w:rsidRDefault="00BA1109">
      <w:pPr>
        <w:pStyle w:val="af2"/>
        <w:rPr>
          <w:color w:val="000000"/>
          <w:sz w:val="24"/>
        </w:rPr>
      </w:pPr>
      <w:r>
        <w:rPr>
          <w:rFonts w:hint="eastAsia"/>
          <w:color w:val="000000"/>
          <w:sz w:val="24"/>
        </w:rPr>
        <w:t>杨慧文</w:t>
      </w:r>
      <w:r w:rsidR="00183A05">
        <w:rPr>
          <w:rFonts w:hint="eastAsia"/>
          <w:color w:val="000000"/>
          <w:sz w:val="24"/>
          <w:vertAlign w:val="superscript"/>
        </w:rPr>
        <w:t>1,2</w:t>
      </w:r>
      <w:r w:rsidR="00183A05">
        <w:rPr>
          <w:rFonts w:hint="eastAsia"/>
          <w:color w:val="000000"/>
          <w:sz w:val="24"/>
        </w:rPr>
        <w:t xml:space="preserve">,  </w:t>
      </w:r>
      <w:r w:rsidR="007538AE">
        <w:rPr>
          <w:rFonts w:hint="eastAsia"/>
          <w:color w:val="000000"/>
          <w:sz w:val="24"/>
        </w:rPr>
        <w:t>崔展齐</w:t>
      </w:r>
      <w:r w:rsidR="00183A05">
        <w:rPr>
          <w:rFonts w:hint="eastAsia"/>
          <w:color w:val="000000"/>
          <w:sz w:val="24"/>
          <w:vertAlign w:val="superscript"/>
        </w:rPr>
        <w:t>2</w:t>
      </w:r>
      <w:r w:rsidR="00183A05">
        <w:rPr>
          <w:rFonts w:hint="eastAsia"/>
          <w:color w:val="000000"/>
          <w:sz w:val="24"/>
        </w:rPr>
        <w:t xml:space="preserve">,  </w:t>
      </w:r>
      <w:r w:rsidR="002222A2">
        <w:rPr>
          <w:rFonts w:hint="eastAsia"/>
          <w:color w:val="000000"/>
          <w:sz w:val="24"/>
        </w:rPr>
        <w:t>陈</w:t>
      </w:r>
      <w:r w:rsidR="002222A2">
        <w:rPr>
          <w:rFonts w:hint="eastAsia"/>
          <w:color w:val="000000"/>
          <w:sz w:val="24"/>
        </w:rPr>
        <w:t xml:space="preserve"> </w:t>
      </w:r>
      <w:r w:rsidR="002222A2">
        <w:rPr>
          <w:color w:val="000000"/>
          <w:sz w:val="24"/>
        </w:rPr>
        <w:t xml:space="preserve"> </w:t>
      </w:r>
      <w:r w:rsidR="002222A2">
        <w:rPr>
          <w:rFonts w:hint="eastAsia"/>
          <w:color w:val="000000"/>
          <w:sz w:val="24"/>
        </w:rPr>
        <w:t>翔</w:t>
      </w:r>
      <w:r w:rsidR="00183A05">
        <w:rPr>
          <w:rFonts w:hint="eastAsia"/>
          <w:color w:val="000000"/>
          <w:sz w:val="24"/>
          <w:vertAlign w:val="superscript"/>
        </w:rPr>
        <w:t>2</w:t>
      </w:r>
      <w:r w:rsidR="00183A05">
        <w:rPr>
          <w:rFonts w:hint="eastAsia"/>
          <w:color w:val="000000"/>
          <w:sz w:val="24"/>
        </w:rPr>
        <w:t xml:space="preserve">,  </w:t>
      </w:r>
      <w:r w:rsidR="0095411F">
        <w:rPr>
          <w:rFonts w:hint="eastAsia"/>
          <w:color w:val="000000"/>
          <w:sz w:val="24"/>
        </w:rPr>
        <w:t>贾明华</w:t>
      </w:r>
      <w:r w:rsidR="00183A05">
        <w:rPr>
          <w:rFonts w:hint="eastAsia"/>
          <w:color w:val="000000"/>
          <w:sz w:val="24"/>
          <w:vertAlign w:val="superscript"/>
        </w:rPr>
        <w:t>2</w:t>
      </w:r>
      <w:r w:rsidR="00183A05">
        <w:rPr>
          <w:rFonts w:hint="eastAsia"/>
          <w:color w:val="000000"/>
          <w:sz w:val="24"/>
        </w:rPr>
        <w:t xml:space="preserve">,  </w:t>
      </w:r>
      <w:r w:rsidR="00AE0D70">
        <w:rPr>
          <w:rFonts w:hint="eastAsia"/>
          <w:color w:val="000000"/>
          <w:sz w:val="24"/>
        </w:rPr>
        <w:t>郑丽伟</w:t>
      </w:r>
      <w:r w:rsidR="00183A05">
        <w:rPr>
          <w:rFonts w:hint="eastAsia"/>
          <w:color w:val="000000"/>
          <w:sz w:val="24"/>
          <w:vertAlign w:val="superscript"/>
        </w:rPr>
        <w:t>2</w:t>
      </w:r>
      <w:r w:rsidR="00B504CC">
        <w:rPr>
          <w:rFonts w:hint="eastAsia"/>
          <w:color w:val="000000"/>
          <w:sz w:val="24"/>
        </w:rPr>
        <w:t xml:space="preserve">,  </w:t>
      </w:r>
      <w:r w:rsidR="00FE18D0">
        <w:rPr>
          <w:rFonts w:hint="eastAsia"/>
          <w:color w:val="000000"/>
          <w:sz w:val="24"/>
        </w:rPr>
        <w:t>刘建宾</w:t>
      </w:r>
      <w:r w:rsidR="00B504CC">
        <w:rPr>
          <w:rFonts w:hint="eastAsia"/>
          <w:color w:val="000000"/>
          <w:sz w:val="24"/>
          <w:vertAlign w:val="superscript"/>
        </w:rPr>
        <w:t>2</w:t>
      </w:r>
    </w:p>
    <w:p w14:paraId="39E293CE" w14:textId="5331C73E" w:rsidR="001712CE" w:rsidRDefault="002D029B">
      <w:pPr>
        <w:pStyle w:val="ad"/>
        <w:ind w:left="116" w:hanging="116"/>
        <w:rPr>
          <w:color w:val="000000"/>
          <w:sz w:val="16"/>
        </w:rPr>
      </w:pPr>
      <w:r>
        <w:rPr>
          <w:color w:val="000000"/>
          <w:sz w:val="16"/>
          <w:vertAlign w:val="superscript"/>
        </w:rPr>
        <w:t>1</w:t>
      </w:r>
      <w:r w:rsidR="00183A05">
        <w:rPr>
          <w:rFonts w:hint="eastAsia"/>
          <w:color w:val="000000"/>
          <w:sz w:val="16"/>
        </w:rPr>
        <w:t>(</w:t>
      </w:r>
      <w:r>
        <w:rPr>
          <w:rFonts w:hint="eastAsia"/>
          <w:color w:val="000000"/>
          <w:sz w:val="16"/>
        </w:rPr>
        <w:t>北京信息科技</w:t>
      </w:r>
      <w:r w:rsidR="00183A05">
        <w:rPr>
          <w:rFonts w:hint="eastAsia"/>
          <w:color w:val="000000"/>
          <w:sz w:val="16"/>
        </w:rPr>
        <w:t>大学</w:t>
      </w:r>
      <w:r w:rsidR="00183A05">
        <w:rPr>
          <w:rFonts w:hint="eastAsia"/>
          <w:color w:val="000000"/>
          <w:sz w:val="16"/>
        </w:rPr>
        <w:t xml:space="preserve"> </w:t>
      </w:r>
      <w:r w:rsidR="00183A05">
        <w:rPr>
          <w:rFonts w:hint="eastAsia"/>
          <w:color w:val="000000"/>
          <w:sz w:val="16"/>
        </w:rPr>
        <w:t>计算机学院</w:t>
      </w:r>
      <w:r w:rsidR="00183A05">
        <w:rPr>
          <w:rFonts w:hint="eastAsia"/>
          <w:color w:val="000000"/>
          <w:sz w:val="16"/>
        </w:rPr>
        <w:t>,</w:t>
      </w:r>
      <w:r w:rsidR="00933CDC">
        <w:rPr>
          <w:rFonts w:hint="eastAsia"/>
          <w:color w:val="000000"/>
          <w:sz w:val="16"/>
        </w:rPr>
        <w:t>北京</w:t>
      </w:r>
      <w:r w:rsidR="00183A05">
        <w:rPr>
          <w:rFonts w:hint="eastAsia"/>
          <w:color w:val="000000"/>
          <w:sz w:val="16"/>
        </w:rPr>
        <w:t xml:space="preserve">  </w:t>
      </w:r>
      <w:r w:rsidR="00933CDC">
        <w:rPr>
          <w:color w:val="000000"/>
          <w:sz w:val="16"/>
        </w:rPr>
        <w:t>100101</w:t>
      </w:r>
      <w:r w:rsidR="00183A05">
        <w:rPr>
          <w:rFonts w:hint="eastAsia"/>
          <w:color w:val="000000"/>
          <w:sz w:val="16"/>
        </w:rPr>
        <w:t>)</w:t>
      </w:r>
    </w:p>
    <w:p w14:paraId="6B5275CE" w14:textId="77777777" w:rsidR="00742E8F" w:rsidRDefault="00742E8F" w:rsidP="00742E8F">
      <w:pPr>
        <w:pStyle w:val="ad"/>
        <w:ind w:left="116" w:hanging="116"/>
        <w:rPr>
          <w:color w:val="000000"/>
          <w:sz w:val="16"/>
        </w:rPr>
      </w:pPr>
      <w:r>
        <w:rPr>
          <w:color w:val="000000"/>
          <w:sz w:val="16"/>
          <w:vertAlign w:val="superscript"/>
        </w:rPr>
        <w:t>2</w:t>
      </w:r>
      <w:r>
        <w:rPr>
          <w:rFonts w:hint="eastAsia"/>
          <w:color w:val="000000"/>
          <w:sz w:val="16"/>
        </w:rPr>
        <w:t>(</w:t>
      </w:r>
      <w:r>
        <w:rPr>
          <w:rFonts w:hint="eastAsia"/>
          <w:color w:val="000000"/>
          <w:sz w:val="16"/>
        </w:rPr>
        <w:t>南通大学</w:t>
      </w:r>
      <w:r>
        <w:rPr>
          <w:rFonts w:hint="eastAsia"/>
          <w:color w:val="000000"/>
          <w:sz w:val="16"/>
        </w:rPr>
        <w:t xml:space="preserve"> </w:t>
      </w:r>
      <w:r>
        <w:rPr>
          <w:rFonts w:hint="eastAsia"/>
          <w:color w:val="000000"/>
          <w:sz w:val="16"/>
        </w:rPr>
        <w:t>计算机科学与技术学院</w:t>
      </w:r>
      <w:r>
        <w:rPr>
          <w:rFonts w:hint="eastAsia"/>
          <w:color w:val="000000"/>
          <w:sz w:val="16"/>
        </w:rPr>
        <w:t>,</w:t>
      </w:r>
      <w:r>
        <w:rPr>
          <w:rFonts w:hint="eastAsia"/>
          <w:color w:val="000000"/>
          <w:sz w:val="16"/>
        </w:rPr>
        <w:t>江苏</w:t>
      </w:r>
      <w:r>
        <w:rPr>
          <w:rFonts w:hint="eastAsia"/>
          <w:color w:val="000000"/>
          <w:sz w:val="16"/>
        </w:rPr>
        <w:t xml:space="preserve"> </w:t>
      </w:r>
      <w:r>
        <w:rPr>
          <w:rFonts w:hint="eastAsia"/>
          <w:color w:val="000000"/>
          <w:sz w:val="16"/>
        </w:rPr>
        <w:t>南通</w:t>
      </w:r>
      <w:r>
        <w:rPr>
          <w:rFonts w:hint="eastAsia"/>
          <w:color w:val="000000"/>
          <w:sz w:val="16"/>
        </w:rPr>
        <w:t xml:space="preserve">  226019)</w:t>
      </w:r>
    </w:p>
    <w:p w14:paraId="012F4C4D" w14:textId="62A79BEB" w:rsidR="00742E8F" w:rsidRDefault="002C684A" w:rsidP="00742E8F">
      <w:pPr>
        <w:pStyle w:val="ad"/>
        <w:ind w:left="116" w:hanging="116"/>
        <w:rPr>
          <w:color w:val="000000"/>
          <w:sz w:val="16"/>
        </w:rPr>
      </w:pPr>
      <w:r>
        <w:rPr>
          <w:color w:val="000000"/>
          <w:sz w:val="16"/>
          <w:vertAlign w:val="superscript"/>
        </w:rPr>
        <w:t>3</w:t>
      </w:r>
      <w:r w:rsidR="00742E8F">
        <w:rPr>
          <w:rFonts w:hint="eastAsia"/>
          <w:color w:val="000000"/>
          <w:sz w:val="16"/>
        </w:rPr>
        <w:t>(</w:t>
      </w:r>
      <w:r>
        <w:rPr>
          <w:rFonts w:hint="eastAsia"/>
          <w:color w:val="000000"/>
          <w:sz w:val="16"/>
        </w:rPr>
        <w:t>中央财经</w:t>
      </w:r>
      <w:r w:rsidR="00742E8F">
        <w:rPr>
          <w:rFonts w:hint="eastAsia"/>
          <w:color w:val="000000"/>
          <w:sz w:val="16"/>
        </w:rPr>
        <w:t>大学</w:t>
      </w:r>
      <w:r w:rsidR="00742E8F">
        <w:rPr>
          <w:rFonts w:hint="eastAsia"/>
          <w:color w:val="000000"/>
          <w:sz w:val="16"/>
        </w:rPr>
        <w:t xml:space="preserve"> </w:t>
      </w:r>
      <w:r w:rsidR="00466E30">
        <w:rPr>
          <w:rFonts w:hint="eastAsia"/>
          <w:color w:val="000000"/>
          <w:sz w:val="16"/>
        </w:rPr>
        <w:t>信息</w:t>
      </w:r>
      <w:r w:rsidR="00742E8F">
        <w:rPr>
          <w:rFonts w:hint="eastAsia"/>
          <w:color w:val="000000"/>
          <w:sz w:val="16"/>
        </w:rPr>
        <w:t>学院</w:t>
      </w:r>
      <w:r w:rsidR="00742E8F">
        <w:rPr>
          <w:rFonts w:hint="eastAsia"/>
          <w:color w:val="000000"/>
          <w:sz w:val="16"/>
        </w:rPr>
        <w:t>,</w:t>
      </w:r>
      <w:r w:rsidR="00CF5E52">
        <w:rPr>
          <w:rFonts w:hint="eastAsia"/>
          <w:color w:val="000000"/>
          <w:sz w:val="16"/>
        </w:rPr>
        <w:t>北京</w:t>
      </w:r>
      <w:r w:rsidR="00742E8F">
        <w:rPr>
          <w:rFonts w:hint="eastAsia"/>
          <w:color w:val="000000"/>
          <w:sz w:val="16"/>
        </w:rPr>
        <w:t xml:space="preserve">  </w:t>
      </w:r>
      <w:r w:rsidR="0041743D">
        <w:rPr>
          <w:color w:val="000000"/>
          <w:sz w:val="16"/>
        </w:rPr>
        <w:t>100101</w:t>
      </w:r>
      <w:r w:rsidR="00742E8F">
        <w:rPr>
          <w:rFonts w:hint="eastAsia"/>
          <w:color w:val="000000"/>
          <w:sz w:val="16"/>
        </w:rPr>
        <w:t>)</w:t>
      </w:r>
    </w:p>
    <w:p w14:paraId="444D0A05" w14:textId="3064E26F" w:rsidR="001712CE" w:rsidRDefault="009A58E8">
      <w:pPr>
        <w:pStyle w:val="ad"/>
        <w:ind w:left="116" w:hanging="116"/>
        <w:rPr>
          <w:color w:val="000000"/>
          <w:sz w:val="16"/>
        </w:rPr>
      </w:pPr>
      <w:r>
        <w:rPr>
          <w:color w:val="000000"/>
          <w:sz w:val="16"/>
          <w:vertAlign w:val="superscript"/>
        </w:rPr>
        <w:t>4</w:t>
      </w:r>
      <w:r w:rsidR="00183A05">
        <w:rPr>
          <w:rFonts w:hint="eastAsia"/>
          <w:color w:val="000000"/>
          <w:sz w:val="16"/>
        </w:rPr>
        <w:t>(</w:t>
      </w:r>
      <w:r w:rsidR="007B4775">
        <w:rPr>
          <w:rFonts w:hint="eastAsia"/>
          <w:color w:val="000000"/>
          <w:sz w:val="16"/>
        </w:rPr>
        <w:t>网络文化与数字传播北京市重点实验室</w:t>
      </w:r>
      <w:r w:rsidR="00183A05">
        <w:rPr>
          <w:rFonts w:hint="eastAsia"/>
          <w:color w:val="000000"/>
          <w:sz w:val="16"/>
        </w:rPr>
        <w:t>(</w:t>
      </w:r>
      <w:r w:rsidR="00B22CA6">
        <w:rPr>
          <w:rFonts w:hint="eastAsia"/>
          <w:color w:val="000000"/>
          <w:sz w:val="16"/>
        </w:rPr>
        <w:t>北京信息科技大学</w:t>
      </w:r>
      <w:r w:rsidR="00183A05">
        <w:rPr>
          <w:rFonts w:hint="eastAsia"/>
          <w:color w:val="000000"/>
          <w:sz w:val="16"/>
        </w:rPr>
        <w:t>),</w:t>
      </w:r>
      <w:r w:rsidR="006762EC">
        <w:rPr>
          <w:rFonts w:hint="eastAsia"/>
          <w:color w:val="000000"/>
          <w:sz w:val="16"/>
        </w:rPr>
        <w:t>北京</w:t>
      </w:r>
      <w:r w:rsidR="00183A05">
        <w:rPr>
          <w:rFonts w:hint="eastAsia"/>
          <w:color w:val="000000"/>
          <w:sz w:val="16"/>
        </w:rPr>
        <w:t xml:space="preserve">  </w:t>
      </w:r>
      <w:r w:rsidR="00BE59B6">
        <w:rPr>
          <w:color w:val="000000"/>
          <w:sz w:val="16"/>
        </w:rPr>
        <w:t>100101</w:t>
      </w:r>
      <w:r w:rsidR="00183A05">
        <w:rPr>
          <w:rFonts w:hint="eastAsia"/>
          <w:color w:val="000000"/>
          <w:sz w:val="16"/>
        </w:rPr>
        <w:t>)</w:t>
      </w:r>
    </w:p>
    <w:p w14:paraId="5A8646E5" w14:textId="7ED19744" w:rsidR="001712CE" w:rsidRDefault="00183A05">
      <w:pPr>
        <w:pStyle w:val="ad"/>
        <w:ind w:left="116" w:hanging="116"/>
        <w:rPr>
          <w:color w:val="000000"/>
          <w:sz w:val="15"/>
        </w:rPr>
      </w:pPr>
      <w:r>
        <w:rPr>
          <w:rFonts w:hint="eastAsia"/>
          <w:color w:val="000000"/>
          <w:sz w:val="16"/>
        </w:rPr>
        <w:t>通讯作者</w:t>
      </w:r>
      <w:r>
        <w:rPr>
          <w:rFonts w:hint="eastAsia"/>
          <w:color w:val="000000"/>
          <w:sz w:val="16"/>
        </w:rPr>
        <w:t xml:space="preserve">: </w:t>
      </w:r>
      <w:r w:rsidR="001C1BFC">
        <w:rPr>
          <w:rFonts w:hint="eastAsia"/>
          <w:color w:val="000000"/>
          <w:sz w:val="16"/>
        </w:rPr>
        <w:t>崔展齐</w:t>
      </w:r>
      <w:r>
        <w:rPr>
          <w:rFonts w:hint="eastAsia"/>
          <w:color w:val="000000"/>
          <w:sz w:val="16"/>
        </w:rPr>
        <w:t xml:space="preserve">, E-mail: </w:t>
      </w:r>
      <w:r w:rsidR="00044E41">
        <w:rPr>
          <w:color w:val="000000"/>
          <w:sz w:val="16"/>
        </w:rPr>
        <w:t>czq</w:t>
      </w:r>
      <w:r>
        <w:rPr>
          <w:color w:val="000000"/>
          <w:sz w:val="16"/>
        </w:rPr>
        <w:t>@</w:t>
      </w:r>
      <w:r w:rsidR="00044E41">
        <w:rPr>
          <w:color w:val="000000"/>
          <w:sz w:val="16"/>
        </w:rPr>
        <w:t>bistu</w:t>
      </w:r>
      <w:r>
        <w:rPr>
          <w:color w:val="000000"/>
          <w:sz w:val="16"/>
        </w:rPr>
        <w:t>.edu.cn</w:t>
      </w:r>
    </w:p>
    <w:p w14:paraId="6C5A9A4D" w14:textId="77777777" w:rsidR="001712CE" w:rsidRDefault="001712CE">
      <w:pPr>
        <w:pStyle w:val="ad"/>
        <w:ind w:left="116" w:hanging="116"/>
        <w:rPr>
          <w:color w:val="000000"/>
          <w:sz w:val="16"/>
        </w:rPr>
      </w:pPr>
    </w:p>
    <w:p w14:paraId="6ADE7761" w14:textId="67065593" w:rsidR="001712CE" w:rsidRDefault="00183A05">
      <w:pPr>
        <w:pStyle w:val="af"/>
        <w:rPr>
          <w:snapToGrid/>
          <w:color w:val="000000"/>
        </w:rPr>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r w:rsidR="00C80A51" w:rsidRPr="00C80A51">
        <w:rPr>
          <w:noProof/>
          <w:color w:val="000000"/>
          <w:szCs w:val="21"/>
        </w:rPr>
        <w:t>随着区块链技术的兴起</w:t>
      </w:r>
      <w:r w:rsidR="00F96C05">
        <w:rPr>
          <w:noProof/>
          <w:color w:val="000000"/>
          <w:szCs w:val="21"/>
        </w:rPr>
        <w:t>,</w:t>
      </w:r>
      <w:r w:rsidR="00C80A51" w:rsidRPr="00C80A51">
        <w:rPr>
          <w:noProof/>
          <w:color w:val="000000"/>
          <w:szCs w:val="21"/>
        </w:rPr>
        <w:t>智能合约安全问题被越来越多的研究者和企业重视</w:t>
      </w:r>
      <w:r w:rsidR="00F96C05">
        <w:rPr>
          <w:noProof/>
          <w:color w:val="000000"/>
          <w:szCs w:val="21"/>
        </w:rPr>
        <w:t>,</w:t>
      </w:r>
      <w:r w:rsidR="00C80A51" w:rsidRPr="00C80A51">
        <w:rPr>
          <w:noProof/>
          <w:color w:val="000000"/>
          <w:szCs w:val="21"/>
        </w:rPr>
        <w:t>目前已有一些针对智能合约缺陷检测技术的研究</w:t>
      </w:r>
      <w:r w:rsidR="0029329F">
        <w:rPr>
          <w:rFonts w:hint="eastAsia"/>
          <w:noProof/>
          <w:color w:val="000000"/>
          <w:szCs w:val="21"/>
        </w:rPr>
        <w:t>.</w:t>
      </w:r>
      <w:r w:rsidR="00C80A51" w:rsidRPr="00C80A51">
        <w:rPr>
          <w:noProof/>
          <w:color w:val="000000"/>
          <w:szCs w:val="21"/>
        </w:rPr>
        <w:t>软件缺陷预测技术是</w:t>
      </w:r>
      <w:r w:rsidR="00C80A51" w:rsidRPr="00C80A51">
        <w:rPr>
          <w:rFonts w:hint="eastAsia"/>
          <w:noProof/>
          <w:color w:val="000000"/>
          <w:szCs w:val="21"/>
        </w:rPr>
        <w:t>软件</w:t>
      </w:r>
      <w:r w:rsidR="00C80A51" w:rsidRPr="00C80A51">
        <w:rPr>
          <w:noProof/>
          <w:color w:val="000000"/>
          <w:szCs w:val="21"/>
        </w:rPr>
        <w:t>缺陷检测技术的有效补充</w:t>
      </w:r>
      <w:r w:rsidR="00F96C05">
        <w:rPr>
          <w:noProof/>
          <w:color w:val="000000"/>
          <w:szCs w:val="21"/>
        </w:rPr>
        <w:t>,</w:t>
      </w:r>
      <w:r w:rsidR="00C80A51" w:rsidRPr="00C80A51">
        <w:rPr>
          <w:noProof/>
          <w:color w:val="000000"/>
          <w:szCs w:val="21"/>
        </w:rPr>
        <w:t>能够优化测试资源分配</w:t>
      </w:r>
      <w:r w:rsidR="00F96C05">
        <w:rPr>
          <w:noProof/>
          <w:color w:val="000000"/>
          <w:szCs w:val="21"/>
        </w:rPr>
        <w:t>,</w:t>
      </w:r>
      <w:r w:rsidR="00C80A51" w:rsidRPr="00C80A51">
        <w:rPr>
          <w:noProof/>
          <w:color w:val="000000"/>
          <w:szCs w:val="21"/>
        </w:rPr>
        <w:t>提高软件测试效率</w:t>
      </w:r>
      <w:r w:rsidR="0029329F">
        <w:rPr>
          <w:noProof/>
          <w:color w:val="000000"/>
          <w:szCs w:val="21"/>
        </w:rPr>
        <w:t>.</w:t>
      </w:r>
      <w:r w:rsidR="00C80A51" w:rsidRPr="00C80A51">
        <w:rPr>
          <w:noProof/>
          <w:color w:val="000000"/>
          <w:szCs w:val="21"/>
        </w:rPr>
        <w:t>然而</w:t>
      </w:r>
      <w:r w:rsidR="00F96C05">
        <w:rPr>
          <w:noProof/>
          <w:color w:val="000000"/>
          <w:szCs w:val="21"/>
        </w:rPr>
        <w:t>,</w:t>
      </w:r>
      <w:r w:rsidR="00C80A51" w:rsidRPr="00C80A51">
        <w:rPr>
          <w:noProof/>
          <w:color w:val="000000"/>
          <w:szCs w:val="21"/>
        </w:rPr>
        <w:t>目前还没有针对智能合约的软件缺陷预测研究</w:t>
      </w:r>
      <w:r w:rsidR="0029329F">
        <w:rPr>
          <w:rFonts w:hint="eastAsia"/>
          <w:noProof/>
          <w:color w:val="000000"/>
          <w:szCs w:val="21"/>
        </w:rPr>
        <w:t>.</w:t>
      </w:r>
      <w:r w:rsidR="00C80A51" w:rsidRPr="00C80A51">
        <w:rPr>
          <w:noProof/>
          <w:color w:val="000000"/>
          <w:szCs w:val="21"/>
        </w:rPr>
        <w:t>针对这一问题</w:t>
      </w:r>
      <w:r w:rsidR="00F96C05">
        <w:rPr>
          <w:noProof/>
          <w:color w:val="000000"/>
          <w:szCs w:val="21"/>
        </w:rPr>
        <w:t>,</w:t>
      </w:r>
      <w:r w:rsidR="00C80A51" w:rsidRPr="00C80A51">
        <w:rPr>
          <w:noProof/>
          <w:color w:val="000000"/>
          <w:szCs w:val="21"/>
        </w:rPr>
        <w:t>本文提出了面向</w:t>
      </w:r>
      <w:r w:rsidR="00C80A51" w:rsidRPr="00C80A51">
        <w:rPr>
          <w:noProof/>
          <w:color w:val="000000"/>
          <w:szCs w:val="21"/>
        </w:rPr>
        <w:t>Solidity</w:t>
      </w:r>
      <w:r w:rsidR="00C80A51" w:rsidRPr="00C80A51">
        <w:rPr>
          <w:noProof/>
          <w:color w:val="000000"/>
          <w:szCs w:val="21"/>
        </w:rPr>
        <w:t>智能合约的缺陷预测方法</w:t>
      </w:r>
      <w:r w:rsidR="0029329F">
        <w:rPr>
          <w:rFonts w:hint="eastAsia"/>
          <w:noProof/>
          <w:color w:val="000000"/>
          <w:szCs w:val="21"/>
        </w:rPr>
        <w:t>.</w:t>
      </w:r>
      <w:r w:rsidR="00C80A51" w:rsidRPr="00C80A51">
        <w:rPr>
          <w:noProof/>
          <w:color w:val="000000"/>
          <w:szCs w:val="21"/>
        </w:rPr>
        <w:t>首先</w:t>
      </w:r>
      <w:r w:rsidR="00F96C05">
        <w:rPr>
          <w:noProof/>
          <w:color w:val="000000"/>
          <w:szCs w:val="21"/>
        </w:rPr>
        <w:t>,</w:t>
      </w:r>
      <w:r w:rsidR="00C80A51" w:rsidRPr="00C80A51">
        <w:rPr>
          <w:rFonts w:hint="eastAsia"/>
          <w:noProof/>
          <w:color w:val="000000"/>
          <w:szCs w:val="21"/>
        </w:rPr>
        <w:t>设计</w:t>
      </w:r>
      <w:r w:rsidR="00C80A51" w:rsidRPr="00C80A51">
        <w:rPr>
          <w:noProof/>
          <w:color w:val="000000"/>
          <w:szCs w:val="21"/>
        </w:rPr>
        <w:t>了一组针对</w:t>
      </w:r>
      <w:r w:rsidR="00C80A51" w:rsidRPr="00C80A51">
        <w:rPr>
          <w:noProof/>
          <w:color w:val="000000"/>
          <w:szCs w:val="21"/>
        </w:rPr>
        <w:t>Solidity</w:t>
      </w:r>
      <w:r w:rsidR="00C80A51" w:rsidRPr="00C80A51">
        <w:rPr>
          <w:noProof/>
          <w:color w:val="000000"/>
          <w:szCs w:val="21"/>
        </w:rPr>
        <w:t>智能合约特有的函数、变量类型和</w:t>
      </w:r>
      <w:r w:rsidR="00C80A51" w:rsidRPr="00C80A51">
        <w:rPr>
          <w:noProof/>
          <w:color w:val="000000"/>
          <w:szCs w:val="21"/>
        </w:rPr>
        <w:t>Solidity</w:t>
      </w:r>
      <w:r w:rsidR="00C80A51" w:rsidRPr="00C80A51">
        <w:rPr>
          <w:noProof/>
          <w:color w:val="000000"/>
          <w:szCs w:val="21"/>
        </w:rPr>
        <w:t>语言</w:t>
      </w:r>
      <w:r w:rsidR="00A55877">
        <w:rPr>
          <w:rFonts w:hint="eastAsia"/>
          <w:noProof/>
          <w:color w:val="000000"/>
          <w:szCs w:val="21"/>
        </w:rPr>
        <w:t>特性</w:t>
      </w:r>
      <w:r w:rsidR="00C80A51" w:rsidRPr="00C80A51">
        <w:rPr>
          <w:noProof/>
          <w:color w:val="000000"/>
          <w:szCs w:val="21"/>
        </w:rPr>
        <w:t>的度量元集（</w:t>
      </w:r>
      <w:r w:rsidR="00C80A51" w:rsidRPr="00C80A51">
        <w:rPr>
          <w:noProof/>
          <w:color w:val="000000"/>
          <w:szCs w:val="21"/>
        </w:rPr>
        <w:t>SC-Sol</w:t>
      </w:r>
      <w:r w:rsidR="00C80A51" w:rsidRPr="00C80A51">
        <w:rPr>
          <w:noProof/>
          <w:color w:val="000000"/>
          <w:szCs w:val="21"/>
        </w:rPr>
        <w:t>度量元集）</w:t>
      </w:r>
      <w:r w:rsidR="00F96C05">
        <w:rPr>
          <w:noProof/>
          <w:color w:val="000000"/>
          <w:szCs w:val="21"/>
        </w:rPr>
        <w:t>,</w:t>
      </w:r>
      <w:r w:rsidR="00C80A51" w:rsidRPr="00C80A51">
        <w:rPr>
          <w:noProof/>
          <w:color w:val="000000"/>
          <w:szCs w:val="21"/>
        </w:rPr>
        <w:t>并将其与重点考虑面向对象特征的度量元集（</w:t>
      </w:r>
      <w:r w:rsidR="00C80A51" w:rsidRPr="00C80A51">
        <w:rPr>
          <w:noProof/>
          <w:color w:val="000000"/>
          <w:szCs w:val="21"/>
        </w:rPr>
        <w:t>COOP</w:t>
      </w:r>
      <w:r w:rsidR="00C80A51" w:rsidRPr="00C80A51">
        <w:rPr>
          <w:noProof/>
          <w:color w:val="000000"/>
          <w:szCs w:val="21"/>
        </w:rPr>
        <w:t>度量元集）组合</w:t>
      </w:r>
      <w:r w:rsidR="00C80A51" w:rsidRPr="00C80A51">
        <w:rPr>
          <w:rFonts w:hint="eastAsia"/>
          <w:noProof/>
          <w:color w:val="000000"/>
          <w:szCs w:val="21"/>
        </w:rPr>
        <w:t>为</w:t>
      </w:r>
      <w:r w:rsidR="00C80A51" w:rsidRPr="00C80A51">
        <w:rPr>
          <w:noProof/>
          <w:color w:val="000000"/>
          <w:szCs w:val="21"/>
        </w:rPr>
        <w:t>COOP-SC-Sol</w:t>
      </w:r>
      <w:r w:rsidR="00C80A51" w:rsidRPr="00C80A51">
        <w:rPr>
          <w:noProof/>
          <w:color w:val="000000"/>
          <w:szCs w:val="21"/>
        </w:rPr>
        <w:t>度量元集</w:t>
      </w:r>
      <w:r w:rsidR="0029329F">
        <w:rPr>
          <w:noProof/>
          <w:color w:val="000000"/>
          <w:szCs w:val="21"/>
        </w:rPr>
        <w:t>.</w:t>
      </w:r>
      <w:r w:rsidR="00C80A51" w:rsidRPr="00C80A51">
        <w:rPr>
          <w:rFonts w:hint="eastAsia"/>
          <w:noProof/>
          <w:color w:val="000000"/>
          <w:szCs w:val="21"/>
        </w:rPr>
        <w:t>然后</w:t>
      </w:r>
      <w:r w:rsidR="00F96C05">
        <w:rPr>
          <w:rFonts w:hint="eastAsia"/>
          <w:noProof/>
          <w:color w:val="000000"/>
          <w:szCs w:val="21"/>
        </w:rPr>
        <w:t>,</w:t>
      </w:r>
      <w:r w:rsidR="00C80A51" w:rsidRPr="00C80A51">
        <w:rPr>
          <w:rFonts w:hint="eastAsia"/>
          <w:noProof/>
          <w:color w:val="000000"/>
          <w:szCs w:val="21"/>
        </w:rPr>
        <w:t>从</w:t>
      </w:r>
      <w:r w:rsidR="00C80A51" w:rsidRPr="00C80A51">
        <w:rPr>
          <w:rFonts w:hint="eastAsia"/>
          <w:noProof/>
          <w:color w:val="000000"/>
          <w:szCs w:val="21"/>
        </w:rPr>
        <w:t>Solidity</w:t>
      </w:r>
      <w:r w:rsidR="00C80A51" w:rsidRPr="00C80A51">
        <w:rPr>
          <w:rFonts w:hint="eastAsia"/>
          <w:noProof/>
          <w:color w:val="000000"/>
          <w:szCs w:val="21"/>
        </w:rPr>
        <w:t>智能合约代码中提取相关度量元信息</w:t>
      </w:r>
      <w:r w:rsidR="00F96C05">
        <w:rPr>
          <w:rFonts w:hint="eastAsia"/>
          <w:noProof/>
          <w:color w:val="000000"/>
          <w:szCs w:val="21"/>
        </w:rPr>
        <w:t>,</w:t>
      </w:r>
      <w:r w:rsidR="00C80A51" w:rsidRPr="00C80A51">
        <w:rPr>
          <w:rFonts w:hint="eastAsia"/>
          <w:noProof/>
          <w:color w:val="000000"/>
          <w:szCs w:val="21"/>
        </w:rPr>
        <w:t>并</w:t>
      </w:r>
      <w:r w:rsidR="00E044E3">
        <w:rPr>
          <w:rFonts w:hint="eastAsia"/>
          <w:noProof/>
          <w:color w:val="000000"/>
          <w:szCs w:val="21"/>
        </w:rPr>
        <w:t>结合</w:t>
      </w:r>
      <w:r w:rsidR="00C80A51" w:rsidRPr="00C80A51">
        <w:rPr>
          <w:rFonts w:hint="eastAsia"/>
          <w:noProof/>
          <w:color w:val="000000"/>
          <w:szCs w:val="21"/>
        </w:rPr>
        <w:t>缺陷检测结果</w:t>
      </w:r>
      <w:r w:rsidR="00F96C05">
        <w:rPr>
          <w:rFonts w:hint="eastAsia"/>
          <w:noProof/>
          <w:color w:val="000000"/>
          <w:szCs w:val="21"/>
        </w:rPr>
        <w:t>,</w:t>
      </w:r>
      <w:r w:rsidR="00C80A51" w:rsidRPr="00C80A51">
        <w:rPr>
          <w:rFonts w:hint="eastAsia"/>
          <w:noProof/>
          <w:color w:val="000000"/>
          <w:szCs w:val="21"/>
        </w:rPr>
        <w:t>构建</w:t>
      </w:r>
      <w:r w:rsidR="00C80A51" w:rsidRPr="00C80A51">
        <w:rPr>
          <w:rFonts w:hint="eastAsia"/>
          <w:noProof/>
          <w:color w:val="000000"/>
          <w:szCs w:val="21"/>
        </w:rPr>
        <w:t>Solidity</w:t>
      </w:r>
      <w:r w:rsidR="00C80A51" w:rsidRPr="00C80A51">
        <w:rPr>
          <w:rFonts w:hint="eastAsia"/>
          <w:noProof/>
          <w:color w:val="000000"/>
          <w:szCs w:val="21"/>
        </w:rPr>
        <w:t>智能合约缺陷数据集</w:t>
      </w:r>
      <w:r w:rsidR="0029329F">
        <w:rPr>
          <w:rFonts w:hint="eastAsia"/>
          <w:noProof/>
          <w:color w:val="000000"/>
          <w:szCs w:val="21"/>
        </w:rPr>
        <w:t>.</w:t>
      </w:r>
      <w:r w:rsidR="00C80A51" w:rsidRPr="00C80A51">
        <w:rPr>
          <w:rFonts w:hint="eastAsia"/>
          <w:noProof/>
          <w:color w:val="000000"/>
          <w:szCs w:val="21"/>
        </w:rPr>
        <w:t>在此基础上</w:t>
      </w:r>
      <w:r w:rsidR="00F96C05">
        <w:rPr>
          <w:noProof/>
          <w:color w:val="000000"/>
          <w:szCs w:val="21"/>
        </w:rPr>
        <w:t>,</w:t>
      </w:r>
      <w:r w:rsidR="00C80A51" w:rsidRPr="00C80A51">
        <w:rPr>
          <w:rFonts w:hint="eastAsia"/>
          <w:noProof/>
          <w:color w:val="000000"/>
          <w:szCs w:val="21"/>
        </w:rPr>
        <w:t>应用了</w:t>
      </w:r>
      <w:r w:rsidR="00C80A51" w:rsidRPr="00C80A51">
        <w:rPr>
          <w:rFonts w:hint="eastAsia"/>
          <w:noProof/>
          <w:color w:val="000000"/>
          <w:szCs w:val="21"/>
        </w:rPr>
        <w:t>7</w:t>
      </w:r>
      <w:r w:rsidR="00C80A51" w:rsidRPr="00C80A51">
        <w:rPr>
          <w:rFonts w:hint="eastAsia"/>
          <w:noProof/>
          <w:color w:val="000000"/>
          <w:szCs w:val="21"/>
        </w:rPr>
        <w:t>种回归模型和</w:t>
      </w:r>
      <w:r w:rsidR="00C80A51" w:rsidRPr="00C80A51">
        <w:rPr>
          <w:rFonts w:hint="eastAsia"/>
          <w:noProof/>
          <w:color w:val="000000"/>
          <w:szCs w:val="21"/>
        </w:rPr>
        <w:t>6</w:t>
      </w:r>
      <w:r w:rsidR="00C80A51" w:rsidRPr="00C80A51">
        <w:rPr>
          <w:rFonts w:hint="eastAsia"/>
          <w:noProof/>
          <w:color w:val="000000"/>
          <w:szCs w:val="21"/>
        </w:rPr>
        <w:t>种分类模型进行</w:t>
      </w:r>
      <w:r w:rsidR="00C80A51" w:rsidRPr="00C80A51">
        <w:rPr>
          <w:noProof/>
          <w:color w:val="000000"/>
          <w:szCs w:val="21"/>
        </w:rPr>
        <w:t>Solidity</w:t>
      </w:r>
      <w:r w:rsidR="00C80A51" w:rsidRPr="00C80A51">
        <w:rPr>
          <w:noProof/>
          <w:color w:val="000000"/>
          <w:szCs w:val="21"/>
        </w:rPr>
        <w:t>智能合约的</w:t>
      </w:r>
      <w:r w:rsidR="00C80A51" w:rsidRPr="00C80A51">
        <w:rPr>
          <w:rFonts w:hint="eastAsia"/>
          <w:noProof/>
          <w:color w:val="000000"/>
          <w:szCs w:val="21"/>
        </w:rPr>
        <w:t>缺陷预测</w:t>
      </w:r>
      <w:r w:rsidR="00F96C05">
        <w:rPr>
          <w:rFonts w:hint="eastAsia"/>
          <w:noProof/>
          <w:color w:val="000000"/>
          <w:szCs w:val="21"/>
        </w:rPr>
        <w:t>,</w:t>
      </w:r>
      <w:r w:rsidR="00C80A51" w:rsidRPr="00C80A51">
        <w:rPr>
          <w:noProof/>
          <w:color w:val="000000"/>
          <w:szCs w:val="21"/>
        </w:rPr>
        <w:t>以验证不同度量元集和不同模型在缺陷数量和倾向性预测上的性能差异</w:t>
      </w:r>
      <w:r w:rsidR="0029329F">
        <w:rPr>
          <w:noProof/>
          <w:color w:val="000000"/>
          <w:szCs w:val="21"/>
        </w:rPr>
        <w:t>.</w:t>
      </w:r>
      <w:r w:rsidR="00C80A51" w:rsidRPr="00C80A51">
        <w:rPr>
          <w:noProof/>
          <w:color w:val="000000"/>
          <w:szCs w:val="21"/>
        </w:rPr>
        <w:t>实验结果表明</w:t>
      </w:r>
      <w:r w:rsidR="00F96C05">
        <w:rPr>
          <w:noProof/>
          <w:color w:val="000000"/>
          <w:szCs w:val="21"/>
        </w:rPr>
        <w:t>,</w:t>
      </w:r>
      <w:r w:rsidR="00C80A51" w:rsidRPr="00C80A51">
        <w:rPr>
          <w:noProof/>
          <w:color w:val="000000"/>
          <w:szCs w:val="21"/>
        </w:rPr>
        <w:t>相对于</w:t>
      </w:r>
      <w:r w:rsidR="00C80A51" w:rsidRPr="00C80A51">
        <w:rPr>
          <w:noProof/>
          <w:color w:val="000000"/>
          <w:szCs w:val="21"/>
        </w:rPr>
        <w:t>COOP</w:t>
      </w:r>
      <w:r w:rsidR="00C80A51" w:rsidRPr="00C80A51">
        <w:rPr>
          <w:noProof/>
          <w:color w:val="000000"/>
          <w:szCs w:val="21"/>
        </w:rPr>
        <w:t>度量元集</w:t>
      </w:r>
      <w:r w:rsidR="00F96C05">
        <w:rPr>
          <w:noProof/>
          <w:color w:val="000000"/>
          <w:szCs w:val="21"/>
        </w:rPr>
        <w:t>,</w:t>
      </w:r>
      <w:r w:rsidR="00C80A51" w:rsidRPr="00C80A51">
        <w:rPr>
          <w:noProof/>
          <w:color w:val="000000"/>
          <w:szCs w:val="21"/>
        </w:rPr>
        <w:t>COOP-SC-Sol</w:t>
      </w:r>
      <w:r w:rsidR="00C80A51" w:rsidRPr="009E3ACE">
        <w:rPr>
          <w:rFonts w:hint="eastAsia"/>
          <w:noProof/>
          <w:color w:val="FF0000"/>
          <w:szCs w:val="21"/>
        </w:rPr>
        <w:t>能够让缺陷预测模型的</w:t>
      </w:r>
      <m:oMath>
        <m:r>
          <m:rPr>
            <m:sty m:val="p"/>
          </m:rPr>
          <w:rPr>
            <w:rFonts w:ascii="Cambria Math" w:hAnsi="Cambria Math"/>
            <w:noProof/>
            <w:color w:val="FF0000"/>
            <w:szCs w:val="21"/>
          </w:rPr>
          <m:t>F1</m:t>
        </m:r>
        <m:r>
          <m:rPr>
            <m:nor/>
          </m:rPr>
          <w:rPr>
            <w:iCs/>
            <w:noProof/>
            <w:color w:val="FF0000"/>
            <w:szCs w:val="21"/>
          </w:rPr>
          <m:t>-</m:t>
        </m:r>
        <m:r>
          <m:rPr>
            <m:sty m:val="p"/>
          </m:rPr>
          <w:rPr>
            <w:rFonts w:ascii="Cambria Math" w:hAnsi="Cambria Math"/>
            <w:noProof/>
            <w:color w:val="FF0000"/>
            <w:szCs w:val="21"/>
          </w:rPr>
          <m:t>scor</m:t>
        </m:r>
        <m:sSub>
          <m:sSubPr>
            <m:ctrlPr>
              <w:rPr>
                <w:rFonts w:ascii="Cambria Math" w:hAnsi="Cambria Math"/>
                <w:iCs/>
                <w:noProof/>
                <w:color w:val="FF0000"/>
                <w:szCs w:val="21"/>
              </w:rPr>
            </m:ctrlPr>
          </m:sSubPr>
          <m:e>
            <m:r>
              <m:rPr>
                <m:sty m:val="p"/>
              </m:rPr>
              <w:rPr>
                <w:rFonts w:ascii="Cambria Math" w:hAnsi="Cambria Math"/>
                <w:noProof/>
                <w:color w:val="FF0000"/>
                <w:szCs w:val="21"/>
              </w:rPr>
              <m:t>e</m:t>
            </m:r>
          </m:e>
          <m:sub>
            <m:r>
              <m:rPr>
                <m:sty m:val="p"/>
              </m:rPr>
              <w:rPr>
                <w:rFonts w:ascii="Cambria Math" w:hAnsi="Cambria Math"/>
                <w:noProof/>
                <w:color w:val="FF0000"/>
                <w:szCs w:val="21"/>
              </w:rPr>
              <m:t>macro</m:t>
            </m:r>
          </m:sub>
        </m:sSub>
      </m:oMath>
      <w:r w:rsidR="00C80A51" w:rsidRPr="009E3ACE">
        <w:rPr>
          <w:rFonts w:hint="eastAsia"/>
          <w:iCs/>
          <w:noProof/>
          <w:color w:val="FF0000"/>
          <w:szCs w:val="21"/>
        </w:rPr>
        <w:t>指标</w:t>
      </w:r>
      <w:r w:rsidR="00C80A51" w:rsidRPr="009E3ACE">
        <w:rPr>
          <w:rFonts w:hint="eastAsia"/>
          <w:noProof/>
          <w:color w:val="FF0000"/>
          <w:szCs w:val="21"/>
        </w:rPr>
        <w:t>提升</w:t>
      </w:r>
      <w:r w:rsidR="00C80A51" w:rsidRPr="009E3ACE">
        <w:rPr>
          <w:noProof/>
          <w:color w:val="FF0000"/>
          <w:szCs w:val="21"/>
        </w:rPr>
        <w:t>15.17%</w:t>
      </w:r>
      <w:r w:rsidR="0029329F" w:rsidRPr="009E3ACE">
        <w:rPr>
          <w:noProof/>
          <w:color w:val="FF0000"/>
          <w:szCs w:val="21"/>
        </w:rPr>
        <w:t>.</w:t>
      </w:r>
      <w:r w:rsidR="00C80A51" w:rsidRPr="00C80A51">
        <w:rPr>
          <w:noProof/>
          <w:color w:val="000000"/>
          <w:szCs w:val="21"/>
        </w:rPr>
        <w:t>此外</w:t>
      </w:r>
      <w:r w:rsidR="00F96C05">
        <w:rPr>
          <w:noProof/>
          <w:color w:val="000000"/>
          <w:szCs w:val="21"/>
        </w:rPr>
        <w:t>,</w:t>
      </w:r>
      <w:r w:rsidR="00C80A51" w:rsidRPr="00C80A51">
        <w:rPr>
          <w:noProof/>
          <w:color w:val="000000"/>
          <w:szCs w:val="21"/>
        </w:rPr>
        <w:t>本文进一步研究了智能合约缺陷预测中的类不平衡问题</w:t>
      </w:r>
      <w:r w:rsidR="00F96C05">
        <w:rPr>
          <w:noProof/>
          <w:color w:val="000000"/>
          <w:szCs w:val="21"/>
        </w:rPr>
        <w:t>,</w:t>
      </w:r>
      <w:r w:rsidR="00C80A51" w:rsidRPr="00C80A51">
        <w:rPr>
          <w:noProof/>
          <w:color w:val="000000"/>
          <w:szCs w:val="21"/>
        </w:rPr>
        <w:t>通过</w:t>
      </w:r>
      <w:r w:rsidR="00C80A51" w:rsidRPr="009E3ACE">
        <w:rPr>
          <w:noProof/>
          <w:color w:val="FF0000"/>
          <w:szCs w:val="21"/>
        </w:rPr>
        <w:t>SMOTE</w:t>
      </w:r>
      <w:r w:rsidR="00C80A51" w:rsidRPr="00C80A51">
        <w:rPr>
          <w:noProof/>
          <w:color w:val="000000"/>
          <w:szCs w:val="21"/>
        </w:rPr>
        <w:t>对数据集进行预处理</w:t>
      </w:r>
      <w:r w:rsidR="00F96C05">
        <w:rPr>
          <w:noProof/>
          <w:color w:val="000000"/>
          <w:szCs w:val="21"/>
        </w:rPr>
        <w:t>,</w:t>
      </w:r>
      <w:r w:rsidR="00C80A51" w:rsidRPr="00C80A51">
        <w:rPr>
          <w:noProof/>
          <w:color w:val="000000"/>
          <w:szCs w:val="21"/>
        </w:rPr>
        <w:t>能够</w:t>
      </w:r>
      <w:r w:rsidR="00C80A51" w:rsidRPr="00C80A51">
        <w:rPr>
          <w:rFonts w:hint="eastAsia"/>
          <w:noProof/>
          <w:color w:val="000000"/>
          <w:szCs w:val="21"/>
        </w:rPr>
        <w:t>让</w:t>
      </w:r>
      <w:r w:rsidR="00C80A51" w:rsidRPr="00C80A51">
        <w:rPr>
          <w:noProof/>
          <w:color w:val="000000"/>
          <w:szCs w:val="21"/>
        </w:rPr>
        <w:t>缺陷</w:t>
      </w:r>
      <w:r w:rsidR="00C80A51" w:rsidRPr="00C80A51">
        <w:rPr>
          <w:rFonts w:hint="eastAsia"/>
          <w:noProof/>
          <w:color w:val="000000"/>
          <w:szCs w:val="21"/>
        </w:rPr>
        <w:t>预测</w:t>
      </w:r>
      <w:r w:rsidR="00C80A51" w:rsidRPr="00C80A51">
        <w:rPr>
          <w:noProof/>
          <w:color w:val="000000"/>
          <w:szCs w:val="21"/>
        </w:rPr>
        <w:t>模型</w:t>
      </w:r>
      <w:r w:rsidR="00C80A51" w:rsidRPr="00C80A51">
        <w:rPr>
          <w:rFonts w:hint="eastAsia"/>
          <w:noProof/>
          <w:color w:val="000000"/>
          <w:szCs w:val="21"/>
        </w:rPr>
        <w:t>的</w:t>
      </w:r>
      <w:r w:rsidR="00C80A51" w:rsidRPr="00C80A51">
        <w:rPr>
          <w:rFonts w:hint="eastAsia"/>
          <w:noProof/>
          <w:color w:val="000000"/>
          <w:szCs w:val="21"/>
        </w:rPr>
        <w:t>F</w:t>
      </w:r>
      <w:r w:rsidR="00C80A51" w:rsidRPr="00C80A51">
        <w:rPr>
          <w:noProof/>
          <w:color w:val="000000"/>
          <w:szCs w:val="21"/>
        </w:rPr>
        <w:t>1-score</w:t>
      </w:r>
      <w:r w:rsidR="00C80A51" w:rsidRPr="00C80A51">
        <w:rPr>
          <w:rFonts w:hint="eastAsia"/>
          <w:noProof/>
          <w:color w:val="000000"/>
          <w:szCs w:val="21"/>
        </w:rPr>
        <w:t>指标</w:t>
      </w:r>
      <w:r w:rsidR="00C80A51" w:rsidRPr="00C80A51">
        <w:rPr>
          <w:rFonts w:hint="eastAsia"/>
          <w:iCs/>
          <w:noProof/>
          <w:color w:val="000000"/>
          <w:szCs w:val="21"/>
        </w:rPr>
        <w:t>平均提升</w:t>
      </w:r>
      <w:r w:rsidR="00C80A51" w:rsidRPr="00C80A51">
        <w:rPr>
          <w:rFonts w:hint="eastAsia"/>
          <w:iCs/>
          <w:noProof/>
          <w:color w:val="000000"/>
          <w:szCs w:val="21"/>
        </w:rPr>
        <w:t>3</w:t>
      </w:r>
      <w:r w:rsidR="00C80A51" w:rsidRPr="00C80A51">
        <w:rPr>
          <w:iCs/>
          <w:noProof/>
          <w:color w:val="000000"/>
          <w:szCs w:val="21"/>
        </w:rPr>
        <w:t>0.5%</w:t>
      </w:r>
      <w:r w:rsidR="0029329F">
        <w:rPr>
          <w:noProof/>
          <w:color w:val="000000"/>
          <w:szCs w:val="21"/>
        </w:rPr>
        <w:t>.</w:t>
      </w:r>
    </w:p>
    <w:p w14:paraId="7396A45E" w14:textId="6659F5AD" w:rsidR="001712CE" w:rsidRDefault="00183A05">
      <w:pPr>
        <w:pStyle w:val="af0"/>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Pr>
          <w:rFonts w:hint="eastAsia"/>
          <w:color w:val="000000"/>
        </w:rPr>
        <w:t>软件</w:t>
      </w:r>
      <w:r w:rsidR="00A63EC7">
        <w:rPr>
          <w:rFonts w:hint="eastAsia"/>
          <w:color w:val="000000"/>
        </w:rPr>
        <w:t>缺陷预测</w:t>
      </w:r>
      <w:r>
        <w:rPr>
          <w:rFonts w:hint="eastAsia"/>
          <w:color w:val="000000"/>
        </w:rPr>
        <w:t>;</w:t>
      </w:r>
      <w:r w:rsidR="00310F2F">
        <w:rPr>
          <w:rFonts w:hint="eastAsia"/>
          <w:color w:val="000000"/>
        </w:rPr>
        <w:t>缺陷数量预测</w:t>
      </w:r>
      <w:r>
        <w:rPr>
          <w:rFonts w:hint="eastAsia"/>
          <w:color w:val="000000"/>
        </w:rPr>
        <w:t>;</w:t>
      </w:r>
      <w:r w:rsidR="004418BA">
        <w:rPr>
          <w:rFonts w:hint="eastAsia"/>
          <w:color w:val="000000"/>
        </w:rPr>
        <w:t>缺陷倾向性预测</w:t>
      </w:r>
      <w:r>
        <w:rPr>
          <w:rFonts w:hint="eastAsia"/>
          <w:color w:val="000000"/>
        </w:rPr>
        <w:t>;</w:t>
      </w:r>
      <w:r w:rsidR="00C736ED">
        <w:rPr>
          <w:rFonts w:hint="eastAsia"/>
          <w:color w:val="000000"/>
        </w:rPr>
        <w:t>智能合约</w:t>
      </w:r>
      <w:r>
        <w:rPr>
          <w:rFonts w:hint="eastAsia"/>
          <w:color w:val="000000"/>
        </w:rPr>
        <w:t>;</w:t>
      </w:r>
      <w:r w:rsidR="00D7711E">
        <w:rPr>
          <w:rFonts w:hint="eastAsia"/>
          <w:color w:val="000000"/>
        </w:rPr>
        <w:t>Solidity</w:t>
      </w:r>
    </w:p>
    <w:p w14:paraId="752CAC25" w14:textId="77777777" w:rsidR="001712CE" w:rsidRDefault="00183A05">
      <w:pPr>
        <w:pStyle w:val="12"/>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4DD50D56" w14:textId="1D5548F4" w:rsidR="001712CE" w:rsidRDefault="00183A05">
      <w:pPr>
        <w:pStyle w:val="Name"/>
        <w:spacing w:after="0"/>
        <w:jc w:val="both"/>
        <w:rPr>
          <w:color w:val="000000"/>
          <w:sz w:val="16"/>
        </w:rPr>
      </w:pPr>
      <w:r>
        <w:rPr>
          <w:rFonts w:hint="eastAsia"/>
          <w:color w:val="000000"/>
          <w:sz w:val="16"/>
          <w:shd w:val="pct5" w:color="auto" w:fill="auto"/>
        </w:rPr>
        <w:t>中文引用格式</w:t>
      </w:r>
      <w:r>
        <w:rPr>
          <w:rFonts w:hint="eastAsia"/>
          <w:color w:val="000000"/>
          <w:sz w:val="16"/>
          <w:shd w:val="pct5" w:color="auto" w:fill="auto"/>
        </w:rPr>
        <w:t xml:space="preserve">: </w:t>
      </w:r>
      <w:r w:rsidR="00AF63E6">
        <w:rPr>
          <w:rFonts w:hint="eastAsia"/>
          <w:color w:val="000000"/>
          <w:sz w:val="16"/>
          <w:shd w:val="pct5" w:color="auto" w:fill="auto"/>
        </w:rPr>
        <w:t>杨慧文</w:t>
      </w:r>
      <w:r>
        <w:rPr>
          <w:rFonts w:hint="eastAsia"/>
          <w:color w:val="000000"/>
          <w:sz w:val="16"/>
          <w:shd w:val="pct5" w:color="auto" w:fill="auto"/>
        </w:rPr>
        <w:t>,</w:t>
      </w:r>
      <w:r w:rsidR="00236B04">
        <w:rPr>
          <w:rFonts w:hint="eastAsia"/>
          <w:color w:val="000000"/>
          <w:sz w:val="16"/>
          <w:shd w:val="pct5" w:color="auto" w:fill="auto"/>
        </w:rPr>
        <w:t>崔展齐</w:t>
      </w:r>
      <w:r>
        <w:rPr>
          <w:rFonts w:hint="eastAsia"/>
          <w:color w:val="000000"/>
          <w:sz w:val="16"/>
          <w:shd w:val="pct5" w:color="auto" w:fill="auto"/>
        </w:rPr>
        <w:t>,</w:t>
      </w:r>
      <w:r w:rsidR="00A32437">
        <w:rPr>
          <w:rFonts w:hint="eastAsia"/>
          <w:color w:val="000000"/>
          <w:sz w:val="16"/>
          <w:shd w:val="pct5" w:color="auto" w:fill="auto"/>
        </w:rPr>
        <w:t>陈翔</w:t>
      </w:r>
      <w:r>
        <w:rPr>
          <w:rFonts w:hint="eastAsia"/>
          <w:color w:val="000000"/>
          <w:sz w:val="16"/>
          <w:shd w:val="pct5" w:color="auto" w:fill="auto"/>
        </w:rPr>
        <w:t>,</w:t>
      </w:r>
      <w:r w:rsidR="00A32437">
        <w:rPr>
          <w:rFonts w:hint="eastAsia"/>
          <w:color w:val="000000"/>
          <w:sz w:val="16"/>
          <w:shd w:val="pct5" w:color="auto" w:fill="auto"/>
        </w:rPr>
        <w:t>贾明华</w:t>
      </w:r>
      <w:r>
        <w:rPr>
          <w:rFonts w:hint="eastAsia"/>
          <w:color w:val="000000"/>
          <w:sz w:val="16"/>
          <w:shd w:val="pct5" w:color="auto" w:fill="auto"/>
        </w:rPr>
        <w:t>,</w:t>
      </w:r>
      <w:r w:rsidR="008B4745">
        <w:rPr>
          <w:rFonts w:hint="eastAsia"/>
          <w:color w:val="000000"/>
          <w:sz w:val="16"/>
          <w:shd w:val="pct5" w:color="auto" w:fill="auto"/>
        </w:rPr>
        <w:t>郑丽伟</w:t>
      </w:r>
      <w:r w:rsidR="008B4745">
        <w:rPr>
          <w:rFonts w:hint="eastAsia"/>
          <w:color w:val="000000"/>
          <w:sz w:val="16"/>
          <w:shd w:val="pct5" w:color="auto" w:fill="auto"/>
        </w:rPr>
        <w:t>,</w:t>
      </w:r>
      <w:r w:rsidR="008B4745">
        <w:rPr>
          <w:rFonts w:hint="eastAsia"/>
          <w:color w:val="000000"/>
          <w:sz w:val="16"/>
          <w:shd w:val="pct5" w:color="auto" w:fill="auto"/>
        </w:rPr>
        <w:t>刘建宾</w:t>
      </w:r>
      <w:r>
        <w:rPr>
          <w:rFonts w:hint="eastAsia"/>
          <w:color w:val="000000"/>
          <w:sz w:val="16"/>
          <w:shd w:val="pct5" w:color="auto" w:fill="auto"/>
        </w:rPr>
        <w:t>.</w:t>
      </w:r>
      <w:r w:rsidR="00BB6615">
        <w:rPr>
          <w:rFonts w:hint="eastAsia"/>
          <w:color w:val="000000"/>
          <w:sz w:val="16"/>
          <w:shd w:val="pct5" w:color="auto" w:fill="auto"/>
        </w:rPr>
        <w:t>面向</w:t>
      </w:r>
      <w:r w:rsidR="00BB6615">
        <w:rPr>
          <w:rFonts w:hint="eastAsia"/>
          <w:color w:val="000000"/>
          <w:sz w:val="16"/>
          <w:shd w:val="pct5" w:color="auto" w:fill="auto"/>
        </w:rPr>
        <w:t>Solidity</w:t>
      </w:r>
      <w:r w:rsidR="00BB6615">
        <w:rPr>
          <w:rFonts w:hint="eastAsia"/>
          <w:color w:val="000000"/>
          <w:sz w:val="16"/>
          <w:shd w:val="pct5" w:color="auto" w:fill="auto"/>
        </w:rPr>
        <w:t>智能合约的缺陷预测方法</w:t>
      </w:r>
      <w:r>
        <w:rPr>
          <w:rFonts w:hint="eastAsia"/>
          <w:color w:val="000000"/>
          <w:sz w:val="16"/>
          <w:shd w:val="pct5" w:color="auto" w:fill="auto"/>
        </w:rPr>
        <w:t>.</w:t>
      </w:r>
      <w:r>
        <w:rPr>
          <w:rFonts w:hint="eastAsia"/>
          <w:color w:val="000000"/>
          <w:sz w:val="16"/>
          <w:shd w:val="pct5" w:color="auto" w:fill="auto"/>
        </w:rPr>
        <w:t>软件学报</w:t>
      </w:r>
      <w:r>
        <w:rPr>
          <w:rFonts w:hint="eastAsia"/>
          <w:color w:val="000000"/>
          <w:sz w:val="16"/>
          <w:shd w:val="pct5" w:color="auto" w:fill="auto"/>
        </w:rPr>
        <w:t>.</w:t>
      </w:r>
      <w:r>
        <w:rPr>
          <w:rFonts w:hint="eastAsia"/>
          <w:b/>
          <w:bCs/>
          <w:color w:val="000000"/>
          <w:sz w:val="16"/>
          <w:shd w:val="pct5" w:color="auto" w:fill="auto"/>
        </w:rPr>
        <w:t xml:space="preserve"> </w:t>
      </w:r>
      <w:r>
        <w:rPr>
          <w:rFonts w:hint="eastAsia"/>
          <w:color w:val="000000"/>
          <w:sz w:val="16"/>
          <w:shd w:val="pct5" w:color="auto" w:fill="auto"/>
        </w:rPr>
        <w:t>http://www.jos.org.cn/1000-9825/ 0000.htm</w:t>
      </w:r>
    </w:p>
    <w:p w14:paraId="016D8CDD" w14:textId="5FE4732D" w:rsidR="001712CE" w:rsidRDefault="00183A05">
      <w:pPr>
        <w:pStyle w:val="DepartCorrespondhttp"/>
        <w:spacing w:beforeLines="20" w:before="57" w:line="0" w:lineRule="atLeast"/>
        <w:ind w:left="0" w:firstLineChars="0" w:firstLine="0"/>
        <w:rPr>
          <w:color w:val="000000"/>
          <w:shd w:val="pct15" w:color="auto" w:fill="auto"/>
        </w:rPr>
      </w:pPr>
      <w:r>
        <w:rPr>
          <w:rFonts w:hint="eastAsia"/>
          <w:color w:val="000000"/>
          <w:shd w:val="pct5" w:color="auto" w:fill="auto"/>
        </w:rPr>
        <w:t>英文引用格式</w:t>
      </w:r>
      <w:r>
        <w:rPr>
          <w:rFonts w:hint="eastAsia"/>
          <w:color w:val="000000"/>
          <w:shd w:val="pct5" w:color="auto" w:fill="auto"/>
        </w:rPr>
        <w:t xml:space="preserve">: </w:t>
      </w:r>
      <w:r w:rsidR="001826C5">
        <w:rPr>
          <w:rFonts w:hint="eastAsia"/>
          <w:color w:val="000000"/>
          <w:shd w:val="pct5" w:color="auto" w:fill="auto"/>
        </w:rPr>
        <w:t>Yang</w:t>
      </w:r>
      <w:r>
        <w:rPr>
          <w:color w:val="000000"/>
          <w:shd w:val="pct5" w:color="auto" w:fill="auto"/>
        </w:rPr>
        <w:t xml:space="preserve"> </w:t>
      </w:r>
      <w:r w:rsidR="00790C35">
        <w:rPr>
          <w:rFonts w:hint="eastAsia"/>
          <w:color w:val="000000"/>
          <w:shd w:val="pct5" w:color="auto" w:fill="auto"/>
        </w:rPr>
        <w:t>HW</w:t>
      </w:r>
      <w:r>
        <w:rPr>
          <w:color w:val="000000"/>
          <w:shd w:val="pct5" w:color="auto" w:fill="auto"/>
        </w:rPr>
        <w:t xml:space="preserve">, </w:t>
      </w:r>
      <w:r w:rsidR="00AC61D7">
        <w:rPr>
          <w:rFonts w:hint="eastAsia"/>
          <w:color w:val="000000"/>
          <w:shd w:val="pct5" w:color="auto" w:fill="auto"/>
        </w:rPr>
        <w:t>Cui</w:t>
      </w:r>
      <w:r>
        <w:rPr>
          <w:color w:val="000000"/>
          <w:shd w:val="pct5" w:color="auto" w:fill="auto"/>
        </w:rPr>
        <w:t xml:space="preserve"> </w:t>
      </w:r>
      <w:r w:rsidR="00AC61D7">
        <w:rPr>
          <w:rFonts w:hint="eastAsia"/>
          <w:color w:val="000000"/>
          <w:shd w:val="pct5" w:color="auto" w:fill="auto"/>
        </w:rPr>
        <w:t>ZQ</w:t>
      </w:r>
      <w:r>
        <w:rPr>
          <w:color w:val="000000"/>
          <w:shd w:val="pct5" w:color="auto" w:fill="auto"/>
        </w:rPr>
        <w:t xml:space="preserve">, </w:t>
      </w:r>
      <w:r w:rsidR="00C74808">
        <w:rPr>
          <w:rFonts w:hint="eastAsia"/>
          <w:color w:val="000000"/>
          <w:shd w:val="pct5" w:color="auto" w:fill="auto"/>
        </w:rPr>
        <w:t>Chen</w:t>
      </w:r>
      <w:r>
        <w:rPr>
          <w:color w:val="000000"/>
          <w:shd w:val="pct5" w:color="auto" w:fill="auto"/>
        </w:rPr>
        <w:t xml:space="preserve"> </w:t>
      </w:r>
      <w:r w:rsidR="00C74808">
        <w:rPr>
          <w:rFonts w:hint="eastAsia"/>
          <w:color w:val="000000"/>
          <w:shd w:val="pct5" w:color="auto" w:fill="auto"/>
        </w:rPr>
        <w:t>X</w:t>
      </w:r>
      <w:r>
        <w:rPr>
          <w:color w:val="000000"/>
          <w:shd w:val="pct5" w:color="auto" w:fill="auto"/>
        </w:rPr>
        <w:t xml:space="preserve">, </w:t>
      </w:r>
      <w:r w:rsidR="00C74808">
        <w:rPr>
          <w:rFonts w:hint="eastAsia"/>
          <w:color w:val="000000"/>
          <w:shd w:val="pct5" w:color="auto" w:fill="auto"/>
        </w:rPr>
        <w:t>Jia</w:t>
      </w:r>
      <w:r>
        <w:rPr>
          <w:color w:val="000000"/>
          <w:shd w:val="pct5" w:color="auto" w:fill="auto"/>
        </w:rPr>
        <w:t xml:space="preserve"> </w:t>
      </w:r>
      <w:r w:rsidR="00C74808">
        <w:rPr>
          <w:rFonts w:hint="eastAsia"/>
          <w:color w:val="000000"/>
          <w:shd w:val="pct5" w:color="auto" w:fill="auto"/>
        </w:rPr>
        <w:t>MH</w:t>
      </w:r>
      <w:r>
        <w:rPr>
          <w:color w:val="000000"/>
          <w:shd w:val="pct5" w:color="auto" w:fill="auto"/>
        </w:rPr>
        <w:t xml:space="preserve">, </w:t>
      </w:r>
      <w:r w:rsidR="00C74808">
        <w:rPr>
          <w:rFonts w:hint="eastAsia"/>
          <w:color w:val="000000"/>
          <w:shd w:val="pct5" w:color="auto" w:fill="auto"/>
        </w:rPr>
        <w:t>Zheng</w:t>
      </w:r>
      <w:r>
        <w:rPr>
          <w:color w:val="000000"/>
          <w:shd w:val="pct5" w:color="auto" w:fill="auto"/>
        </w:rPr>
        <w:t xml:space="preserve"> </w:t>
      </w:r>
      <w:r w:rsidR="00C74808">
        <w:rPr>
          <w:rFonts w:hint="eastAsia"/>
          <w:color w:val="000000"/>
          <w:shd w:val="pct5" w:color="auto" w:fill="auto"/>
        </w:rPr>
        <w:t>LW</w:t>
      </w:r>
      <w:r w:rsidR="008738EE">
        <w:rPr>
          <w:color w:val="000000"/>
          <w:shd w:val="pct5" w:color="auto" w:fill="auto"/>
        </w:rPr>
        <w:t>, Liu JB</w:t>
      </w:r>
      <w:r>
        <w:rPr>
          <w:rFonts w:hint="eastAsia"/>
          <w:color w:val="000000"/>
          <w:shd w:val="pct5" w:color="auto" w:fill="auto"/>
        </w:rPr>
        <w:t xml:space="preserve">. </w:t>
      </w:r>
      <w:r w:rsidR="00E80E1E">
        <w:rPr>
          <w:rFonts w:hint="eastAsia"/>
          <w:color w:val="000000"/>
          <w:shd w:val="pct5" w:color="auto" w:fill="auto"/>
        </w:rPr>
        <w:t>Defect</w:t>
      </w:r>
      <w:r w:rsidR="00E80E1E">
        <w:rPr>
          <w:color w:val="000000"/>
          <w:shd w:val="pct5" w:color="auto" w:fill="auto"/>
        </w:rPr>
        <w:t xml:space="preserve"> Prediction for Solidity Smart Contracts</w:t>
      </w:r>
      <w:r>
        <w:rPr>
          <w:rFonts w:hint="eastAsia"/>
          <w:color w:val="000000"/>
          <w:shd w:val="pct5" w:color="auto" w:fill="auto"/>
        </w:rPr>
        <w:t xml:space="preserve">. </w:t>
      </w:r>
      <w:proofErr w:type="spellStart"/>
      <w:r>
        <w:rPr>
          <w:color w:val="000000"/>
          <w:shd w:val="pct5" w:color="auto" w:fill="auto"/>
        </w:rPr>
        <w:t>Ruan</w:t>
      </w:r>
      <w:proofErr w:type="spellEnd"/>
      <w:r>
        <w:rPr>
          <w:color w:val="000000"/>
          <w:shd w:val="pct5" w:color="auto" w:fill="auto"/>
        </w:rPr>
        <w:t xml:space="preserve"> Jian </w:t>
      </w:r>
      <w:proofErr w:type="spellStart"/>
      <w:r>
        <w:rPr>
          <w:color w:val="000000"/>
          <w:shd w:val="pct5" w:color="auto" w:fill="auto"/>
        </w:rPr>
        <w:t>Xue</w:t>
      </w:r>
      <w:proofErr w:type="spellEnd"/>
      <w:r>
        <w:rPr>
          <w:color w:val="000000"/>
          <w:shd w:val="pct5" w:color="auto" w:fill="auto"/>
        </w:rPr>
        <w:t xml:space="preserve"> Bao/</w:t>
      </w:r>
      <w:r>
        <w:rPr>
          <w:rFonts w:hint="eastAsia"/>
          <w:color w:val="000000"/>
          <w:shd w:val="pct5" w:color="auto" w:fill="auto"/>
        </w:rPr>
        <w:t>Journal of Software, 2016 (in Chinese).</w:t>
      </w:r>
      <w:r>
        <w:rPr>
          <w:rFonts w:hint="eastAsia"/>
          <w:b/>
          <w:bCs/>
          <w:color w:val="000000"/>
          <w:shd w:val="pct5" w:color="auto" w:fill="auto"/>
        </w:rPr>
        <w:t xml:space="preserve"> </w:t>
      </w:r>
      <w:r>
        <w:rPr>
          <w:rFonts w:hint="eastAsia"/>
          <w:color w:val="000000"/>
          <w:shd w:val="pct5" w:color="auto" w:fill="auto"/>
        </w:rPr>
        <w:t>http://www.jos.org.cn/1000-9825/0000.htm</w:t>
      </w:r>
    </w:p>
    <w:p w14:paraId="62C1ADFC" w14:textId="50129F2E" w:rsidR="001712CE" w:rsidRDefault="00C92488">
      <w:pPr>
        <w:pStyle w:val="12"/>
        <w:rPr>
          <w:color w:val="000000"/>
        </w:rPr>
      </w:pPr>
      <w:r>
        <w:rPr>
          <w:rFonts w:hint="eastAsia"/>
          <w:color w:val="000000"/>
          <w:sz w:val="21"/>
        </w:rPr>
        <w:t>Defect</w:t>
      </w:r>
      <w:r>
        <w:rPr>
          <w:color w:val="000000"/>
          <w:sz w:val="21"/>
        </w:rPr>
        <w:t xml:space="preserve"> </w:t>
      </w:r>
      <w:r>
        <w:rPr>
          <w:rFonts w:hint="eastAsia"/>
          <w:color w:val="000000"/>
          <w:sz w:val="21"/>
        </w:rPr>
        <w:t>Prediction</w:t>
      </w:r>
      <w:r>
        <w:rPr>
          <w:color w:val="000000"/>
          <w:sz w:val="21"/>
        </w:rPr>
        <w:t xml:space="preserve"> </w:t>
      </w:r>
      <w:r>
        <w:rPr>
          <w:rFonts w:hint="eastAsia"/>
          <w:color w:val="000000"/>
          <w:sz w:val="21"/>
        </w:rPr>
        <w:t>for</w:t>
      </w:r>
      <w:r>
        <w:rPr>
          <w:color w:val="000000"/>
          <w:sz w:val="21"/>
        </w:rPr>
        <w:t xml:space="preserve"> </w:t>
      </w:r>
      <w:r>
        <w:rPr>
          <w:rFonts w:hint="eastAsia"/>
          <w:color w:val="000000"/>
          <w:sz w:val="21"/>
        </w:rPr>
        <w:t>Solidity</w:t>
      </w:r>
      <w:r>
        <w:rPr>
          <w:color w:val="000000"/>
          <w:sz w:val="21"/>
        </w:rPr>
        <w:t xml:space="preserve"> </w:t>
      </w:r>
      <w:r>
        <w:rPr>
          <w:rFonts w:hint="eastAsia"/>
          <w:color w:val="000000"/>
          <w:sz w:val="21"/>
        </w:rPr>
        <w:t>Smart</w:t>
      </w:r>
      <w:r>
        <w:rPr>
          <w:color w:val="000000"/>
          <w:sz w:val="21"/>
        </w:rPr>
        <w:t xml:space="preserve"> </w:t>
      </w:r>
      <w:r>
        <w:rPr>
          <w:rFonts w:hint="eastAsia"/>
          <w:color w:val="000000"/>
          <w:sz w:val="21"/>
        </w:rPr>
        <w:t>Contracts</w:t>
      </w:r>
    </w:p>
    <w:p w14:paraId="3B3C8320" w14:textId="17BD64F6" w:rsidR="001712CE" w:rsidRDefault="00F642BD">
      <w:pPr>
        <w:pStyle w:val="Name"/>
        <w:spacing w:before="100" w:after="100"/>
        <w:rPr>
          <w:color w:val="000000"/>
          <w:vertAlign w:val="superscript"/>
        </w:rPr>
      </w:pPr>
      <w:r>
        <w:rPr>
          <w:rFonts w:hint="eastAsia"/>
          <w:color w:val="000000"/>
        </w:rPr>
        <w:t>YANG</w:t>
      </w:r>
      <w:r w:rsidR="00183A05">
        <w:rPr>
          <w:color w:val="000000"/>
        </w:rPr>
        <w:t xml:space="preserve"> </w:t>
      </w:r>
      <w:r>
        <w:rPr>
          <w:rFonts w:hint="eastAsia"/>
          <w:color w:val="000000"/>
        </w:rPr>
        <w:t>Hui</w:t>
      </w:r>
      <w:r>
        <w:rPr>
          <w:color w:val="000000"/>
        </w:rPr>
        <w:t>-</w:t>
      </w:r>
      <w:r>
        <w:rPr>
          <w:rFonts w:hint="eastAsia"/>
          <w:color w:val="000000"/>
        </w:rPr>
        <w:t>Wen</w:t>
      </w:r>
      <w:proofErr w:type="gramStart"/>
      <w:r w:rsidR="00183A05">
        <w:rPr>
          <w:color w:val="000000"/>
          <w:vertAlign w:val="superscript"/>
        </w:rPr>
        <w:t>1</w:t>
      </w:r>
      <w:r w:rsidR="00183A05">
        <w:rPr>
          <w:color w:val="000000"/>
        </w:rPr>
        <w:t xml:space="preserve">, </w:t>
      </w:r>
      <w:r w:rsidR="00183A05">
        <w:rPr>
          <w:rFonts w:hint="eastAsia"/>
          <w:color w:val="000000"/>
        </w:rPr>
        <w:t xml:space="preserve"> </w:t>
      </w:r>
      <w:r w:rsidR="00997103">
        <w:rPr>
          <w:rFonts w:hint="eastAsia"/>
          <w:color w:val="000000"/>
        </w:rPr>
        <w:t>CUI</w:t>
      </w:r>
      <w:proofErr w:type="gramEnd"/>
      <w:r w:rsidR="00183A05">
        <w:rPr>
          <w:color w:val="000000"/>
        </w:rPr>
        <w:t xml:space="preserve"> </w:t>
      </w:r>
      <w:r w:rsidR="00997103">
        <w:rPr>
          <w:rFonts w:hint="eastAsia"/>
          <w:color w:val="000000"/>
        </w:rPr>
        <w:t>Zhang</w:t>
      </w:r>
      <w:r w:rsidR="00997103">
        <w:rPr>
          <w:color w:val="000000"/>
        </w:rPr>
        <w:t>-</w:t>
      </w:r>
      <w:r w:rsidR="00997103">
        <w:rPr>
          <w:rFonts w:hint="eastAsia"/>
          <w:color w:val="000000"/>
        </w:rPr>
        <w:t>Qi</w:t>
      </w:r>
      <w:r w:rsidR="00593B58">
        <w:rPr>
          <w:color w:val="000000"/>
          <w:vertAlign w:val="superscript"/>
        </w:rPr>
        <w:t>1,4</w:t>
      </w:r>
      <w:r w:rsidR="00183A05">
        <w:rPr>
          <w:color w:val="000000"/>
        </w:rPr>
        <w:t xml:space="preserve">, </w:t>
      </w:r>
      <w:r w:rsidR="00183A05">
        <w:rPr>
          <w:rFonts w:hint="eastAsia"/>
          <w:color w:val="000000"/>
        </w:rPr>
        <w:t xml:space="preserve"> </w:t>
      </w:r>
      <w:r w:rsidR="00B67E16">
        <w:rPr>
          <w:rFonts w:hint="eastAsia"/>
          <w:color w:val="000000"/>
        </w:rPr>
        <w:t>CHEN</w:t>
      </w:r>
      <w:r w:rsidR="00183A05">
        <w:rPr>
          <w:color w:val="000000"/>
        </w:rPr>
        <w:t xml:space="preserve"> </w:t>
      </w:r>
      <w:r w:rsidR="004D3B82">
        <w:rPr>
          <w:rFonts w:hint="eastAsia"/>
          <w:color w:val="000000"/>
        </w:rPr>
        <w:t>Xiang</w:t>
      </w:r>
      <w:r w:rsidR="00183A05">
        <w:rPr>
          <w:color w:val="000000"/>
          <w:vertAlign w:val="superscript"/>
        </w:rPr>
        <w:t>2</w:t>
      </w:r>
      <w:r w:rsidR="00183A05">
        <w:rPr>
          <w:color w:val="000000"/>
        </w:rPr>
        <w:t xml:space="preserve">, </w:t>
      </w:r>
      <w:r w:rsidR="00183A05">
        <w:rPr>
          <w:rFonts w:hint="eastAsia"/>
          <w:color w:val="000000"/>
        </w:rPr>
        <w:t xml:space="preserve"> </w:t>
      </w:r>
      <w:r w:rsidR="00A00C3D">
        <w:rPr>
          <w:rFonts w:hint="eastAsia"/>
          <w:color w:val="000000"/>
        </w:rPr>
        <w:t>JIA</w:t>
      </w:r>
      <w:r w:rsidR="00A00C3D">
        <w:rPr>
          <w:color w:val="000000"/>
        </w:rPr>
        <w:t xml:space="preserve"> </w:t>
      </w:r>
      <w:r w:rsidR="00A00C3D">
        <w:rPr>
          <w:rFonts w:hint="eastAsia"/>
          <w:color w:val="000000"/>
        </w:rPr>
        <w:t>Ming</w:t>
      </w:r>
      <w:r w:rsidR="00A00C3D">
        <w:rPr>
          <w:color w:val="000000"/>
        </w:rPr>
        <w:t>-</w:t>
      </w:r>
      <w:r w:rsidR="00A00C3D">
        <w:rPr>
          <w:rFonts w:hint="eastAsia"/>
          <w:color w:val="000000"/>
        </w:rPr>
        <w:t>Hua</w:t>
      </w:r>
      <w:r w:rsidR="00A30AE3">
        <w:rPr>
          <w:color w:val="000000"/>
          <w:vertAlign w:val="superscript"/>
        </w:rPr>
        <w:t>3</w:t>
      </w:r>
      <w:r w:rsidR="00183A05">
        <w:rPr>
          <w:color w:val="000000"/>
        </w:rPr>
        <w:t xml:space="preserve">, </w:t>
      </w:r>
      <w:r w:rsidR="00183A05">
        <w:rPr>
          <w:rFonts w:hint="eastAsia"/>
          <w:color w:val="000000"/>
        </w:rPr>
        <w:t xml:space="preserve"> </w:t>
      </w:r>
      <w:r w:rsidR="00645C16">
        <w:rPr>
          <w:rFonts w:hint="eastAsia"/>
          <w:color w:val="000000"/>
        </w:rPr>
        <w:t>ZHENG</w:t>
      </w:r>
      <w:r w:rsidR="00645C16">
        <w:rPr>
          <w:color w:val="000000"/>
        </w:rPr>
        <w:t xml:space="preserve"> </w:t>
      </w:r>
      <w:r w:rsidR="00645C16">
        <w:rPr>
          <w:rFonts w:hint="eastAsia"/>
          <w:color w:val="000000"/>
        </w:rPr>
        <w:t>Li</w:t>
      </w:r>
      <w:r w:rsidR="00645C16">
        <w:rPr>
          <w:color w:val="000000"/>
        </w:rPr>
        <w:t>-</w:t>
      </w:r>
      <w:r w:rsidR="00645C16">
        <w:rPr>
          <w:rFonts w:hint="eastAsia"/>
          <w:color w:val="000000"/>
        </w:rPr>
        <w:t>Wei</w:t>
      </w:r>
      <w:r w:rsidR="00A30AE3">
        <w:rPr>
          <w:color w:val="000000"/>
          <w:vertAlign w:val="superscript"/>
        </w:rPr>
        <w:t>1</w:t>
      </w:r>
      <w:r w:rsidR="006C2C5F">
        <w:rPr>
          <w:color w:val="000000"/>
        </w:rPr>
        <w:t xml:space="preserve">, </w:t>
      </w:r>
      <w:r w:rsidR="006C2C5F">
        <w:rPr>
          <w:rFonts w:hint="eastAsia"/>
          <w:color w:val="000000"/>
        </w:rPr>
        <w:t xml:space="preserve"> </w:t>
      </w:r>
      <w:r w:rsidR="008008B1">
        <w:rPr>
          <w:rFonts w:hint="eastAsia"/>
          <w:color w:val="000000"/>
        </w:rPr>
        <w:t>LIU</w:t>
      </w:r>
      <w:r w:rsidR="006C2C5F">
        <w:rPr>
          <w:color w:val="000000"/>
        </w:rPr>
        <w:t xml:space="preserve"> </w:t>
      </w:r>
      <w:r w:rsidR="008008B1">
        <w:rPr>
          <w:color w:val="000000"/>
        </w:rPr>
        <w:t>Jian</w:t>
      </w:r>
      <w:r w:rsidR="006C2C5F">
        <w:rPr>
          <w:color w:val="000000"/>
        </w:rPr>
        <w:t>-</w:t>
      </w:r>
      <w:r w:rsidR="002E6162">
        <w:rPr>
          <w:color w:val="000000"/>
        </w:rPr>
        <w:t>Bin</w:t>
      </w:r>
      <w:r w:rsidR="00A30AE3">
        <w:rPr>
          <w:color w:val="000000"/>
          <w:vertAlign w:val="superscript"/>
        </w:rPr>
        <w:t>1</w:t>
      </w:r>
    </w:p>
    <w:p w14:paraId="1B7F3B1E" w14:textId="4B27AC15" w:rsidR="001712CE" w:rsidRDefault="003C3393">
      <w:pPr>
        <w:pStyle w:val="DepartCorrespondhttp"/>
        <w:spacing w:line="240" w:lineRule="exact"/>
        <w:ind w:left="103" w:hanging="103"/>
        <w:rPr>
          <w:color w:val="000000"/>
          <w:sz w:val="15"/>
        </w:rPr>
      </w:pPr>
      <w:r>
        <w:rPr>
          <w:color w:val="000000"/>
          <w:sz w:val="15"/>
          <w:vertAlign w:val="superscript"/>
        </w:rPr>
        <w:t>1</w:t>
      </w:r>
      <w:r w:rsidR="00183A05">
        <w:rPr>
          <w:color w:val="000000"/>
          <w:sz w:val="15"/>
        </w:rPr>
        <w:t xml:space="preserve">(School of Computer, </w:t>
      </w:r>
      <w:r w:rsidR="00D73530" w:rsidRPr="00C67BF1">
        <w:rPr>
          <w:sz w:val="15"/>
          <w:szCs w:val="15"/>
        </w:rPr>
        <w:t>Beijing Information Science and Technology University</w:t>
      </w:r>
      <w:r w:rsidR="00183A05">
        <w:rPr>
          <w:color w:val="000000"/>
          <w:sz w:val="15"/>
        </w:rPr>
        <w:t xml:space="preserve">, </w:t>
      </w:r>
      <w:r w:rsidR="007C53D6">
        <w:rPr>
          <w:color w:val="000000"/>
          <w:sz w:val="15"/>
        </w:rPr>
        <w:t>Beijing</w:t>
      </w:r>
      <w:r w:rsidR="00183A05">
        <w:rPr>
          <w:color w:val="000000"/>
          <w:sz w:val="15"/>
        </w:rPr>
        <w:t xml:space="preserve"> </w:t>
      </w:r>
      <w:r w:rsidR="00813D1D">
        <w:rPr>
          <w:color w:val="000000"/>
          <w:sz w:val="15"/>
        </w:rPr>
        <w:t>100101</w:t>
      </w:r>
      <w:r w:rsidR="00183A05">
        <w:rPr>
          <w:color w:val="000000"/>
          <w:sz w:val="15"/>
        </w:rPr>
        <w:t>, China)</w:t>
      </w:r>
    </w:p>
    <w:p w14:paraId="7E271C6C" w14:textId="77777777" w:rsidR="00C9099B" w:rsidRDefault="00C9099B" w:rsidP="00C9099B">
      <w:pPr>
        <w:pStyle w:val="DepartCorrespondhttp"/>
        <w:spacing w:line="240" w:lineRule="exact"/>
        <w:ind w:left="103" w:hanging="103"/>
        <w:rPr>
          <w:color w:val="000000"/>
          <w:sz w:val="15"/>
        </w:rPr>
      </w:pPr>
      <w:r>
        <w:rPr>
          <w:color w:val="000000"/>
          <w:sz w:val="15"/>
          <w:vertAlign w:val="superscript"/>
        </w:rPr>
        <w:t>2</w:t>
      </w:r>
      <w:r>
        <w:rPr>
          <w:color w:val="000000"/>
          <w:sz w:val="15"/>
        </w:rPr>
        <w:t>(School of Computer Science and Technology, Nantong University, Nantong 226019, China)</w:t>
      </w:r>
    </w:p>
    <w:p w14:paraId="39D1F805" w14:textId="726A8E49" w:rsidR="00C9099B" w:rsidRDefault="003C3393" w:rsidP="00C9099B">
      <w:pPr>
        <w:pStyle w:val="DepartCorrespondhttp"/>
        <w:spacing w:line="240" w:lineRule="exact"/>
        <w:ind w:left="103" w:hanging="103"/>
        <w:rPr>
          <w:color w:val="000000"/>
          <w:sz w:val="15"/>
        </w:rPr>
      </w:pPr>
      <w:r>
        <w:rPr>
          <w:color w:val="000000"/>
          <w:sz w:val="15"/>
          <w:vertAlign w:val="superscript"/>
        </w:rPr>
        <w:t>3</w:t>
      </w:r>
      <w:r w:rsidR="00C9099B">
        <w:rPr>
          <w:color w:val="000000"/>
          <w:sz w:val="15"/>
        </w:rPr>
        <w:t>(</w:t>
      </w:r>
      <w:r w:rsidR="006F0B53" w:rsidRPr="00C67BF1">
        <w:rPr>
          <w:sz w:val="15"/>
          <w:szCs w:val="15"/>
        </w:rPr>
        <w:t>School of Information</w:t>
      </w:r>
      <w:r w:rsidR="00C9099B">
        <w:rPr>
          <w:color w:val="000000"/>
          <w:sz w:val="15"/>
        </w:rPr>
        <w:t xml:space="preserve">, </w:t>
      </w:r>
      <w:r w:rsidR="00AC1A52" w:rsidRPr="00C67BF1">
        <w:rPr>
          <w:sz w:val="15"/>
          <w:szCs w:val="15"/>
        </w:rPr>
        <w:t>Central University of Finance and Economics</w:t>
      </w:r>
      <w:r w:rsidR="00C9099B">
        <w:rPr>
          <w:color w:val="000000"/>
          <w:sz w:val="15"/>
        </w:rPr>
        <w:t xml:space="preserve">, </w:t>
      </w:r>
      <w:r w:rsidR="00B778D2">
        <w:rPr>
          <w:color w:val="000000"/>
          <w:sz w:val="15"/>
        </w:rPr>
        <w:t>Beijing</w:t>
      </w:r>
      <w:r w:rsidR="00C9099B">
        <w:rPr>
          <w:color w:val="000000"/>
          <w:sz w:val="15"/>
        </w:rPr>
        <w:t xml:space="preserve"> </w:t>
      </w:r>
      <w:r w:rsidR="00E21D7F">
        <w:rPr>
          <w:color w:val="000000"/>
          <w:sz w:val="15"/>
        </w:rPr>
        <w:t>100101</w:t>
      </w:r>
      <w:r w:rsidR="00C9099B">
        <w:rPr>
          <w:color w:val="000000"/>
          <w:sz w:val="15"/>
        </w:rPr>
        <w:t>, China)</w:t>
      </w:r>
    </w:p>
    <w:p w14:paraId="7B0BB53A" w14:textId="0EFEAD2A" w:rsidR="001712CE" w:rsidRDefault="00B84494">
      <w:pPr>
        <w:pStyle w:val="DepartCorrespondhttp"/>
        <w:spacing w:line="240" w:lineRule="exact"/>
        <w:ind w:left="103" w:hanging="103"/>
        <w:rPr>
          <w:color w:val="000000"/>
          <w:sz w:val="15"/>
        </w:rPr>
      </w:pPr>
      <w:r>
        <w:rPr>
          <w:color w:val="000000"/>
          <w:sz w:val="15"/>
          <w:vertAlign w:val="superscript"/>
        </w:rPr>
        <w:t>4</w:t>
      </w:r>
      <w:r w:rsidR="00183A05">
        <w:rPr>
          <w:color w:val="000000"/>
          <w:sz w:val="15"/>
        </w:rPr>
        <w:t>(</w:t>
      </w:r>
      <w:r w:rsidR="00A0367D" w:rsidRPr="00C67BF1">
        <w:rPr>
          <w:sz w:val="15"/>
          <w:szCs w:val="15"/>
        </w:rPr>
        <w:t>Beijing Key Laboratory of Internet Culture and Digital Dissemination Research</w:t>
      </w:r>
      <w:r w:rsidR="00183A05">
        <w:rPr>
          <w:color w:val="000000"/>
          <w:sz w:val="15"/>
        </w:rPr>
        <w:t xml:space="preserve"> (</w:t>
      </w:r>
      <w:r w:rsidR="000767FC" w:rsidRPr="00C67BF1">
        <w:rPr>
          <w:sz w:val="15"/>
          <w:szCs w:val="15"/>
        </w:rPr>
        <w:t>Beijing Information Science and Technology University</w:t>
      </w:r>
      <w:r w:rsidR="00183A05">
        <w:rPr>
          <w:color w:val="000000"/>
          <w:sz w:val="15"/>
        </w:rPr>
        <w:t xml:space="preserve">), </w:t>
      </w:r>
      <w:r w:rsidR="0060068B">
        <w:rPr>
          <w:color w:val="000000"/>
          <w:sz w:val="15"/>
        </w:rPr>
        <w:t>Beijing</w:t>
      </w:r>
      <w:r w:rsidR="00183A05">
        <w:rPr>
          <w:color w:val="000000"/>
          <w:sz w:val="15"/>
        </w:rPr>
        <w:t xml:space="preserve"> </w:t>
      </w:r>
      <w:r w:rsidR="00512DB8">
        <w:rPr>
          <w:color w:val="000000"/>
          <w:sz w:val="15"/>
        </w:rPr>
        <w:t>100101</w:t>
      </w:r>
      <w:r w:rsidR="00183A05">
        <w:rPr>
          <w:color w:val="000000"/>
          <w:sz w:val="15"/>
        </w:rPr>
        <w:t>, China)</w:t>
      </w:r>
    </w:p>
    <w:p w14:paraId="075D331B" w14:textId="39E78FAE" w:rsidR="00D62837" w:rsidRPr="00D62837" w:rsidRDefault="00183A05" w:rsidP="00D62837">
      <w:pPr>
        <w:pStyle w:val="Abstract"/>
        <w:spacing w:beforeLines="50" w:before="142" w:line="240" w:lineRule="exact"/>
        <w:rPr>
          <w:color w:val="000000"/>
          <w:sz w:val="15"/>
          <w:szCs w:val="21"/>
        </w:rPr>
      </w:pPr>
      <w:r>
        <w:rPr>
          <w:b/>
          <w:bCs/>
          <w:color w:val="000000"/>
          <w:sz w:val="15"/>
        </w:rPr>
        <w:lastRenderedPageBreak/>
        <w:t>Abstract</w:t>
      </w:r>
      <w:r>
        <w:rPr>
          <w:color w:val="000000"/>
          <w:sz w:val="15"/>
        </w:rPr>
        <w:t>:</w:t>
      </w:r>
      <w:r>
        <w:rPr>
          <w:rFonts w:hint="eastAsia"/>
          <w:color w:val="000000"/>
          <w:sz w:val="15"/>
        </w:rPr>
        <w:t xml:space="preserve">  </w:t>
      </w:r>
      <w:r w:rsidR="00D62837" w:rsidRPr="00D62837">
        <w:rPr>
          <w:color w:val="000000"/>
          <w:sz w:val="15"/>
          <w:szCs w:val="21"/>
        </w:rPr>
        <w:t>With the rise of blockchain technology, more and more researchers and companies pay attention to the security of smart contract</w:t>
      </w:r>
      <w:r w:rsidR="00D62837" w:rsidRPr="00D62837">
        <w:rPr>
          <w:rFonts w:hint="eastAsia"/>
          <w:color w:val="000000"/>
          <w:sz w:val="15"/>
          <w:szCs w:val="21"/>
        </w:rPr>
        <w:t>s</w:t>
      </w:r>
      <w:r w:rsidR="00D62837" w:rsidRPr="00D62837">
        <w:rPr>
          <w:color w:val="000000"/>
          <w:sz w:val="15"/>
          <w:szCs w:val="21"/>
        </w:rPr>
        <w:t xml:space="preserve">. Currently, there are some researches on </w:t>
      </w:r>
      <w:r w:rsidR="00D62837" w:rsidRPr="00D62837">
        <w:rPr>
          <w:rFonts w:hint="eastAsia"/>
          <w:color w:val="000000"/>
          <w:sz w:val="15"/>
          <w:szCs w:val="21"/>
        </w:rPr>
        <w:t>s</w:t>
      </w:r>
      <w:r w:rsidR="00D62837" w:rsidRPr="00D62837">
        <w:rPr>
          <w:color w:val="000000"/>
          <w:sz w:val="15"/>
          <w:szCs w:val="21"/>
        </w:rPr>
        <w:t xml:space="preserve">mart contracts defect detection technologies. Software defect prediction technology is an effective supplement to defect detection technology, which can optimize the allocation of test resources and improve the efficiency of software testing. However, there is no research on software defect prediction for the smart contract. To address this problem, this paper proposes a defect prediction method for Solidity smart contracts. First, a metrics suite (i.e. SC-Sol) which consider the functions, variable types, and </w:t>
      </w:r>
      <w:r w:rsidR="00D62837" w:rsidRPr="00082A37">
        <w:rPr>
          <w:color w:val="FF0000"/>
          <w:sz w:val="15"/>
          <w:szCs w:val="21"/>
        </w:rPr>
        <w:t>limitations</w:t>
      </w:r>
      <w:r w:rsidR="00D62837" w:rsidRPr="00D62837">
        <w:rPr>
          <w:color w:val="000000"/>
          <w:sz w:val="15"/>
          <w:szCs w:val="21"/>
        </w:rPr>
        <w:t xml:space="preserve"> of Solidity smart contracts are designed, and it combine</w:t>
      </w:r>
      <w:r w:rsidR="00D62837" w:rsidRPr="00D62837">
        <w:rPr>
          <w:rFonts w:hint="eastAsia"/>
          <w:color w:val="000000"/>
          <w:sz w:val="15"/>
          <w:szCs w:val="21"/>
        </w:rPr>
        <w:t>s</w:t>
      </w:r>
      <w:r w:rsidR="00D62837" w:rsidRPr="00D62837">
        <w:rPr>
          <w:color w:val="000000"/>
          <w:sz w:val="15"/>
          <w:szCs w:val="21"/>
        </w:rPr>
        <w:t xml:space="preserve"> with the metrics suite (i.e. COOP) which consider the object-oriented features to COOP-SC-Sol metrics suite. Then, extract relevant metric meta-information from the Solidity code, and perform defect detection to obtain the defects information to construct a Solidity smart contracts defect data set. On this basis, 7 regression models and 6 classification models were applied to predict the defects of Solidity smart contracts to verify the performance differences of different metrics suites and different models in the number and tendency prediction of defects. Experimental results show that, comparing with the COOP, COOP-SC-Sol can improve the performance of the defect prediction model by 15.17% on the </w:t>
      </w:r>
      <m:oMath>
        <m:r>
          <m:rPr>
            <m:sty m:val="p"/>
          </m:rPr>
          <w:rPr>
            <w:rFonts w:ascii="Cambria Math" w:hAnsi="Cambria Math"/>
            <w:color w:val="000000"/>
            <w:sz w:val="15"/>
            <w:szCs w:val="21"/>
          </w:rPr>
          <m:t>F1</m:t>
        </m:r>
        <m:r>
          <m:rPr>
            <m:nor/>
          </m:rPr>
          <w:rPr>
            <w:iCs/>
            <w:color w:val="000000"/>
            <w:sz w:val="15"/>
            <w:szCs w:val="21"/>
          </w:rPr>
          <m:t>-</m:t>
        </m:r>
        <m:r>
          <m:rPr>
            <m:sty m:val="p"/>
          </m:rPr>
          <w:rPr>
            <w:rFonts w:ascii="Cambria Math" w:hAnsi="Cambria Math"/>
            <w:color w:val="000000"/>
            <w:sz w:val="15"/>
            <w:szCs w:val="21"/>
          </w:rPr>
          <m:t>socr</m:t>
        </m:r>
        <m:sSub>
          <m:sSubPr>
            <m:ctrlPr>
              <w:rPr>
                <w:rFonts w:ascii="Cambria Math" w:hAnsi="Cambria Math"/>
                <w:iCs/>
                <w:color w:val="000000"/>
                <w:sz w:val="15"/>
                <w:szCs w:val="21"/>
              </w:rPr>
            </m:ctrlPr>
          </m:sSubPr>
          <m:e>
            <m:r>
              <m:rPr>
                <m:sty m:val="p"/>
              </m:rPr>
              <w:rPr>
                <w:rFonts w:ascii="Cambria Math" w:hAnsi="Cambria Math"/>
                <w:color w:val="000000"/>
                <w:sz w:val="15"/>
                <w:szCs w:val="21"/>
              </w:rPr>
              <m:t>e</m:t>
            </m:r>
          </m:e>
          <m:sub>
            <m:r>
              <m:rPr>
                <m:sty m:val="p"/>
              </m:rPr>
              <w:rPr>
                <w:rFonts w:ascii="Cambria Math" w:hAnsi="Cambria Math"/>
                <w:color w:val="000000"/>
                <w:sz w:val="15"/>
                <w:szCs w:val="21"/>
              </w:rPr>
              <m:t>marco</m:t>
            </m:r>
          </m:sub>
        </m:sSub>
      </m:oMath>
      <w:r w:rsidR="00D62837" w:rsidRPr="00D62837">
        <w:rPr>
          <w:color w:val="000000"/>
          <w:sz w:val="15"/>
          <w:szCs w:val="21"/>
        </w:rPr>
        <w:t>. In addition, this paper further studies the problem of class imbalance in smart contracts defect prediction. The result shows that SMOTE can improve the performance of the defect prediction model by 30.5% in F1-score on average.</w:t>
      </w:r>
    </w:p>
    <w:p w14:paraId="0B346F47" w14:textId="1D7E4084" w:rsidR="001712CE" w:rsidRPr="00D62837" w:rsidRDefault="001712CE">
      <w:pPr>
        <w:pStyle w:val="Abstract"/>
        <w:spacing w:beforeLines="50" w:before="142" w:line="240" w:lineRule="exact"/>
        <w:rPr>
          <w:sz w:val="15"/>
        </w:rPr>
      </w:pPr>
    </w:p>
    <w:p w14:paraId="759DBE59" w14:textId="1CC7F2E6" w:rsidR="001712CE" w:rsidRDefault="00183A05">
      <w:pPr>
        <w:pStyle w:val="11"/>
        <w:ind w:left="1162" w:firstLineChars="0" w:hanging="1162"/>
        <w:rPr>
          <w:color w:val="000000"/>
        </w:rPr>
      </w:pPr>
      <w:r>
        <w:rPr>
          <w:b/>
          <w:bCs/>
          <w:sz w:val="15"/>
        </w:rPr>
        <w:t>Key words</w:t>
      </w:r>
      <w:r>
        <w:rPr>
          <w:sz w:val="15"/>
        </w:rPr>
        <w:t>:</w:t>
      </w:r>
      <w:r>
        <w:rPr>
          <w:rFonts w:hint="eastAsia"/>
          <w:sz w:val="15"/>
        </w:rPr>
        <w:t xml:space="preserve">  </w:t>
      </w:r>
      <w:r w:rsidR="00CC246E" w:rsidRPr="00CC246E">
        <w:rPr>
          <w:sz w:val="15"/>
          <w:szCs w:val="21"/>
        </w:rPr>
        <w:t>Software defect prediction; Defect number prediction; Defect tendency prediction; Smart contract; Solidity</w:t>
      </w:r>
    </w:p>
    <w:p w14:paraId="3F9C4814" w14:textId="37F7B4DA" w:rsidR="00AF4018" w:rsidRPr="00AF4018" w:rsidRDefault="00607546" w:rsidP="00AF4018">
      <w:pPr>
        <w:pStyle w:val="1"/>
      </w:pPr>
      <w:r>
        <w:rPr>
          <w:rFonts w:hint="eastAsia"/>
        </w:rPr>
        <w:t>引言</w:t>
      </w:r>
    </w:p>
    <w:p w14:paraId="201A7967" w14:textId="5AF2B25A" w:rsidR="00AF4018" w:rsidRPr="00AF4018" w:rsidRDefault="00AF4018" w:rsidP="00AF4018">
      <w:pPr>
        <w:pStyle w:val="a3"/>
        <w:ind w:firstLine="372"/>
      </w:pPr>
      <w:r w:rsidRPr="00AF4018">
        <w:t>区块链是以比特币为代表的数字加密货币体系的核心支撑技术。区块链技术的核心优势是去中心化，为解决中心化机构存在的高成本、低效率以及数据存储不安全等问题提供了解决方案。近年来，区块链技术的研究与应用呈现爆发式增长态势，政府部门、金融机构、科技企业和资本市场均在关注利用区块链技术解决可信价值传输、共享经济等实际问题</w:t>
      </w:r>
      <w:r w:rsidRPr="00AF4018">
        <w:rPr>
          <w:vertAlign w:val="superscript"/>
        </w:rPr>
        <w:fldChar w:fldCharType="begin"/>
      </w:r>
      <w:r w:rsidRPr="00AF4018">
        <w:rPr>
          <w:vertAlign w:val="superscript"/>
        </w:rPr>
        <w:instrText xml:space="preserve"> REF _Ref58919310 \r \h  \* MERGEFORMAT </w:instrText>
      </w:r>
      <w:r w:rsidRPr="00AF4018">
        <w:rPr>
          <w:vertAlign w:val="superscript"/>
        </w:rPr>
      </w:r>
      <w:r w:rsidRPr="00AF4018">
        <w:rPr>
          <w:vertAlign w:val="superscript"/>
        </w:rPr>
        <w:fldChar w:fldCharType="separate"/>
      </w:r>
      <w:r w:rsidRPr="00AF4018">
        <w:rPr>
          <w:vertAlign w:val="superscript"/>
        </w:rPr>
        <w:t>[1]</w:t>
      </w:r>
      <w:r w:rsidRPr="00AF4018">
        <w:fldChar w:fldCharType="end"/>
      </w:r>
      <w:r w:rsidRPr="00AF4018">
        <w:rPr>
          <w:vertAlign w:val="superscript"/>
        </w:rPr>
        <w:fldChar w:fldCharType="begin"/>
      </w:r>
      <w:r w:rsidRPr="00AF4018">
        <w:rPr>
          <w:vertAlign w:val="superscript"/>
        </w:rPr>
        <w:instrText xml:space="preserve"> REF _Ref58919312 \r \h  \* MERGEFORMAT </w:instrText>
      </w:r>
      <w:r w:rsidRPr="00AF4018">
        <w:rPr>
          <w:vertAlign w:val="superscript"/>
        </w:rPr>
      </w:r>
      <w:r w:rsidRPr="00AF4018">
        <w:rPr>
          <w:vertAlign w:val="superscript"/>
        </w:rPr>
        <w:fldChar w:fldCharType="separate"/>
      </w:r>
      <w:r w:rsidRPr="00AF4018">
        <w:rPr>
          <w:vertAlign w:val="superscript"/>
        </w:rPr>
        <w:t>[2]</w:t>
      </w:r>
      <w:r w:rsidRPr="00AF4018">
        <w:fldChar w:fldCharType="end"/>
      </w:r>
      <w:r w:rsidRPr="00AF4018">
        <w:t>。</w:t>
      </w:r>
    </w:p>
    <w:p w14:paraId="32B0283B" w14:textId="00CBBFB1" w:rsidR="00AF4018" w:rsidRPr="00AF4018" w:rsidRDefault="006E77CD" w:rsidP="00AF4018">
      <w:pPr>
        <w:pStyle w:val="a3"/>
        <w:ind w:firstLine="372"/>
      </w:pPr>
      <w:r w:rsidRPr="00AF4018">
        <w:t>智能合约</w:t>
      </w:r>
      <w:ins w:id="1" w:author="yang huiwen" w:date="2021-05-13T19:38:00Z">
        <w:r w:rsidR="0032079A">
          <w:rPr>
            <w:rFonts w:hint="eastAsia"/>
          </w:rPr>
          <w:t>的概念</w:t>
        </w:r>
      </w:ins>
      <w:r w:rsidRPr="00AF4018">
        <w:t>最早于</w:t>
      </w:r>
      <w:r w:rsidRPr="00AF4018">
        <w:t>1994</w:t>
      </w:r>
      <w:r w:rsidRPr="00AF4018">
        <w:t>年</w:t>
      </w:r>
      <w:r w:rsidR="00BA6398">
        <w:rPr>
          <w:rFonts w:hint="eastAsia"/>
        </w:rPr>
        <w:t>被</w:t>
      </w:r>
      <w:r w:rsidR="00BA6398">
        <w:rPr>
          <w:rFonts w:hint="eastAsia"/>
        </w:rPr>
        <w:t>Szabo</w:t>
      </w:r>
      <w:r w:rsidRPr="00AF4018">
        <w:t>提出</w:t>
      </w:r>
      <w:r w:rsidR="00F721EB" w:rsidRPr="00082A37">
        <w:rPr>
          <w:vertAlign w:val="superscript"/>
        </w:rPr>
        <w:fldChar w:fldCharType="begin"/>
      </w:r>
      <w:r w:rsidR="00F721EB" w:rsidRPr="00082A37">
        <w:rPr>
          <w:vertAlign w:val="superscript"/>
        </w:rPr>
        <w:instrText xml:space="preserve"> REF _Ref69992767 \r \h </w:instrText>
      </w:r>
      <w:r w:rsidR="00F721EB">
        <w:rPr>
          <w:vertAlign w:val="superscript"/>
        </w:rPr>
        <w:instrText xml:space="preserve"> \* MERGEFORMAT </w:instrText>
      </w:r>
      <w:r w:rsidR="00F721EB" w:rsidRPr="00082A37">
        <w:rPr>
          <w:vertAlign w:val="superscript"/>
        </w:rPr>
      </w:r>
      <w:r w:rsidR="00F721EB" w:rsidRPr="00082A37">
        <w:rPr>
          <w:vertAlign w:val="superscript"/>
        </w:rPr>
        <w:fldChar w:fldCharType="separate"/>
      </w:r>
      <w:r w:rsidR="00F721EB" w:rsidRPr="005A07B6">
        <w:rPr>
          <w:vertAlign w:val="superscript"/>
        </w:rPr>
        <w:t xml:space="preserve">[37]  </w:t>
      </w:r>
      <w:r w:rsidR="00F721EB" w:rsidRPr="00082A37">
        <w:rPr>
          <w:vertAlign w:val="superscript"/>
        </w:rPr>
        <w:fldChar w:fldCharType="end"/>
      </w:r>
      <w:r w:rsidRPr="00AF4018">
        <w:t>，</w:t>
      </w:r>
      <w:ins w:id="2" w:author="yang huiwen" w:date="2021-05-10T07:24:00Z">
        <w:r w:rsidR="00D50417">
          <w:rPr>
            <w:rFonts w:hint="eastAsia"/>
          </w:rPr>
          <w:t>定义为“</w:t>
        </w:r>
      </w:ins>
      <w:ins w:id="3" w:author="yang huiwen" w:date="2021-05-10T07:25:00Z">
        <w:r w:rsidR="00D50417">
          <w:rPr>
            <w:rFonts w:hint="eastAsia"/>
          </w:rPr>
          <w:t>一套以数字形式指定的承诺，包括合约参与方可以在</w:t>
        </w:r>
        <w:r w:rsidR="00ED6185">
          <w:rPr>
            <w:rFonts w:hint="eastAsia"/>
          </w:rPr>
          <w:t>上面执行这些承诺的协议</w:t>
        </w:r>
      </w:ins>
      <w:ins w:id="4" w:author="yang huiwen" w:date="2021-05-10T07:24:00Z">
        <w:r w:rsidR="00D50417">
          <w:rPr>
            <w:rFonts w:hint="eastAsia"/>
          </w:rPr>
          <w:t>”</w:t>
        </w:r>
      </w:ins>
      <w:ins w:id="5" w:author="yang huiwen" w:date="2021-05-10T07:26:00Z">
        <w:r w:rsidR="006C6E7E" w:rsidRPr="006C6E7E">
          <w:rPr>
            <w:vertAlign w:val="superscript"/>
            <w:rPrChange w:id="6" w:author="yang huiwen" w:date="2021-05-10T07:26:00Z">
              <w:rPr/>
            </w:rPrChange>
          </w:rPr>
          <w:fldChar w:fldCharType="begin"/>
        </w:r>
        <w:r w:rsidR="006C6E7E" w:rsidRPr="006C6E7E">
          <w:rPr>
            <w:vertAlign w:val="superscript"/>
            <w:rPrChange w:id="7" w:author="yang huiwen" w:date="2021-05-10T07:26:00Z">
              <w:rPr/>
            </w:rPrChange>
          </w:rPr>
          <w:instrText xml:space="preserve"> REF _Ref69975041 \r \h </w:instrText>
        </w:r>
      </w:ins>
      <w:r w:rsidR="006C6E7E">
        <w:rPr>
          <w:vertAlign w:val="superscript"/>
        </w:rPr>
        <w:instrText xml:space="preserve"> \* MERGEFORMAT </w:instrText>
      </w:r>
      <w:r w:rsidR="006C6E7E" w:rsidRPr="006C6E7E">
        <w:rPr>
          <w:vertAlign w:val="superscript"/>
          <w:rPrChange w:id="8" w:author="yang huiwen" w:date="2021-05-10T07:26:00Z">
            <w:rPr>
              <w:vertAlign w:val="superscript"/>
            </w:rPr>
          </w:rPrChange>
        </w:rPr>
      </w:r>
      <w:r w:rsidR="006C6E7E" w:rsidRPr="006C6E7E">
        <w:rPr>
          <w:vertAlign w:val="superscript"/>
          <w:rPrChange w:id="9" w:author="yang huiwen" w:date="2021-05-10T07:26:00Z">
            <w:rPr/>
          </w:rPrChange>
        </w:rPr>
        <w:fldChar w:fldCharType="separate"/>
      </w:r>
      <w:ins w:id="10" w:author="yang huiwen" w:date="2021-05-10T07:26:00Z">
        <w:r w:rsidR="006C6E7E" w:rsidRPr="006C6E7E">
          <w:rPr>
            <w:vertAlign w:val="superscript"/>
            <w:rPrChange w:id="11" w:author="yang huiwen" w:date="2021-05-10T07:26:00Z">
              <w:rPr/>
            </w:rPrChange>
          </w:rPr>
          <w:t xml:space="preserve">[35]  </w:t>
        </w:r>
        <w:r w:rsidR="006C6E7E" w:rsidRPr="006C6E7E">
          <w:rPr>
            <w:vertAlign w:val="superscript"/>
            <w:rPrChange w:id="12" w:author="yang huiwen" w:date="2021-05-10T07:26:00Z">
              <w:rPr/>
            </w:rPrChange>
          </w:rPr>
          <w:fldChar w:fldCharType="end"/>
        </w:r>
      </w:ins>
      <w:del w:id="13" w:author="yang huiwen" w:date="2021-05-10T07:24:00Z">
        <w:r w:rsidR="007745AF" w:rsidDel="00F97D13">
          <w:rPr>
            <w:rFonts w:hint="eastAsia"/>
          </w:rPr>
          <w:delText>用于</w:delText>
        </w:r>
        <w:commentRangeStart w:id="14"/>
        <w:r w:rsidR="000B19F4" w:rsidDel="00F97D13">
          <w:rPr>
            <w:rFonts w:hint="eastAsia"/>
          </w:rPr>
          <w:delText>内置到物理实体</w:delText>
        </w:r>
        <w:commentRangeEnd w:id="14"/>
        <w:r w:rsidR="00082A37" w:rsidDel="00F97D13">
          <w:rPr>
            <w:rStyle w:val="afffd"/>
          </w:rPr>
          <w:commentReference w:id="14"/>
        </w:r>
        <w:r w:rsidR="00A77746" w:rsidDel="00F97D13">
          <w:rPr>
            <w:rFonts w:hint="eastAsia"/>
          </w:rPr>
          <w:delText>从而创造各种灵活可控的智能资产</w:delText>
        </w:r>
      </w:del>
      <w:del w:id="15" w:author="yang huiwen" w:date="2021-05-10T07:25:00Z">
        <w:r w:rsidR="004F79EB" w:rsidRPr="00082A37" w:rsidDel="00680D64">
          <w:rPr>
            <w:vertAlign w:val="superscript"/>
          </w:rPr>
          <w:fldChar w:fldCharType="begin"/>
        </w:r>
        <w:r w:rsidR="004F79EB" w:rsidRPr="005A07B6" w:rsidDel="00680D64">
          <w:rPr>
            <w:vertAlign w:val="superscript"/>
          </w:rPr>
          <w:delInstrText xml:space="preserve"> REF _Ref58919312 \r \h </w:delInstrText>
        </w:r>
        <w:r w:rsidR="004F79EB" w:rsidDel="00680D64">
          <w:rPr>
            <w:vertAlign w:val="superscript"/>
          </w:rPr>
          <w:delInstrText xml:space="preserve"> \* MERGEFORMAT </w:delInstrText>
        </w:r>
        <w:r w:rsidR="004F79EB" w:rsidRPr="00082A37" w:rsidDel="00680D64">
          <w:rPr>
            <w:vertAlign w:val="superscript"/>
          </w:rPr>
        </w:r>
        <w:r w:rsidR="004F79EB" w:rsidRPr="00082A37" w:rsidDel="00680D64">
          <w:rPr>
            <w:vertAlign w:val="superscript"/>
          </w:rPr>
          <w:fldChar w:fldCharType="separate"/>
        </w:r>
        <w:r w:rsidR="004F79EB" w:rsidRPr="005A07B6" w:rsidDel="00680D64">
          <w:rPr>
            <w:vertAlign w:val="superscript"/>
          </w:rPr>
          <w:delText xml:space="preserve">[2]  </w:delText>
        </w:r>
        <w:r w:rsidR="004F79EB" w:rsidRPr="00082A37" w:rsidDel="00680D64">
          <w:rPr>
            <w:vertAlign w:val="superscript"/>
          </w:rPr>
          <w:fldChar w:fldCharType="end"/>
        </w:r>
        <w:r w:rsidR="004F79EB" w:rsidRPr="00082A37" w:rsidDel="00680D64">
          <w:rPr>
            <w:vertAlign w:val="superscript"/>
          </w:rPr>
          <w:fldChar w:fldCharType="begin"/>
        </w:r>
        <w:r w:rsidR="004F79EB" w:rsidRPr="005A07B6" w:rsidDel="00680D64">
          <w:rPr>
            <w:vertAlign w:val="superscript"/>
          </w:rPr>
          <w:delInstrText xml:space="preserve"> REF _Ref69975041 \r \h </w:delInstrText>
        </w:r>
        <w:r w:rsidR="004F79EB" w:rsidDel="00680D64">
          <w:rPr>
            <w:vertAlign w:val="superscript"/>
          </w:rPr>
          <w:delInstrText xml:space="preserve"> \* MERGEFORMAT </w:delInstrText>
        </w:r>
        <w:r w:rsidR="004F79EB" w:rsidRPr="00082A37" w:rsidDel="00680D64">
          <w:rPr>
            <w:vertAlign w:val="superscript"/>
          </w:rPr>
        </w:r>
        <w:r w:rsidR="004F79EB" w:rsidRPr="00082A37" w:rsidDel="00680D64">
          <w:rPr>
            <w:vertAlign w:val="superscript"/>
          </w:rPr>
          <w:fldChar w:fldCharType="separate"/>
        </w:r>
        <w:r w:rsidR="004F79EB" w:rsidRPr="005A07B6" w:rsidDel="00680D64">
          <w:rPr>
            <w:vertAlign w:val="superscript"/>
          </w:rPr>
          <w:delText xml:space="preserve">[35]  </w:delText>
        </w:r>
        <w:r w:rsidR="004F79EB" w:rsidRPr="00082A37" w:rsidDel="00680D64">
          <w:rPr>
            <w:vertAlign w:val="superscript"/>
          </w:rPr>
          <w:fldChar w:fldCharType="end"/>
        </w:r>
      </w:del>
      <w:r w:rsidR="009875CE">
        <w:rPr>
          <w:rFonts w:hint="eastAsia"/>
        </w:rPr>
        <w:t>，</w:t>
      </w:r>
      <w:r w:rsidR="0062088C">
        <w:rPr>
          <w:rFonts w:hint="eastAsia"/>
        </w:rPr>
        <w:t>但由于</w:t>
      </w:r>
      <w:ins w:id="16" w:author="yang huiwen" w:date="2021-05-10T07:27:00Z">
        <w:r w:rsidR="00833FA4">
          <w:rPr>
            <w:rFonts w:hint="eastAsia"/>
          </w:rPr>
          <w:t>缺乏可信的执行环境，难以获得</w:t>
        </w:r>
        <w:r w:rsidR="00CF6947">
          <w:rPr>
            <w:rFonts w:hint="eastAsia"/>
          </w:rPr>
          <w:t>参与者的信任，因此</w:t>
        </w:r>
      </w:ins>
      <w:commentRangeStart w:id="17"/>
      <w:del w:id="18" w:author="yang huiwen" w:date="2021-05-10T07:27:00Z">
        <w:r w:rsidR="000F10F7" w:rsidDel="00CF6947">
          <w:rPr>
            <w:rFonts w:hint="eastAsia"/>
          </w:rPr>
          <w:delText>当时计算条件的限制和缺少应用场景，</w:delText>
        </w:r>
      </w:del>
      <w:r w:rsidR="000F10F7">
        <w:rPr>
          <w:rFonts w:hint="eastAsia"/>
        </w:rPr>
        <w:t>很长一段时间没有得到</w:t>
      </w:r>
      <w:r w:rsidR="009875CE">
        <w:rPr>
          <w:rFonts w:hint="eastAsia"/>
        </w:rPr>
        <w:t>关注</w:t>
      </w:r>
      <w:commentRangeEnd w:id="17"/>
      <w:r w:rsidR="00DB6FCB">
        <w:rPr>
          <w:rStyle w:val="afffd"/>
        </w:rPr>
        <w:commentReference w:id="17"/>
      </w:r>
      <w:r w:rsidR="009875CE">
        <w:rPr>
          <w:rFonts w:hint="eastAsia"/>
        </w:rPr>
        <w:t>。</w:t>
      </w:r>
      <w:r w:rsidR="00BC4FD3">
        <w:rPr>
          <w:rFonts w:hint="eastAsia"/>
        </w:rPr>
        <w:t>区块链</w:t>
      </w:r>
      <w:commentRangeStart w:id="19"/>
      <w:r w:rsidR="00833CF9">
        <w:rPr>
          <w:rFonts w:hint="eastAsia"/>
        </w:rPr>
        <w:t>去中性化</w:t>
      </w:r>
      <w:commentRangeEnd w:id="19"/>
      <w:r w:rsidR="00DB6FCB">
        <w:rPr>
          <w:rStyle w:val="afffd"/>
        </w:rPr>
        <w:commentReference w:id="19"/>
      </w:r>
      <w:r w:rsidR="000C528D">
        <w:rPr>
          <w:rFonts w:hint="eastAsia"/>
        </w:rPr>
        <w:t>、可信任且不可篡改</w:t>
      </w:r>
      <w:r w:rsidR="00833CF9">
        <w:rPr>
          <w:rFonts w:hint="eastAsia"/>
        </w:rPr>
        <w:t>的</w:t>
      </w:r>
      <w:r w:rsidR="006F3047">
        <w:rPr>
          <w:rFonts w:hint="eastAsia"/>
        </w:rPr>
        <w:t>基础架构</w:t>
      </w:r>
      <w:r w:rsidR="00B54AAE">
        <w:rPr>
          <w:rFonts w:hint="eastAsia"/>
        </w:rPr>
        <w:t>，为</w:t>
      </w:r>
      <w:r w:rsidR="00285ABD">
        <w:rPr>
          <w:rFonts w:hint="eastAsia"/>
        </w:rPr>
        <w:t>智能合约提供了运行环境</w:t>
      </w:r>
      <w:r w:rsidR="009875CE">
        <w:rPr>
          <w:rFonts w:hint="eastAsia"/>
        </w:rPr>
        <w:t>，</w:t>
      </w:r>
      <w:del w:id="20" w:author="yang huiwen" w:date="2021-05-13T20:06:00Z">
        <w:r w:rsidR="009875CE" w:rsidDel="009A3349">
          <w:rPr>
            <w:rFonts w:hint="eastAsia"/>
          </w:rPr>
          <w:delText>也</w:delText>
        </w:r>
      </w:del>
      <w:r w:rsidR="009875CE">
        <w:rPr>
          <w:rFonts w:hint="eastAsia"/>
        </w:rPr>
        <w:t>使得</w:t>
      </w:r>
      <w:r w:rsidR="00186BA3">
        <w:rPr>
          <w:rFonts w:hint="eastAsia"/>
        </w:rPr>
        <w:t>智能合约技术</w:t>
      </w:r>
      <w:r w:rsidRPr="00AF4018">
        <w:rPr>
          <w:rFonts w:hint="eastAsia"/>
        </w:rPr>
        <w:t>随</w:t>
      </w:r>
      <w:r w:rsidRPr="00AF4018">
        <w:t>着区块链技术的</w:t>
      </w:r>
      <w:r w:rsidR="00186BA3">
        <w:rPr>
          <w:rFonts w:hint="eastAsia"/>
        </w:rPr>
        <w:t>发展</w:t>
      </w:r>
      <w:r w:rsidRPr="00AF4018">
        <w:t>受到</w:t>
      </w:r>
      <w:r w:rsidR="0068529B">
        <w:rPr>
          <w:rFonts w:hint="eastAsia"/>
        </w:rPr>
        <w:t>了</w:t>
      </w:r>
      <w:r w:rsidRPr="00AF4018">
        <w:t>广泛关注</w:t>
      </w:r>
      <w:r w:rsidRPr="00AF4018">
        <w:rPr>
          <w:vertAlign w:val="superscript"/>
        </w:rPr>
        <w:fldChar w:fldCharType="begin"/>
      </w:r>
      <w:r w:rsidRPr="00AF4018">
        <w:rPr>
          <w:vertAlign w:val="superscript"/>
        </w:rPr>
        <w:instrText xml:space="preserve"> REF _Ref58919609 \r \h  \* MERGEFORMAT </w:instrText>
      </w:r>
      <w:r w:rsidRPr="00AF4018">
        <w:rPr>
          <w:vertAlign w:val="superscript"/>
        </w:rPr>
      </w:r>
      <w:r w:rsidRPr="00AF4018">
        <w:rPr>
          <w:vertAlign w:val="superscript"/>
        </w:rPr>
        <w:fldChar w:fldCharType="separate"/>
      </w:r>
      <w:r w:rsidRPr="00AF4018">
        <w:rPr>
          <w:vertAlign w:val="superscript"/>
        </w:rPr>
        <w:t>[3]</w:t>
      </w:r>
      <w:r w:rsidRPr="00AF4018">
        <w:fldChar w:fldCharType="end"/>
      </w:r>
      <w:r w:rsidR="00787EA0">
        <w:rPr>
          <w:rFonts w:hint="eastAsia"/>
        </w:rPr>
        <w:t>，</w:t>
      </w:r>
      <w:r w:rsidR="00AD3DF8">
        <w:rPr>
          <w:rFonts w:hint="eastAsia"/>
        </w:rPr>
        <w:t>已成为以太坊等主要</w:t>
      </w:r>
      <w:r w:rsidR="00AF4018" w:rsidRPr="00AF4018">
        <w:t>区块链</w:t>
      </w:r>
      <w:r w:rsidR="00AD3DF8">
        <w:rPr>
          <w:rFonts w:hint="eastAsia"/>
        </w:rPr>
        <w:t>平台</w:t>
      </w:r>
      <w:r w:rsidR="00AF4018" w:rsidRPr="00AF4018">
        <w:t>的核心构成要素</w:t>
      </w:r>
      <w:r w:rsidR="00AD3DF8">
        <w:rPr>
          <w:rFonts w:hint="eastAsia"/>
        </w:rPr>
        <w:t>。智能合约</w:t>
      </w:r>
      <w:r w:rsidR="0026135D">
        <w:rPr>
          <w:rFonts w:hint="eastAsia"/>
        </w:rPr>
        <w:t>使</w:t>
      </w:r>
      <w:r w:rsidR="00AF4018" w:rsidRPr="00AF4018">
        <w:t>用算法和程序来编制合同条款</w:t>
      </w:r>
      <w:r w:rsidR="007F60D9">
        <w:rPr>
          <w:rFonts w:hint="eastAsia"/>
        </w:rPr>
        <w:t>，</w:t>
      </w:r>
      <w:r w:rsidR="00E80B2B" w:rsidRPr="00AF4018">
        <w:t>是一种</w:t>
      </w:r>
      <w:r w:rsidR="00AF4018" w:rsidRPr="00AF4018">
        <w:t>运行在区块链上且可按照规则自动执行的数字化协议</w:t>
      </w:r>
      <w:r w:rsidR="00AF4018" w:rsidRPr="00AF4018">
        <w:rPr>
          <w:vertAlign w:val="superscript"/>
        </w:rPr>
        <w:fldChar w:fldCharType="begin"/>
      </w:r>
      <w:r w:rsidR="00AF4018" w:rsidRPr="00AF4018">
        <w:rPr>
          <w:vertAlign w:val="superscript"/>
        </w:rPr>
        <w:instrText xml:space="preserve"> REF _Ref58919312 \r \h  \* MERGEFORMAT </w:instrText>
      </w:r>
      <w:r w:rsidR="00AF4018" w:rsidRPr="00AF4018">
        <w:rPr>
          <w:vertAlign w:val="superscript"/>
        </w:rPr>
      </w:r>
      <w:r w:rsidR="00AF4018" w:rsidRPr="00AF4018">
        <w:rPr>
          <w:vertAlign w:val="superscript"/>
        </w:rPr>
        <w:fldChar w:fldCharType="separate"/>
      </w:r>
      <w:r w:rsidR="00AF4018" w:rsidRPr="00AF4018">
        <w:rPr>
          <w:vertAlign w:val="superscript"/>
        </w:rPr>
        <w:t>[2]</w:t>
      </w:r>
      <w:r w:rsidR="00AF4018" w:rsidRPr="00AF4018">
        <w:fldChar w:fldCharType="end"/>
      </w:r>
      <w:r w:rsidR="00814D39">
        <w:rPr>
          <w:rFonts w:hint="eastAsia"/>
        </w:rPr>
        <w:t>，</w:t>
      </w:r>
      <w:r w:rsidR="00AC722F">
        <w:rPr>
          <w:rFonts w:hint="eastAsia"/>
        </w:rPr>
        <w:t>具有状态</w:t>
      </w:r>
      <w:r w:rsidR="008C6A09">
        <w:rPr>
          <w:rFonts w:hint="eastAsia"/>
        </w:rPr>
        <w:t>和</w:t>
      </w:r>
      <w:r w:rsidR="00AC722F">
        <w:rPr>
          <w:rFonts w:hint="eastAsia"/>
        </w:rPr>
        <w:t>条件响应</w:t>
      </w:r>
      <w:r w:rsidR="0047770C">
        <w:rPr>
          <w:rFonts w:hint="eastAsia"/>
        </w:rPr>
        <w:t>的属性</w:t>
      </w:r>
      <w:r w:rsidR="00AC722F">
        <w:rPr>
          <w:rFonts w:hint="eastAsia"/>
        </w:rPr>
        <w:t>，可封装</w:t>
      </w:r>
      <w:r w:rsidR="00B8594F">
        <w:rPr>
          <w:rFonts w:hint="eastAsia"/>
        </w:rPr>
        <w:t>、验证</w:t>
      </w:r>
      <w:r w:rsidR="008C6A09">
        <w:rPr>
          <w:rFonts w:hint="eastAsia"/>
        </w:rPr>
        <w:t>或</w:t>
      </w:r>
      <w:r w:rsidR="00B8594F">
        <w:rPr>
          <w:rFonts w:hint="eastAsia"/>
        </w:rPr>
        <w:t>执行分布式节点复杂行为，能够完成信息交换、价值转移和资产管理等功能</w:t>
      </w:r>
      <w:r w:rsidR="00456A30" w:rsidRPr="00AD3DF8">
        <w:rPr>
          <w:vertAlign w:val="superscript"/>
        </w:rPr>
        <w:fldChar w:fldCharType="begin"/>
      </w:r>
      <w:r w:rsidR="00456A30" w:rsidRPr="00AD3DF8">
        <w:rPr>
          <w:vertAlign w:val="superscript"/>
        </w:rPr>
        <w:instrText xml:space="preserve"> REF _Ref69975041 \r \h </w:instrText>
      </w:r>
      <w:r w:rsidR="00456A30">
        <w:rPr>
          <w:vertAlign w:val="superscript"/>
        </w:rPr>
        <w:instrText xml:space="preserve"> \* MERGEFORMAT </w:instrText>
      </w:r>
      <w:r w:rsidR="00456A30" w:rsidRPr="00AD3DF8">
        <w:rPr>
          <w:vertAlign w:val="superscript"/>
        </w:rPr>
      </w:r>
      <w:r w:rsidR="00456A30" w:rsidRPr="00AD3DF8">
        <w:rPr>
          <w:vertAlign w:val="superscript"/>
        </w:rPr>
        <w:fldChar w:fldCharType="separate"/>
      </w:r>
      <w:r w:rsidR="00456A30" w:rsidRPr="00AD3DF8">
        <w:rPr>
          <w:vertAlign w:val="superscript"/>
        </w:rPr>
        <w:t xml:space="preserve">[35]  </w:t>
      </w:r>
      <w:r w:rsidR="00456A30" w:rsidRPr="00AD3DF8">
        <w:rPr>
          <w:vertAlign w:val="superscript"/>
        </w:rPr>
        <w:fldChar w:fldCharType="end"/>
      </w:r>
      <w:r w:rsidR="00AF4018" w:rsidRPr="00AF4018">
        <w:rPr>
          <w:rFonts w:hint="eastAsia"/>
        </w:rPr>
        <w:t>。</w:t>
      </w:r>
      <w:r w:rsidR="00E47AC2">
        <w:rPr>
          <w:rFonts w:hint="eastAsia"/>
        </w:rPr>
        <w:t>在触发预先规定好的条件时</w:t>
      </w:r>
      <w:r w:rsidR="00A5648E">
        <w:rPr>
          <w:rFonts w:hint="eastAsia"/>
        </w:rPr>
        <w:t>智能合约会</w:t>
      </w:r>
      <w:r w:rsidR="00E47AC2">
        <w:rPr>
          <w:rFonts w:hint="eastAsia"/>
        </w:rPr>
        <w:t>自动执行，在执行过程中不需要依赖于任何第三方的信任，执行过程中</w:t>
      </w:r>
      <w:r>
        <w:rPr>
          <w:rFonts w:hint="eastAsia"/>
        </w:rPr>
        <w:t>事务</w:t>
      </w:r>
      <w:r w:rsidR="00E47AC2">
        <w:rPr>
          <w:rFonts w:hint="eastAsia"/>
        </w:rPr>
        <w:t>状态公开透明。</w:t>
      </w:r>
      <w:r w:rsidR="00AF4018" w:rsidRPr="00AF4018">
        <w:t>与比特币脚本相比，智能合约可以实现更复杂的应用，拓展了区块链的功能。</w:t>
      </w:r>
      <w:r w:rsidR="00E51D70">
        <w:rPr>
          <w:rFonts w:hint="eastAsia"/>
        </w:rPr>
        <w:t>例如可以用智能合约实现一个</w:t>
      </w:r>
      <w:r w:rsidR="003B768B">
        <w:rPr>
          <w:rFonts w:hint="eastAsia"/>
        </w:rPr>
        <w:t>猜数游戏，参与者可以投入资金</w:t>
      </w:r>
      <w:r w:rsidR="00C24A4A">
        <w:rPr>
          <w:rFonts w:hint="eastAsia"/>
        </w:rPr>
        <w:t>并进行猜数，如果猜测的数字</w:t>
      </w:r>
      <w:r w:rsidR="00015DA4">
        <w:rPr>
          <w:rFonts w:hint="eastAsia"/>
        </w:rPr>
        <w:t>符合合约定义的数字，则合约会自动向胜利者的账户发放奖励</w:t>
      </w:r>
      <w:r w:rsidR="00E06AB4">
        <w:rPr>
          <w:rFonts w:hint="eastAsia"/>
        </w:rPr>
        <w:t>。</w:t>
      </w:r>
      <w:r w:rsidR="00AF4018" w:rsidRPr="00AF4018">
        <w:rPr>
          <w:rFonts w:hint="eastAsia"/>
        </w:rPr>
        <w:t>目</w:t>
      </w:r>
      <w:r w:rsidR="00AF4018" w:rsidRPr="00AF4018">
        <w:t>前，智能合约</w:t>
      </w:r>
      <w:r w:rsidR="00A5648E">
        <w:rPr>
          <w:rFonts w:hint="eastAsia"/>
        </w:rPr>
        <w:t>已被广泛应用于</w:t>
      </w:r>
      <w:r w:rsidR="00AF4018" w:rsidRPr="00AF4018">
        <w:t>资产管理、合同管理等方面，如</w:t>
      </w:r>
      <w:proofErr w:type="gramStart"/>
      <w:r w:rsidR="00AF4018" w:rsidRPr="00AF4018">
        <w:t>股权众筹</w:t>
      </w:r>
      <w:proofErr w:type="gramEnd"/>
      <w:r w:rsidR="00AF4018" w:rsidRPr="00AF4018">
        <w:rPr>
          <w:vertAlign w:val="superscript"/>
        </w:rPr>
        <w:fldChar w:fldCharType="begin"/>
      </w:r>
      <w:r w:rsidR="00AF4018" w:rsidRPr="00AF4018">
        <w:rPr>
          <w:vertAlign w:val="superscript"/>
        </w:rPr>
        <w:instrText xml:space="preserve"> REF _Ref58919310 \r \h  \* MERGEFORMAT </w:instrText>
      </w:r>
      <w:r w:rsidR="00AF4018" w:rsidRPr="00AF4018">
        <w:rPr>
          <w:vertAlign w:val="superscript"/>
        </w:rPr>
      </w:r>
      <w:r w:rsidR="00AF4018" w:rsidRPr="00AF4018">
        <w:rPr>
          <w:vertAlign w:val="superscript"/>
        </w:rPr>
        <w:fldChar w:fldCharType="separate"/>
      </w:r>
      <w:r w:rsidR="00AF4018" w:rsidRPr="00AF4018">
        <w:rPr>
          <w:vertAlign w:val="superscript"/>
        </w:rPr>
        <w:t>[1]</w:t>
      </w:r>
      <w:r w:rsidR="00AF4018" w:rsidRPr="00AF4018">
        <w:fldChar w:fldCharType="end"/>
      </w:r>
      <w:r w:rsidR="00AF4018" w:rsidRPr="00AF4018">
        <w:t>、金融交易</w:t>
      </w:r>
      <w:r w:rsidR="00FA2A4E" w:rsidRPr="00AD3DF8">
        <w:rPr>
          <w:vertAlign w:val="superscript"/>
        </w:rPr>
        <w:fldChar w:fldCharType="begin"/>
      </w:r>
      <w:r w:rsidR="00FA2A4E" w:rsidRPr="00AD3DF8">
        <w:rPr>
          <w:vertAlign w:val="superscript"/>
        </w:rPr>
        <w:instrText xml:space="preserve"> REF _Ref69975041 \r \h </w:instrText>
      </w:r>
      <w:r w:rsidR="00FA2A4E">
        <w:rPr>
          <w:vertAlign w:val="superscript"/>
        </w:rPr>
        <w:instrText xml:space="preserve"> \* MERGEFORMAT </w:instrText>
      </w:r>
      <w:r w:rsidR="00FA2A4E" w:rsidRPr="00AD3DF8">
        <w:rPr>
          <w:vertAlign w:val="superscript"/>
        </w:rPr>
      </w:r>
      <w:r w:rsidR="00FA2A4E" w:rsidRPr="00AD3DF8">
        <w:rPr>
          <w:vertAlign w:val="superscript"/>
        </w:rPr>
        <w:fldChar w:fldCharType="separate"/>
      </w:r>
      <w:r w:rsidR="00FA2A4E" w:rsidRPr="00AD3DF8">
        <w:rPr>
          <w:vertAlign w:val="superscript"/>
        </w:rPr>
        <w:t xml:space="preserve">[35]  </w:t>
      </w:r>
      <w:r w:rsidR="00FA2A4E" w:rsidRPr="00AD3DF8">
        <w:rPr>
          <w:vertAlign w:val="superscript"/>
        </w:rPr>
        <w:fldChar w:fldCharType="end"/>
      </w:r>
      <w:r w:rsidR="00AF4018" w:rsidRPr="00AF4018">
        <w:t>和保险</w:t>
      </w:r>
      <w:r w:rsidR="00AF4018" w:rsidRPr="00AF4018">
        <w:rPr>
          <w:vertAlign w:val="superscript"/>
        </w:rPr>
        <w:fldChar w:fldCharType="begin"/>
      </w:r>
      <w:r w:rsidR="00AF4018" w:rsidRPr="00AF4018">
        <w:rPr>
          <w:vertAlign w:val="superscript"/>
        </w:rPr>
        <w:instrText xml:space="preserve"> REF _Ref58919609 \r \h  \* MERGEFORMAT </w:instrText>
      </w:r>
      <w:r w:rsidR="00AF4018" w:rsidRPr="00AF4018">
        <w:rPr>
          <w:vertAlign w:val="superscript"/>
        </w:rPr>
      </w:r>
      <w:r w:rsidR="00AF4018" w:rsidRPr="00AF4018">
        <w:rPr>
          <w:vertAlign w:val="superscript"/>
        </w:rPr>
        <w:fldChar w:fldCharType="separate"/>
      </w:r>
      <w:r w:rsidR="00AF4018" w:rsidRPr="00AF4018">
        <w:rPr>
          <w:vertAlign w:val="superscript"/>
        </w:rPr>
        <w:t>[3]</w:t>
      </w:r>
      <w:r w:rsidR="00AF4018" w:rsidRPr="00AF4018">
        <w:fldChar w:fldCharType="end"/>
      </w:r>
      <w:r w:rsidR="00AF4018" w:rsidRPr="00AF4018">
        <w:t>等。</w:t>
      </w:r>
    </w:p>
    <w:p w14:paraId="2B0421AC" w14:textId="4C1197B0" w:rsidR="00AF4018" w:rsidRPr="00AF4018" w:rsidRDefault="00AF4018" w:rsidP="00AF4018">
      <w:pPr>
        <w:pStyle w:val="a3"/>
        <w:ind w:firstLine="372"/>
      </w:pPr>
      <w:r w:rsidRPr="00AF4018">
        <w:t>智能合约在拓展区块链功能的同时，</w:t>
      </w:r>
      <w:r w:rsidR="00616459">
        <w:rPr>
          <w:rFonts w:hint="eastAsia"/>
        </w:rPr>
        <w:t>其隐藏的缺陷</w:t>
      </w:r>
      <w:r w:rsidRPr="00AF4018">
        <w:rPr>
          <w:rFonts w:hint="eastAsia"/>
        </w:rPr>
        <w:t>也</w:t>
      </w:r>
      <w:r w:rsidRPr="00AF4018">
        <w:t>带来了潜在的安全风险</w:t>
      </w:r>
      <w:r w:rsidR="00B65C2C">
        <w:rPr>
          <w:rFonts w:hint="eastAsia"/>
        </w:rPr>
        <w:t>。</w:t>
      </w:r>
      <w:proofErr w:type="spellStart"/>
      <w:r w:rsidR="008D5FD3">
        <w:rPr>
          <w:rFonts w:hint="eastAsia"/>
        </w:rPr>
        <w:t>Luu</w:t>
      </w:r>
      <w:proofErr w:type="spellEnd"/>
      <w:r w:rsidR="008D5FD3" w:rsidRPr="004F2FCE">
        <w:rPr>
          <w:vertAlign w:val="superscript"/>
        </w:rPr>
        <w:fldChar w:fldCharType="begin"/>
      </w:r>
      <w:r w:rsidR="008D5FD3" w:rsidRPr="004F2FCE">
        <w:rPr>
          <w:vertAlign w:val="superscript"/>
        </w:rPr>
        <w:instrText xml:space="preserve"> </w:instrText>
      </w:r>
      <w:r w:rsidR="008D5FD3" w:rsidRPr="004F2FCE">
        <w:rPr>
          <w:rFonts w:hint="eastAsia"/>
          <w:vertAlign w:val="superscript"/>
        </w:rPr>
        <w:instrText>REF _Ref58920165 \r \h</w:instrText>
      </w:r>
      <w:r w:rsidR="008D5FD3" w:rsidRPr="004F2FCE">
        <w:rPr>
          <w:vertAlign w:val="superscript"/>
        </w:rPr>
        <w:instrText xml:space="preserve"> </w:instrText>
      </w:r>
      <w:r w:rsidR="008D5FD3">
        <w:rPr>
          <w:vertAlign w:val="superscript"/>
        </w:rPr>
        <w:instrText xml:space="preserve"> \* MERGEFORMAT </w:instrText>
      </w:r>
      <w:r w:rsidR="008D5FD3" w:rsidRPr="004F2FCE">
        <w:rPr>
          <w:vertAlign w:val="superscript"/>
        </w:rPr>
      </w:r>
      <w:r w:rsidR="008D5FD3" w:rsidRPr="004F2FCE">
        <w:rPr>
          <w:vertAlign w:val="superscript"/>
        </w:rPr>
        <w:fldChar w:fldCharType="separate"/>
      </w:r>
      <w:r w:rsidR="008D5FD3" w:rsidRPr="004F2FCE">
        <w:rPr>
          <w:vertAlign w:val="superscript"/>
        </w:rPr>
        <w:t xml:space="preserve">[7]  </w:t>
      </w:r>
      <w:r w:rsidR="008D5FD3" w:rsidRPr="004F2FCE">
        <w:rPr>
          <w:vertAlign w:val="superscript"/>
        </w:rPr>
        <w:fldChar w:fldCharType="end"/>
      </w:r>
      <w:r w:rsidR="008D5FD3">
        <w:rPr>
          <w:rFonts w:hint="eastAsia"/>
        </w:rPr>
        <w:t>等人根据</w:t>
      </w:r>
      <w:proofErr w:type="spellStart"/>
      <w:r w:rsidR="008D5FD3">
        <w:rPr>
          <w:rFonts w:hint="eastAsia"/>
        </w:rPr>
        <w:t>Oyente</w:t>
      </w:r>
      <w:proofErr w:type="spellEnd"/>
      <w:r w:rsidR="008D5FD3">
        <w:rPr>
          <w:rFonts w:hint="eastAsia"/>
        </w:rPr>
        <w:t>工具对</w:t>
      </w:r>
      <w:r w:rsidR="008D5FD3">
        <w:rPr>
          <w:rFonts w:hint="eastAsia"/>
        </w:rPr>
        <w:t>1</w:t>
      </w:r>
      <w:r w:rsidR="008D5FD3">
        <w:t>9366</w:t>
      </w:r>
      <w:r w:rsidR="008D5FD3">
        <w:rPr>
          <w:rFonts w:hint="eastAsia"/>
        </w:rPr>
        <w:t>个以太坊智能合约进行检测，发现</w:t>
      </w:r>
      <w:r w:rsidR="008D5FD3">
        <w:rPr>
          <w:rFonts w:hint="eastAsia"/>
        </w:rPr>
        <w:t>8</w:t>
      </w:r>
      <w:r w:rsidR="008D5FD3">
        <w:t>833</w:t>
      </w:r>
      <w:r w:rsidR="008D5FD3">
        <w:rPr>
          <w:rFonts w:hint="eastAsia"/>
        </w:rPr>
        <w:t>个合约至少存在一种安全漏洞</w:t>
      </w:r>
      <w:r w:rsidR="004522B3">
        <w:rPr>
          <w:rFonts w:hint="eastAsia"/>
        </w:rPr>
        <w:t>，</w:t>
      </w:r>
      <w:r w:rsidR="00896F5D">
        <w:rPr>
          <w:rFonts w:hint="eastAsia"/>
        </w:rPr>
        <w:t>表</w:t>
      </w:r>
      <w:r w:rsidR="000A3641">
        <w:rPr>
          <w:rFonts w:hint="eastAsia"/>
        </w:rPr>
        <w:t>明智能合约中广泛存在</w:t>
      </w:r>
      <w:r w:rsidR="00BE5762">
        <w:rPr>
          <w:rFonts w:hint="eastAsia"/>
        </w:rPr>
        <w:t>缺陷</w:t>
      </w:r>
      <w:r w:rsidR="000323A3">
        <w:rPr>
          <w:rFonts w:hint="eastAsia"/>
        </w:rPr>
        <w:t>。智能合约中</w:t>
      </w:r>
      <w:r w:rsidRPr="00AF4018">
        <w:t>的缺陷可能会对财产造成巨大损失，如：</w:t>
      </w:r>
      <w:r w:rsidRPr="00AF4018">
        <w:t>2017</w:t>
      </w:r>
      <w:r w:rsidRPr="00AF4018">
        <w:t>年</w:t>
      </w:r>
      <w:r w:rsidRPr="00AF4018">
        <w:t>11</w:t>
      </w:r>
      <w:r w:rsidRPr="00AF4018">
        <w:t>月，</w:t>
      </w:r>
      <w:r w:rsidRPr="00AF4018">
        <w:t>Parity</w:t>
      </w:r>
      <w:r w:rsidRPr="00AF4018">
        <w:t>钱包遭到攻击，导致</w:t>
      </w:r>
      <w:r w:rsidRPr="00AF4018">
        <w:t>3000</w:t>
      </w:r>
      <w:r w:rsidRPr="00AF4018">
        <w:t>万美元的资金被盗用</w:t>
      </w:r>
      <w:r w:rsidRPr="00AF4018">
        <w:rPr>
          <w:vertAlign w:val="superscript"/>
        </w:rPr>
        <w:fldChar w:fldCharType="begin"/>
      </w:r>
      <w:r w:rsidRPr="00AF4018">
        <w:rPr>
          <w:vertAlign w:val="superscript"/>
        </w:rPr>
        <w:instrText xml:space="preserve"> REF _Ref59094555 \r \h  \* MERGEFORMAT </w:instrText>
      </w:r>
      <w:r w:rsidRPr="00AF4018">
        <w:rPr>
          <w:vertAlign w:val="superscript"/>
        </w:rPr>
      </w:r>
      <w:r w:rsidRPr="00AF4018">
        <w:rPr>
          <w:vertAlign w:val="superscript"/>
        </w:rPr>
        <w:fldChar w:fldCharType="separate"/>
      </w:r>
      <w:r w:rsidRPr="00AF4018">
        <w:rPr>
          <w:vertAlign w:val="superscript"/>
        </w:rPr>
        <w:t>[4]</w:t>
      </w:r>
      <w:r w:rsidRPr="00AF4018">
        <w:fldChar w:fldCharType="end"/>
      </w:r>
      <w:r w:rsidRPr="00AF4018">
        <w:t>；</w:t>
      </w:r>
      <w:r w:rsidRPr="00AF4018">
        <w:t>2016</w:t>
      </w:r>
      <w:r w:rsidRPr="00AF4018">
        <w:t>年</w:t>
      </w:r>
      <w:r w:rsidRPr="00AF4018">
        <w:t>6</w:t>
      </w:r>
      <w:r w:rsidRPr="00AF4018">
        <w:t>月，大型</w:t>
      </w:r>
      <w:proofErr w:type="gramStart"/>
      <w:r w:rsidRPr="00AF4018">
        <w:t>众筹项目</w:t>
      </w:r>
      <w:proofErr w:type="spellStart"/>
      <w:proofErr w:type="gramEnd"/>
      <w:r w:rsidRPr="00AF4018">
        <w:t>TheDAO</w:t>
      </w:r>
      <w:proofErr w:type="spellEnd"/>
      <w:r w:rsidRPr="00AF4018">
        <w:t>的</w:t>
      </w:r>
      <w:r w:rsidRPr="00AF4018">
        <w:t>300</w:t>
      </w:r>
      <w:r w:rsidRPr="00AF4018">
        <w:t>多万以太币被非法转移</w:t>
      </w:r>
      <w:r w:rsidRPr="00AF4018">
        <w:rPr>
          <w:vertAlign w:val="superscript"/>
        </w:rPr>
        <w:fldChar w:fldCharType="begin"/>
      </w:r>
      <w:r w:rsidRPr="00AF4018">
        <w:rPr>
          <w:vertAlign w:val="superscript"/>
        </w:rPr>
        <w:instrText xml:space="preserve"> REF _Ref58919716 \r \h  \* MERGEFORMAT </w:instrText>
      </w:r>
      <w:r w:rsidRPr="00AF4018">
        <w:rPr>
          <w:vertAlign w:val="superscript"/>
        </w:rPr>
      </w:r>
      <w:r w:rsidRPr="00AF4018">
        <w:rPr>
          <w:vertAlign w:val="superscript"/>
        </w:rPr>
        <w:fldChar w:fldCharType="separate"/>
      </w:r>
      <w:r w:rsidRPr="00AF4018">
        <w:rPr>
          <w:vertAlign w:val="superscript"/>
        </w:rPr>
        <w:t>[9]</w:t>
      </w:r>
      <w:r w:rsidRPr="00AF4018">
        <w:fldChar w:fldCharType="end"/>
      </w:r>
      <w:r w:rsidRPr="00AF4018">
        <w:t>等。与传统软件不同，</w:t>
      </w:r>
      <w:r w:rsidRPr="00AF4018">
        <w:rPr>
          <w:rFonts w:hint="eastAsia"/>
        </w:rPr>
        <w:t>对</w:t>
      </w:r>
      <w:r w:rsidRPr="00AF4018">
        <w:t>部署后</w:t>
      </w:r>
      <w:r w:rsidRPr="00AF4018">
        <w:rPr>
          <w:rFonts w:hint="eastAsia"/>
        </w:rPr>
        <w:t>的</w:t>
      </w:r>
      <w:r w:rsidRPr="00AF4018">
        <w:t>智能合约进行补丁修复十分困难</w:t>
      </w:r>
      <w:r w:rsidRPr="00AF4018">
        <w:rPr>
          <w:vertAlign w:val="superscript"/>
        </w:rPr>
        <w:fldChar w:fldCharType="begin"/>
      </w:r>
      <w:r w:rsidRPr="00AF4018">
        <w:rPr>
          <w:vertAlign w:val="superscript"/>
        </w:rPr>
        <w:instrText xml:space="preserve"> REF _Ref58919913 \r \h  \* MERGEFORMAT </w:instrText>
      </w:r>
      <w:r w:rsidRPr="00AF4018">
        <w:rPr>
          <w:vertAlign w:val="superscript"/>
        </w:rPr>
      </w:r>
      <w:r w:rsidRPr="00AF4018">
        <w:rPr>
          <w:vertAlign w:val="superscript"/>
        </w:rPr>
        <w:fldChar w:fldCharType="separate"/>
      </w:r>
      <w:r w:rsidRPr="00AF4018">
        <w:rPr>
          <w:vertAlign w:val="superscript"/>
        </w:rPr>
        <w:t>[5]</w:t>
      </w:r>
      <w:r w:rsidRPr="00AF4018">
        <w:fldChar w:fldCharType="end"/>
      </w:r>
      <w:r w:rsidRPr="00AF4018">
        <w:rPr>
          <w:vertAlign w:val="superscript"/>
        </w:rPr>
        <w:fldChar w:fldCharType="begin"/>
      </w:r>
      <w:r w:rsidRPr="00AF4018">
        <w:rPr>
          <w:vertAlign w:val="superscript"/>
        </w:rPr>
        <w:instrText xml:space="preserve"> REF _Ref58919916 \r \h  \* MERGEFORMAT </w:instrText>
      </w:r>
      <w:r w:rsidRPr="00AF4018">
        <w:rPr>
          <w:vertAlign w:val="superscript"/>
        </w:rPr>
      </w:r>
      <w:r w:rsidRPr="00AF4018">
        <w:rPr>
          <w:vertAlign w:val="superscript"/>
        </w:rPr>
        <w:fldChar w:fldCharType="separate"/>
      </w:r>
      <w:r w:rsidRPr="00AF4018">
        <w:rPr>
          <w:vertAlign w:val="superscript"/>
        </w:rPr>
        <w:t>[12]</w:t>
      </w:r>
      <w:r w:rsidRPr="00AF4018">
        <w:fldChar w:fldCharType="end"/>
      </w:r>
      <w:r w:rsidR="00BB19FA">
        <w:rPr>
          <w:rFonts w:hint="eastAsia"/>
        </w:rPr>
        <w:t>。</w:t>
      </w:r>
      <w:r w:rsidR="00262EA6">
        <w:rPr>
          <w:rFonts w:hint="eastAsia"/>
        </w:rPr>
        <w:t>因此</w:t>
      </w:r>
      <w:r w:rsidR="00BE5762">
        <w:rPr>
          <w:rFonts w:hint="eastAsia"/>
        </w:rPr>
        <w:t>，</w:t>
      </w:r>
      <w:r w:rsidRPr="00AF4018">
        <w:t>智能合约的质量保证技术受到了工业界和学术界的广泛关注。</w:t>
      </w:r>
    </w:p>
    <w:p w14:paraId="588C8CD7" w14:textId="6DFD4FD8" w:rsidR="00AF4018" w:rsidRPr="00AF4018" w:rsidRDefault="00AF4018" w:rsidP="00AF4018">
      <w:pPr>
        <w:pStyle w:val="a3"/>
        <w:ind w:firstLine="372"/>
      </w:pPr>
      <w:r w:rsidRPr="00AF4018">
        <w:t>目前针对智能合约的缺陷检测技术已有一些相关研究，如</w:t>
      </w:r>
      <w:proofErr w:type="spellStart"/>
      <w:r w:rsidRPr="00AF4018">
        <w:t>ContractGuard</w:t>
      </w:r>
      <w:proofErr w:type="spellEnd"/>
      <w:r w:rsidRPr="00AF4018">
        <w:rPr>
          <w:vertAlign w:val="superscript"/>
        </w:rPr>
        <w:footnoteReference w:id="3"/>
      </w:r>
      <w:r w:rsidRPr="00AF4018">
        <w:t>使用模糊测试和符号执行对智能合约进行检测，可以检测出</w:t>
      </w:r>
      <w:r w:rsidRPr="00AF4018">
        <w:t>11</w:t>
      </w:r>
      <w:r w:rsidRPr="00AF4018">
        <w:t>种严重缺陷以及</w:t>
      </w:r>
      <w:r w:rsidRPr="00AF4018">
        <w:t>14</w:t>
      </w:r>
      <w:r w:rsidRPr="00AF4018">
        <w:t>种警告；区块链智能合约安全检测平台</w:t>
      </w:r>
      <w:r w:rsidRPr="00AF4018">
        <w:rPr>
          <w:vertAlign w:val="superscript"/>
        </w:rPr>
        <w:footnoteReference w:id="4"/>
      </w:r>
      <w:r w:rsidR="00575646">
        <w:rPr>
          <w:rFonts w:hint="eastAsia"/>
        </w:rPr>
        <w:t>（</w:t>
      </w:r>
      <w:r w:rsidR="00E66BFF">
        <w:t xml:space="preserve">Blockchain Smart </w:t>
      </w:r>
      <w:r w:rsidR="00E66BFF">
        <w:lastRenderedPageBreak/>
        <w:t xml:space="preserve">Contract Security Checking System, </w:t>
      </w:r>
      <w:r w:rsidR="00E66BFF">
        <w:rPr>
          <w:rFonts w:hint="eastAsia"/>
        </w:rPr>
        <w:t>以下简称</w:t>
      </w:r>
      <w:r w:rsidR="00E66BFF">
        <w:t>BSCSCS</w:t>
      </w:r>
      <w:r w:rsidR="00575646">
        <w:rPr>
          <w:rFonts w:hint="eastAsia"/>
        </w:rPr>
        <w:t>）</w:t>
      </w:r>
      <w:r w:rsidRPr="00AF4018">
        <w:t>可以检测出分属</w:t>
      </w:r>
      <w:r w:rsidRPr="00AF4018">
        <w:t>9</w:t>
      </w:r>
      <w:r w:rsidRPr="00AF4018">
        <w:t>个类型的</w:t>
      </w:r>
      <w:r w:rsidRPr="00AF4018">
        <w:t>21</w:t>
      </w:r>
      <w:r w:rsidRPr="00AF4018">
        <w:t>种漏洞，</w:t>
      </w:r>
      <w:r w:rsidR="00D839A5">
        <w:rPr>
          <w:rFonts w:hint="eastAsia"/>
        </w:rPr>
        <w:t>BSCSCS</w:t>
      </w:r>
      <w:r w:rsidR="00D839A5">
        <w:rPr>
          <w:rFonts w:hint="eastAsia"/>
        </w:rPr>
        <w:t>于</w:t>
      </w:r>
      <w:r w:rsidR="00D839A5">
        <w:rPr>
          <w:rFonts w:hint="eastAsia"/>
        </w:rPr>
        <w:t>2</w:t>
      </w:r>
      <w:r w:rsidR="00D839A5">
        <w:t>018</w:t>
      </w:r>
      <w:r w:rsidR="00D839A5">
        <w:rPr>
          <w:rFonts w:hint="eastAsia"/>
        </w:rPr>
        <w:t>年</w:t>
      </w:r>
      <w:commentRangeStart w:id="21"/>
      <w:r w:rsidRPr="00AF4018">
        <w:t>发布了</w:t>
      </w:r>
      <w:commentRangeEnd w:id="21"/>
      <w:r w:rsidR="002E5752">
        <w:rPr>
          <w:rStyle w:val="afffd"/>
        </w:rPr>
        <w:commentReference w:id="21"/>
      </w:r>
      <w:r w:rsidRPr="00AF4018">
        <w:rPr>
          <w:rFonts w:hint="eastAsia"/>
        </w:rPr>
        <w:t>《</w:t>
      </w:r>
      <w:r w:rsidRPr="00AF4018">
        <w:t>区块链智能合约安全审计白皮书</w:t>
      </w:r>
      <w:r w:rsidRPr="00AF4018">
        <w:rPr>
          <w:rFonts w:hint="eastAsia"/>
        </w:rPr>
        <w:t>》</w:t>
      </w:r>
      <w:r w:rsidRPr="00AF4018">
        <w:t>，对相关漏洞的特征进行了描述</w:t>
      </w:r>
      <w:ins w:id="22" w:author="yang huiwen" w:date="2021-05-10T07:28:00Z">
        <w:r w:rsidR="003E4F5C">
          <w:rPr>
            <w:rFonts w:hint="eastAsia"/>
          </w:rPr>
          <w:t>；</w:t>
        </w:r>
      </w:ins>
      <w:del w:id="23" w:author="yang huiwen" w:date="2021-05-10T07:28:00Z">
        <w:r w:rsidR="00D642F3" w:rsidDel="003E4F5C">
          <w:rPr>
            <w:rFonts w:hint="eastAsia"/>
          </w:rPr>
          <w:delText>，</w:delText>
        </w:r>
      </w:del>
      <w:proofErr w:type="spellStart"/>
      <w:r w:rsidR="00D642F3">
        <w:rPr>
          <w:rFonts w:hint="eastAsia"/>
        </w:rPr>
        <w:t>sFuzz</w:t>
      </w:r>
      <w:proofErr w:type="spellEnd"/>
      <w:r w:rsidR="00236F4E" w:rsidRPr="002E5752">
        <w:rPr>
          <w:vertAlign w:val="superscript"/>
        </w:rPr>
        <w:fldChar w:fldCharType="begin"/>
      </w:r>
      <w:r w:rsidR="00236F4E" w:rsidRPr="002E5752">
        <w:rPr>
          <w:vertAlign w:val="superscript"/>
        </w:rPr>
        <w:instrText xml:space="preserve"> REF _Ref58919913 \r \h </w:instrText>
      </w:r>
      <w:r w:rsidR="00236F4E">
        <w:rPr>
          <w:vertAlign w:val="superscript"/>
        </w:rPr>
        <w:instrText xml:space="preserve"> \* MERGEFORMAT </w:instrText>
      </w:r>
      <w:r w:rsidR="00236F4E" w:rsidRPr="002E5752">
        <w:rPr>
          <w:vertAlign w:val="superscript"/>
        </w:rPr>
      </w:r>
      <w:r w:rsidR="00236F4E" w:rsidRPr="002E5752">
        <w:rPr>
          <w:vertAlign w:val="superscript"/>
        </w:rPr>
        <w:fldChar w:fldCharType="separate"/>
      </w:r>
      <w:r w:rsidR="00236F4E" w:rsidRPr="002E5752">
        <w:rPr>
          <w:vertAlign w:val="superscript"/>
        </w:rPr>
        <w:t xml:space="preserve">[5]  </w:t>
      </w:r>
      <w:r w:rsidR="00236F4E" w:rsidRPr="002E5752">
        <w:rPr>
          <w:vertAlign w:val="superscript"/>
        </w:rPr>
        <w:fldChar w:fldCharType="end"/>
      </w:r>
      <w:r w:rsidR="006C250D">
        <w:rPr>
          <w:rFonts w:hint="eastAsia"/>
        </w:rPr>
        <w:t>利用模糊测试</w:t>
      </w:r>
      <w:r w:rsidR="00550FBC">
        <w:rPr>
          <w:rFonts w:hint="eastAsia"/>
        </w:rPr>
        <w:t>方法</w:t>
      </w:r>
      <w:r w:rsidR="00743AEE">
        <w:rPr>
          <w:rFonts w:hint="eastAsia"/>
        </w:rPr>
        <w:t>，改进了</w:t>
      </w:r>
      <w:r w:rsidR="00743AEE">
        <w:rPr>
          <w:rFonts w:hint="eastAsia"/>
        </w:rPr>
        <w:t>AFL</w:t>
      </w:r>
      <w:r w:rsidR="00E24D55">
        <w:rPr>
          <w:rFonts w:hint="eastAsia"/>
        </w:rPr>
        <w:t>（</w:t>
      </w:r>
      <w:r w:rsidR="00E24D55">
        <w:rPr>
          <w:rFonts w:hint="eastAsia"/>
        </w:rPr>
        <w:t>American</w:t>
      </w:r>
      <w:r w:rsidR="00E24D55">
        <w:t xml:space="preserve"> </w:t>
      </w:r>
      <w:r w:rsidR="00E24D55">
        <w:rPr>
          <w:rFonts w:hint="eastAsia"/>
        </w:rPr>
        <w:t>Fuzzy</w:t>
      </w:r>
      <w:r w:rsidR="00E24D55">
        <w:t xml:space="preserve"> </w:t>
      </w:r>
      <w:r w:rsidR="00E24D55">
        <w:rPr>
          <w:rFonts w:hint="eastAsia"/>
        </w:rPr>
        <w:t>Lop</w:t>
      </w:r>
      <w:r w:rsidR="00E24D55">
        <w:rPr>
          <w:rFonts w:hint="eastAsia"/>
        </w:rPr>
        <w:t>）</w:t>
      </w:r>
      <w:r w:rsidR="00743AEE">
        <w:rPr>
          <w:rFonts w:hint="eastAsia"/>
        </w:rPr>
        <w:t>的种子选择策略</w:t>
      </w:r>
      <w:r w:rsidR="006C250D">
        <w:rPr>
          <w:rFonts w:hint="eastAsia"/>
        </w:rPr>
        <w:t>，</w:t>
      </w:r>
      <w:r w:rsidR="005E76E5">
        <w:rPr>
          <w:rFonts w:hint="eastAsia"/>
        </w:rPr>
        <w:t>从而</w:t>
      </w:r>
      <w:r w:rsidR="00DE608C">
        <w:rPr>
          <w:rFonts w:hint="eastAsia"/>
        </w:rPr>
        <w:t>覆盖更多的分支，</w:t>
      </w:r>
      <w:r w:rsidR="005E76E5">
        <w:rPr>
          <w:rFonts w:hint="eastAsia"/>
        </w:rPr>
        <w:t>能够检测出</w:t>
      </w:r>
      <w:r w:rsidR="005E76E5">
        <w:rPr>
          <w:rFonts w:hint="eastAsia"/>
        </w:rPr>
        <w:t>7</w:t>
      </w:r>
      <w:r w:rsidR="005E76E5">
        <w:rPr>
          <w:rFonts w:hint="eastAsia"/>
        </w:rPr>
        <w:t>种常见的漏洞</w:t>
      </w:r>
      <w:r w:rsidRPr="00AF4018">
        <w:rPr>
          <w:rFonts w:hint="eastAsia"/>
        </w:rPr>
        <w:t>。</w:t>
      </w:r>
    </w:p>
    <w:p w14:paraId="2303E747" w14:textId="77777777" w:rsidR="00AF4018" w:rsidRPr="00AF4018" w:rsidRDefault="00AF4018" w:rsidP="00AF4018">
      <w:pPr>
        <w:pStyle w:val="a3"/>
        <w:ind w:firstLine="372"/>
      </w:pPr>
      <w:r w:rsidRPr="00AF4018">
        <w:t>软件缺陷预测（</w:t>
      </w:r>
      <w:r w:rsidRPr="00AF4018">
        <w:t>Software Defect Prediction</w:t>
      </w:r>
      <w:r w:rsidRPr="00AF4018">
        <w:t>，</w:t>
      </w:r>
      <w:r w:rsidRPr="00AF4018">
        <w:t>SDP</w:t>
      </w:r>
      <w:r w:rsidRPr="00AF4018">
        <w:t>）是缺陷检测技术的有效补充，软件缺陷预测技术通过分析软件代码或开发过程，设计与缺陷相关的度量元，借助机器学习等方法，预测软件模块的缺陷倾向性或缺陷数量，根据预测结果优化缺陷检测资源的分配，评价系统的测试充分程度，以及作为软件是否可以交付的依据，是软件质量保障的有效手段</w:t>
      </w:r>
      <w:r w:rsidRPr="00AF4018">
        <w:rPr>
          <w:vertAlign w:val="superscript"/>
        </w:rPr>
        <w:fldChar w:fldCharType="begin"/>
      </w:r>
      <w:r w:rsidRPr="00AF4018">
        <w:rPr>
          <w:vertAlign w:val="superscript"/>
        </w:rPr>
        <w:instrText xml:space="preserve"> REF _Ref58920013 \r \h  \* MERGEFORMAT </w:instrText>
      </w:r>
      <w:r w:rsidRPr="00AF4018">
        <w:rPr>
          <w:vertAlign w:val="superscript"/>
        </w:rPr>
      </w:r>
      <w:r w:rsidRPr="00AF4018">
        <w:rPr>
          <w:vertAlign w:val="superscript"/>
        </w:rPr>
        <w:fldChar w:fldCharType="separate"/>
      </w:r>
      <w:r w:rsidRPr="00AF4018">
        <w:rPr>
          <w:vertAlign w:val="superscript"/>
        </w:rPr>
        <w:t>[15]</w:t>
      </w:r>
      <w:r w:rsidRPr="00AF4018">
        <w:fldChar w:fldCharType="end"/>
      </w:r>
      <w:r w:rsidRPr="00AF4018">
        <w:t>。</w:t>
      </w:r>
    </w:p>
    <w:p w14:paraId="67CC5A18" w14:textId="77777777" w:rsidR="00AF4018" w:rsidRPr="00AF4018" w:rsidRDefault="00AF4018" w:rsidP="00AF4018">
      <w:pPr>
        <w:pStyle w:val="a3"/>
        <w:ind w:firstLine="372"/>
      </w:pPr>
      <w:r w:rsidRPr="00AF4018">
        <w:t>目前，软件缺陷预测已在</w:t>
      </w:r>
      <w:proofErr w:type="gramStart"/>
      <w:r w:rsidRPr="00AF4018">
        <w:t>度量元</w:t>
      </w:r>
      <w:proofErr w:type="gramEnd"/>
      <w:r w:rsidRPr="00AF4018">
        <w:t>选择、缺陷数据集预处理等领域取得了较多成果，如陈翔等人</w:t>
      </w:r>
      <w:r w:rsidRPr="00AF4018">
        <w:rPr>
          <w:vertAlign w:val="superscript"/>
        </w:rPr>
        <w:fldChar w:fldCharType="begin"/>
      </w:r>
      <w:r w:rsidRPr="00AF4018">
        <w:rPr>
          <w:vertAlign w:val="superscript"/>
        </w:rPr>
        <w:instrText xml:space="preserve"> REF _Ref58920031 \r \h  \* MERGEFORMAT </w:instrText>
      </w:r>
      <w:r w:rsidRPr="00AF4018">
        <w:rPr>
          <w:vertAlign w:val="superscript"/>
        </w:rPr>
      </w:r>
      <w:r w:rsidRPr="00AF4018">
        <w:rPr>
          <w:vertAlign w:val="superscript"/>
        </w:rPr>
        <w:fldChar w:fldCharType="separate"/>
      </w:r>
      <w:r w:rsidRPr="00AF4018">
        <w:rPr>
          <w:vertAlign w:val="superscript"/>
        </w:rPr>
        <w:t>[25]</w:t>
      </w:r>
      <w:r w:rsidRPr="00AF4018">
        <w:fldChar w:fldCharType="end"/>
      </w:r>
      <w:r w:rsidRPr="00AF4018">
        <w:t>关注缺陷数量预测中非监督与监督学习方法的比较，</w:t>
      </w:r>
      <w:r w:rsidRPr="00AF4018">
        <w:t>Gong</w:t>
      </w:r>
      <w:r w:rsidRPr="00AF4018">
        <w:t>等人</w:t>
      </w:r>
      <w:r w:rsidRPr="00AF4018">
        <w:rPr>
          <w:vertAlign w:val="superscript"/>
        </w:rPr>
        <w:fldChar w:fldCharType="begin"/>
      </w:r>
      <w:r w:rsidRPr="00AF4018">
        <w:rPr>
          <w:vertAlign w:val="superscript"/>
        </w:rPr>
        <w:instrText xml:space="preserve"> REF _Ref58920060 \r \h  \* MERGEFORMAT </w:instrText>
      </w:r>
      <w:r w:rsidRPr="00AF4018">
        <w:rPr>
          <w:vertAlign w:val="superscript"/>
        </w:rPr>
      </w:r>
      <w:r w:rsidRPr="00AF4018">
        <w:rPr>
          <w:vertAlign w:val="superscript"/>
        </w:rPr>
        <w:fldChar w:fldCharType="separate"/>
      </w:r>
      <w:r w:rsidRPr="00AF4018">
        <w:rPr>
          <w:vertAlign w:val="superscript"/>
        </w:rPr>
        <w:t>[19]</w:t>
      </w:r>
      <w:r w:rsidRPr="00AF4018">
        <w:fldChar w:fldCharType="end"/>
      </w:r>
      <w:r w:rsidRPr="00AF4018">
        <w:t>关注缺陷预测中数据集的类重叠，</w:t>
      </w:r>
      <w:proofErr w:type="spellStart"/>
      <w:r w:rsidRPr="00AF4018">
        <w:t>Bennin</w:t>
      </w:r>
      <w:proofErr w:type="spellEnd"/>
      <w:r w:rsidRPr="00AF4018">
        <w:t>等人</w:t>
      </w:r>
      <w:r w:rsidRPr="00AF4018">
        <w:rPr>
          <w:vertAlign w:val="superscript"/>
        </w:rPr>
        <w:fldChar w:fldCharType="begin"/>
      </w:r>
      <w:r w:rsidRPr="00AF4018">
        <w:rPr>
          <w:vertAlign w:val="superscript"/>
        </w:rPr>
        <w:instrText xml:space="preserve"> REF _Ref58920063 \r \h  \* MERGEFORMAT </w:instrText>
      </w:r>
      <w:r w:rsidRPr="00AF4018">
        <w:rPr>
          <w:vertAlign w:val="superscript"/>
        </w:rPr>
      </w:r>
      <w:r w:rsidRPr="00AF4018">
        <w:rPr>
          <w:vertAlign w:val="superscript"/>
        </w:rPr>
        <w:fldChar w:fldCharType="separate"/>
      </w:r>
      <w:r w:rsidRPr="00AF4018">
        <w:rPr>
          <w:vertAlign w:val="superscript"/>
        </w:rPr>
        <w:t>[21]</w:t>
      </w:r>
      <w:r w:rsidRPr="00AF4018">
        <w:fldChar w:fldCharType="end"/>
      </w:r>
      <w:r w:rsidRPr="00AF4018">
        <w:t>探讨了类不平衡现象对数据集的影响等。但据我们所知，在智能合约领域还没有缺陷预测的相关研究。将软件缺陷预测技术应用于智能合约领域，将面临以下挑战：</w:t>
      </w:r>
    </w:p>
    <w:p w14:paraId="25A9399D" w14:textId="30925B63" w:rsidR="00AF4018" w:rsidRPr="00AF4018" w:rsidRDefault="00AF4018" w:rsidP="00AF4018">
      <w:pPr>
        <w:pStyle w:val="a3"/>
        <w:numPr>
          <w:ilvl w:val="0"/>
          <w:numId w:val="32"/>
        </w:numPr>
        <w:ind w:firstLine="372"/>
      </w:pPr>
      <w:r w:rsidRPr="00AF4018">
        <w:t>现有的软件度量元主要关注代码复杂性以及面向对象程序的特征，缺少针对智能合约的特征</w:t>
      </w:r>
      <w:r w:rsidR="00C848F9">
        <w:rPr>
          <w:rFonts w:hint="eastAsia"/>
        </w:rPr>
        <w:t>，例如关注转移</w:t>
      </w:r>
      <w:r w:rsidR="001877CD">
        <w:rPr>
          <w:rFonts w:hint="eastAsia"/>
        </w:rPr>
        <w:t>或接收</w:t>
      </w:r>
      <w:r w:rsidR="00C848F9">
        <w:rPr>
          <w:rFonts w:hint="eastAsia"/>
        </w:rPr>
        <w:t>货币、外部合约的调用或者特有函数等，这些特征与智能合约缺陷存在相关性</w:t>
      </w:r>
      <w:r w:rsidRPr="00AF4018">
        <w:rPr>
          <w:rFonts w:hint="eastAsia"/>
        </w:rPr>
        <w:t>。</w:t>
      </w:r>
    </w:p>
    <w:p w14:paraId="68140F47" w14:textId="77777777" w:rsidR="00AF4018" w:rsidRPr="00AF4018" w:rsidRDefault="00AF4018" w:rsidP="00AF4018">
      <w:pPr>
        <w:pStyle w:val="a3"/>
        <w:numPr>
          <w:ilvl w:val="0"/>
          <w:numId w:val="32"/>
        </w:numPr>
        <w:ind w:firstLine="372"/>
      </w:pPr>
      <w:r w:rsidRPr="00AF4018">
        <w:t>目前还没有</w:t>
      </w:r>
      <w:r w:rsidRPr="00AF4018">
        <w:rPr>
          <w:rFonts w:hint="eastAsia"/>
        </w:rPr>
        <w:t>面向</w:t>
      </w:r>
      <w:r w:rsidRPr="00AF4018">
        <w:t>智能合约缺陷预测的数据集</w:t>
      </w:r>
      <w:r w:rsidRPr="00AF4018">
        <w:rPr>
          <w:rFonts w:hint="eastAsia"/>
        </w:rPr>
        <w:t>，难以对智能合约缺陷预测方法的性能进行实验评估</w:t>
      </w:r>
      <w:r w:rsidRPr="00AF4018">
        <w:t>。</w:t>
      </w:r>
    </w:p>
    <w:p w14:paraId="649B0F6D" w14:textId="2EC7A920" w:rsidR="00AF4018" w:rsidRPr="00AF4018" w:rsidRDefault="00AF4018" w:rsidP="00AF4018">
      <w:pPr>
        <w:pStyle w:val="a3"/>
        <w:ind w:firstLine="372"/>
      </w:pPr>
      <w:r w:rsidRPr="00AF4018">
        <w:t>本文以</w:t>
      </w:r>
      <w:r w:rsidRPr="00AF4018">
        <w:rPr>
          <w:rFonts w:hint="eastAsia"/>
        </w:rPr>
        <w:t>目前</w:t>
      </w:r>
      <w:r w:rsidRPr="00AF4018">
        <w:t>应用最广泛的通用区块链平台</w:t>
      </w:r>
      <w:r w:rsidRPr="00AF4018">
        <w:t>——</w:t>
      </w:r>
      <w:r w:rsidRPr="00AF4018">
        <w:t>以太坊</w:t>
      </w:r>
      <w:r w:rsidRPr="00AF4018">
        <w:rPr>
          <w:vertAlign w:val="superscript"/>
        </w:rPr>
        <w:fldChar w:fldCharType="begin"/>
      </w:r>
      <w:r w:rsidRPr="00AF4018">
        <w:rPr>
          <w:vertAlign w:val="superscript"/>
        </w:rPr>
        <w:instrText xml:space="preserve"> REF _Ref58919310 \r \h  \* MERGEFORMAT </w:instrText>
      </w:r>
      <w:r w:rsidRPr="00AF4018">
        <w:rPr>
          <w:vertAlign w:val="superscript"/>
        </w:rPr>
      </w:r>
      <w:r w:rsidRPr="00AF4018">
        <w:rPr>
          <w:vertAlign w:val="superscript"/>
        </w:rPr>
        <w:fldChar w:fldCharType="separate"/>
      </w:r>
      <w:r w:rsidRPr="00AF4018">
        <w:rPr>
          <w:vertAlign w:val="superscript"/>
        </w:rPr>
        <w:t>[1]</w:t>
      </w:r>
      <w:r w:rsidRPr="00AF4018">
        <w:fldChar w:fldCharType="end"/>
      </w:r>
      <w:r w:rsidRPr="00AF4018">
        <w:t>所使用的</w:t>
      </w:r>
      <w:r w:rsidRPr="00AF4018">
        <w:t>Solidity</w:t>
      </w:r>
      <w:r w:rsidRPr="00AF4018">
        <w:t>智能合约为例，提出了一种将软件缺陷预测技术应用到智能合约领域的方法。首先，设计了一组针对</w:t>
      </w:r>
      <w:r w:rsidRPr="00AF4018">
        <w:t>Solidity</w:t>
      </w:r>
      <w:r w:rsidRPr="00AF4018">
        <w:t>智能合约的度量元集</w:t>
      </w:r>
      <w:r w:rsidRPr="00AF4018">
        <w:rPr>
          <w:rFonts w:hint="eastAsia"/>
        </w:rPr>
        <w:t>（</w:t>
      </w:r>
      <w:r w:rsidRPr="00AF4018">
        <w:t>Smart Contract-Solidity</w:t>
      </w:r>
      <w:r w:rsidRPr="00AF4018">
        <w:rPr>
          <w:rFonts w:hint="eastAsia"/>
        </w:rPr>
        <w:t>，简称</w:t>
      </w:r>
      <w:r w:rsidRPr="00AF4018">
        <w:t>SC-Sol</w:t>
      </w:r>
      <w:r w:rsidRPr="00AF4018">
        <w:t>度量元集），与关注代码复杂性和面向对象程序特征的度量元集（</w:t>
      </w:r>
      <w:r w:rsidRPr="00AF4018">
        <w:t>metrics of code complexity and features of object oriented program</w:t>
      </w:r>
      <w:r w:rsidRPr="00AF4018">
        <w:t>，简称</w:t>
      </w:r>
      <w:r w:rsidRPr="00AF4018">
        <w:t>COOP</w:t>
      </w:r>
      <w:r w:rsidRPr="00AF4018">
        <w:t>度量元集）结合，</w:t>
      </w:r>
      <w:r w:rsidRPr="00AF4018">
        <w:rPr>
          <w:rFonts w:hint="eastAsia"/>
        </w:rPr>
        <w:t>构</w:t>
      </w:r>
      <w:r w:rsidRPr="00AF4018">
        <w:t>成</w:t>
      </w:r>
      <w:r w:rsidRPr="00AF4018">
        <w:t>COOP-SC-Sol</w:t>
      </w:r>
      <w:r w:rsidRPr="00AF4018">
        <w:t>度量元集。然后，从</w:t>
      </w:r>
      <w:r w:rsidRPr="00AF4018">
        <w:t>Solidity</w:t>
      </w:r>
      <w:r w:rsidRPr="00AF4018">
        <w:t>智能合约代码中提取</w:t>
      </w:r>
      <w:r w:rsidRPr="00AF4018">
        <w:t>COOP-SC-Sol</w:t>
      </w:r>
      <w:r w:rsidR="00983FED">
        <w:rPr>
          <w:rFonts w:hint="eastAsia"/>
        </w:rPr>
        <w:t>度量元</w:t>
      </w:r>
      <w:r w:rsidRPr="00AF4018">
        <w:t>集，</w:t>
      </w:r>
      <w:r w:rsidR="00C57B97" w:rsidRPr="00AF4018">
        <w:t>并使用</w:t>
      </w:r>
      <w:r w:rsidR="00187BCC">
        <w:t>BSCSCS</w:t>
      </w:r>
      <w:r w:rsidRPr="00AF4018">
        <w:t>对智能合约进行缺陷检测，获</w:t>
      </w:r>
      <w:r w:rsidRPr="00AF4018">
        <w:rPr>
          <w:rFonts w:hint="eastAsia"/>
        </w:rPr>
        <w:t>取相</w:t>
      </w:r>
      <w:r w:rsidRPr="00AF4018">
        <w:t>应缺陷信息，以构建</w:t>
      </w:r>
      <w:r w:rsidRPr="00AF4018">
        <w:t>Solidity</w:t>
      </w:r>
      <w:r w:rsidRPr="00AF4018">
        <w:t>智能合约缺陷数据集。最后，我们在该数据集中应用了</w:t>
      </w:r>
      <w:r w:rsidRPr="00AF4018">
        <w:t>7</w:t>
      </w:r>
      <w:r w:rsidRPr="00AF4018">
        <w:t>种回归模型和</w:t>
      </w:r>
      <w:r w:rsidRPr="00AF4018">
        <w:t>6</w:t>
      </w:r>
      <w:r w:rsidRPr="00AF4018">
        <w:t>种分类模型，分别讨论了</w:t>
      </w:r>
      <w:r w:rsidRPr="00AF4018">
        <w:t>Solidity</w:t>
      </w:r>
      <w:r w:rsidRPr="00AF4018">
        <w:t>智能合约中缺陷数量预测和缺陷倾向性预测的相关问题。实验结果表明，相对于</w:t>
      </w:r>
      <w:r w:rsidRPr="00AF4018">
        <w:t>COOP</w:t>
      </w:r>
      <w:r w:rsidRPr="00AF4018">
        <w:t>度量元集，本文提出的</w:t>
      </w:r>
      <w:r w:rsidRPr="00AF4018">
        <w:t>SC-Sol</w:t>
      </w:r>
      <w:r w:rsidRPr="00AF4018">
        <w:t>和</w:t>
      </w:r>
      <w:r w:rsidRPr="00AF4018">
        <w:t>COOP-SC-Sol</w:t>
      </w:r>
      <w:r w:rsidRPr="00AF4018">
        <w:t>度量元集能够有效提升缺陷</w:t>
      </w:r>
      <w:r w:rsidRPr="00AF4018">
        <w:rPr>
          <w:rFonts w:hint="eastAsia"/>
        </w:rPr>
        <w:t>预测</w:t>
      </w:r>
      <w:r w:rsidR="004F3EF9">
        <w:rPr>
          <w:rFonts w:hint="eastAsia"/>
        </w:rPr>
        <w:t>结果的准确性</w:t>
      </w:r>
      <w:r w:rsidRPr="00AF4018">
        <w:rPr>
          <w:rFonts w:hint="eastAsia"/>
        </w:rPr>
        <w:t>。</w:t>
      </w:r>
    </w:p>
    <w:p w14:paraId="2BABB35F" w14:textId="77777777" w:rsidR="00AF4018" w:rsidRPr="00AF4018" w:rsidRDefault="00AF4018" w:rsidP="00AF4018">
      <w:pPr>
        <w:pStyle w:val="a3"/>
        <w:ind w:firstLine="372"/>
      </w:pPr>
      <w:r w:rsidRPr="00AF4018">
        <w:t>本文的主要贡献如下：</w:t>
      </w:r>
    </w:p>
    <w:p w14:paraId="750D1721" w14:textId="732768BD" w:rsidR="00AF4018" w:rsidRPr="00AF4018" w:rsidRDefault="00AF4018" w:rsidP="00AF4018">
      <w:pPr>
        <w:pStyle w:val="a3"/>
        <w:numPr>
          <w:ilvl w:val="0"/>
          <w:numId w:val="33"/>
        </w:numPr>
        <w:ind w:firstLine="372"/>
      </w:pPr>
      <w:r w:rsidRPr="00AF4018">
        <w:t>提出一组针对</w:t>
      </w:r>
      <w:r w:rsidRPr="00AF4018">
        <w:t>Solidity</w:t>
      </w:r>
      <w:r w:rsidRPr="00AF4018">
        <w:t>智能合约的</w:t>
      </w:r>
      <w:r w:rsidRPr="00AF4018">
        <w:t>SC-Sol</w:t>
      </w:r>
      <w:r w:rsidRPr="00AF4018">
        <w:t>度量元集，该度量元集关注了</w:t>
      </w:r>
      <w:r w:rsidRPr="00AF4018">
        <w:t>Solidity</w:t>
      </w:r>
      <w:r w:rsidRPr="00AF4018">
        <w:t>智能合约特有的函数、变量类型以及</w:t>
      </w:r>
      <w:r w:rsidRPr="00AF4018">
        <w:t>Solidity</w:t>
      </w:r>
      <w:r w:rsidRPr="00AF4018">
        <w:t>语言的限制，与</w:t>
      </w:r>
      <w:r w:rsidRPr="00AF4018">
        <w:t>COOP</w:t>
      </w:r>
      <w:r w:rsidRPr="00AF4018">
        <w:t>度量元集相比，</w:t>
      </w:r>
      <w:r w:rsidRPr="00AF4018">
        <w:t>SC-Sol</w:t>
      </w:r>
      <w:r w:rsidRPr="00AF4018">
        <w:t>能够更好地描述</w:t>
      </w:r>
      <w:r w:rsidRPr="00AF4018">
        <w:t>Solidity</w:t>
      </w:r>
      <w:r w:rsidRPr="00AF4018">
        <w:t>智能合约的特征</w:t>
      </w:r>
      <w:r w:rsidR="00D05BBA">
        <w:rPr>
          <w:rFonts w:hint="eastAsia"/>
        </w:rPr>
        <w:t>，</w:t>
      </w:r>
      <w:r w:rsidR="009735ED">
        <w:rPr>
          <w:rFonts w:hint="eastAsia"/>
        </w:rPr>
        <w:t>提升缺陷预测</w:t>
      </w:r>
      <w:r w:rsidR="004F3EF9">
        <w:rPr>
          <w:rFonts w:hint="eastAsia"/>
        </w:rPr>
        <w:t>结果的准确性</w:t>
      </w:r>
      <w:r w:rsidRPr="00AF4018">
        <w:rPr>
          <w:rFonts w:hint="eastAsia"/>
        </w:rPr>
        <w:t>。</w:t>
      </w:r>
    </w:p>
    <w:p w14:paraId="123D421B" w14:textId="3CB00F43" w:rsidR="00AF4018" w:rsidRPr="00AF4018" w:rsidRDefault="00AF4018" w:rsidP="00AF4018">
      <w:pPr>
        <w:pStyle w:val="a3"/>
        <w:numPr>
          <w:ilvl w:val="0"/>
          <w:numId w:val="33"/>
        </w:numPr>
        <w:ind w:firstLine="372"/>
      </w:pPr>
      <w:r w:rsidRPr="00AF4018">
        <w:t>根据</w:t>
      </w:r>
      <w:r w:rsidRPr="00AF4018">
        <w:t>COOP-SC-Sol</w:t>
      </w:r>
      <w:r w:rsidRPr="00AF4018">
        <w:t>度量元集，以</w:t>
      </w:r>
      <w:r w:rsidRPr="00AF4018">
        <w:t>Solidity</w:t>
      </w:r>
      <w:r w:rsidRPr="00AF4018">
        <w:t>智能合约中的</w:t>
      </w:r>
      <w:r w:rsidRPr="00AF4018">
        <w:t>contract</w:t>
      </w:r>
      <w:r w:rsidRPr="00AF4018">
        <w:t>和</w:t>
      </w:r>
      <w:r w:rsidRPr="00AF4018">
        <w:t>library</w:t>
      </w:r>
      <w:r w:rsidRPr="00AF4018">
        <w:t>为粒度提取特征信息，</w:t>
      </w:r>
      <w:r w:rsidR="003E1BB4" w:rsidRPr="00AF4018">
        <w:t>并结合</w:t>
      </w:r>
      <w:r w:rsidR="003E1BB4">
        <w:rPr>
          <w:rFonts w:hint="eastAsia"/>
        </w:rPr>
        <w:t>B</w:t>
      </w:r>
      <w:r w:rsidR="003E1BB4">
        <w:t>SCSCS</w:t>
      </w:r>
      <w:r w:rsidRPr="00AF4018">
        <w:t>提供的缺陷检测结果，构建了</w:t>
      </w:r>
      <w:r w:rsidRPr="00AF4018">
        <w:t>Solidity</w:t>
      </w:r>
      <w:r w:rsidRPr="00AF4018">
        <w:t>智能合约缺陷数据集。</w:t>
      </w:r>
    </w:p>
    <w:p w14:paraId="531DB5B0" w14:textId="04B56E89" w:rsidR="00AF4018" w:rsidRPr="00AF4018" w:rsidRDefault="00AF4018" w:rsidP="00AF4018">
      <w:pPr>
        <w:pStyle w:val="a3"/>
        <w:numPr>
          <w:ilvl w:val="0"/>
          <w:numId w:val="33"/>
        </w:numPr>
        <w:ind w:firstLine="372"/>
      </w:pPr>
      <w:r w:rsidRPr="00AF4018">
        <w:t>基于</w:t>
      </w:r>
      <w:r w:rsidRPr="00AF4018">
        <w:t>Solidity</w:t>
      </w:r>
      <w:r w:rsidRPr="00AF4018">
        <w:t>智能合约缺陷数据集，分别验证了不同模型在缺陷数量预测和缺陷倾向性预测问题中的性能差异。此外，对于缺陷倾向性预测问题，还进一步分析了</w:t>
      </w:r>
      <w:r w:rsidR="00D22353">
        <w:rPr>
          <w:rFonts w:hint="eastAsia"/>
        </w:rPr>
        <w:t>在类不平衡数据集中，</w:t>
      </w:r>
      <w:r w:rsidR="0011281C">
        <w:rPr>
          <w:rFonts w:hint="eastAsia"/>
        </w:rPr>
        <w:t>不同</w:t>
      </w:r>
      <w:r w:rsidRPr="00AF4018">
        <w:t>采样技术</w:t>
      </w:r>
      <w:r w:rsidRPr="00AF4018">
        <w:rPr>
          <w:rFonts w:hint="eastAsia"/>
        </w:rPr>
        <w:t>对缺陷</w:t>
      </w:r>
      <w:r w:rsidRPr="00AF4018">
        <w:t>预测</w:t>
      </w:r>
      <w:r w:rsidR="00D22353">
        <w:rPr>
          <w:rFonts w:hint="eastAsia"/>
        </w:rPr>
        <w:t>模型</w:t>
      </w:r>
      <w:r w:rsidRPr="00AF4018">
        <w:t>性能的</w:t>
      </w:r>
      <w:r w:rsidRPr="00AF4018">
        <w:rPr>
          <w:rFonts w:hint="eastAsia"/>
        </w:rPr>
        <w:t>影响</w:t>
      </w:r>
      <w:r w:rsidRPr="00AF4018">
        <w:t>。</w:t>
      </w:r>
    </w:p>
    <w:p w14:paraId="35CFFD66" w14:textId="77777777" w:rsidR="00AF4018" w:rsidRPr="00AF4018" w:rsidRDefault="00AF4018" w:rsidP="00AF4018">
      <w:pPr>
        <w:pStyle w:val="a3"/>
        <w:ind w:firstLine="372"/>
      </w:pPr>
      <w:r w:rsidRPr="00AF4018">
        <w:t>论文剩余内容结构安排如下，第</w:t>
      </w:r>
      <w:r w:rsidRPr="00AF4018">
        <w:t>2</w:t>
      </w:r>
      <w:r w:rsidRPr="00AF4018">
        <w:t>节为相关工作，第</w:t>
      </w:r>
      <w:r w:rsidRPr="00AF4018">
        <w:t>3</w:t>
      </w:r>
      <w:r w:rsidRPr="00AF4018">
        <w:t>节</w:t>
      </w:r>
      <w:r w:rsidRPr="00AF4018">
        <w:rPr>
          <w:rFonts w:hint="eastAsia"/>
        </w:rPr>
        <w:t>介绍</w:t>
      </w:r>
      <w:r w:rsidRPr="00AF4018">
        <w:rPr>
          <w:rFonts w:hint="eastAsia"/>
        </w:rPr>
        <w:t>COOP</w:t>
      </w:r>
      <w:r w:rsidRPr="00AF4018">
        <w:rPr>
          <w:rFonts w:hint="eastAsia"/>
        </w:rPr>
        <w:t>度量元，并描述</w:t>
      </w:r>
      <w:r w:rsidRPr="00AF4018">
        <w:t>SC-Sol</w:t>
      </w:r>
      <w:r w:rsidRPr="00AF4018">
        <w:t>度量元集的设计</w:t>
      </w:r>
      <w:r w:rsidRPr="00AF4018">
        <w:rPr>
          <w:rFonts w:hint="eastAsia"/>
        </w:rPr>
        <w:t>，第</w:t>
      </w:r>
      <w:r w:rsidRPr="00AF4018">
        <w:rPr>
          <w:rFonts w:hint="eastAsia"/>
        </w:rPr>
        <w:t>4</w:t>
      </w:r>
      <w:r w:rsidRPr="00AF4018">
        <w:rPr>
          <w:rFonts w:hint="eastAsia"/>
        </w:rPr>
        <w:t>节</w:t>
      </w:r>
      <w:r w:rsidRPr="00AF4018">
        <w:t>提出</w:t>
      </w:r>
      <w:r w:rsidRPr="00AF4018">
        <w:rPr>
          <w:rFonts w:hint="eastAsia"/>
        </w:rPr>
        <w:t>了面向</w:t>
      </w:r>
      <w:r w:rsidRPr="00AF4018">
        <w:t>Solidity</w:t>
      </w:r>
      <w:r w:rsidRPr="00AF4018">
        <w:t>智能合约的缺陷预测方法，第</w:t>
      </w:r>
      <w:r w:rsidRPr="00AF4018">
        <w:t>5</w:t>
      </w:r>
      <w:r w:rsidRPr="00AF4018">
        <w:t>节针对所提出的研究问题设计实验，并对实验结果进行分析，第</w:t>
      </w:r>
      <w:r w:rsidRPr="00AF4018">
        <w:t>6</w:t>
      </w:r>
      <w:r w:rsidRPr="00AF4018">
        <w:t>节为有效性分析，第</w:t>
      </w:r>
      <w:r w:rsidRPr="00AF4018">
        <w:t>7</w:t>
      </w:r>
      <w:r w:rsidRPr="00AF4018">
        <w:t>节为总结与展望。</w:t>
      </w:r>
    </w:p>
    <w:p w14:paraId="1B64911E" w14:textId="07391171" w:rsidR="001712CE" w:rsidRPr="00AF4018" w:rsidRDefault="001712CE">
      <w:pPr>
        <w:pStyle w:val="a3"/>
        <w:ind w:firstLine="372"/>
      </w:pPr>
    </w:p>
    <w:p w14:paraId="7C1FFD44" w14:textId="58381C1B" w:rsidR="001712CE" w:rsidRDefault="007717F6">
      <w:pPr>
        <w:pStyle w:val="1"/>
      </w:pPr>
      <w:r>
        <w:rPr>
          <w:rFonts w:hint="eastAsia"/>
        </w:rPr>
        <w:t>相关工作</w:t>
      </w:r>
    </w:p>
    <w:p w14:paraId="44D28CF9" w14:textId="7608384D" w:rsidR="00CB7823" w:rsidRDefault="00CB7823" w:rsidP="00CB7823">
      <w:pPr>
        <w:pStyle w:val="a3"/>
        <w:ind w:firstLine="372"/>
      </w:pPr>
      <w:r w:rsidRPr="00CB7823">
        <w:rPr>
          <w:rFonts w:hint="eastAsia"/>
        </w:rPr>
        <w:t>本节</w:t>
      </w:r>
      <w:r w:rsidRPr="00CB7823">
        <w:t>主要介绍智能合约缺陷检测和软件缺陷预测的相关工作。</w:t>
      </w:r>
    </w:p>
    <w:p w14:paraId="7275F9A7" w14:textId="7B561E75" w:rsidR="00FA15C7" w:rsidRPr="00FA15C7" w:rsidRDefault="00C53010" w:rsidP="00FA15C7">
      <w:pPr>
        <w:pStyle w:val="21"/>
        <w:spacing w:before="71" w:after="71"/>
      </w:pPr>
      <w:r>
        <w:rPr>
          <w:rFonts w:hint="eastAsia"/>
        </w:rPr>
        <w:t>智能合约缺陷检测技术</w:t>
      </w:r>
    </w:p>
    <w:p w14:paraId="36110E0A" w14:textId="1010D59A" w:rsidR="00FA15C7" w:rsidRPr="00FA15C7" w:rsidRDefault="00FA15C7" w:rsidP="00FA15C7">
      <w:pPr>
        <w:pStyle w:val="a3"/>
        <w:ind w:firstLine="372"/>
      </w:pPr>
      <w:r w:rsidRPr="00FA15C7">
        <w:t>目前研究人员针对智能合约的缺陷检测技术开展了大量研究，主要基于模糊测试以及符号执行技术。如：</w:t>
      </w:r>
      <w:proofErr w:type="spellStart"/>
      <w:r w:rsidRPr="00FA15C7">
        <w:t>ContractFuzzer</w:t>
      </w:r>
      <w:proofErr w:type="spellEnd"/>
      <w:r w:rsidRPr="00FA15C7">
        <w:rPr>
          <w:vertAlign w:val="superscript"/>
        </w:rPr>
        <w:fldChar w:fldCharType="begin"/>
      </w:r>
      <w:r w:rsidRPr="00FA15C7">
        <w:rPr>
          <w:vertAlign w:val="superscript"/>
        </w:rPr>
        <w:instrText xml:space="preserve"> REF _Ref58920120 \r \h  \* MERGEFORMAT </w:instrText>
      </w:r>
      <w:r w:rsidRPr="00FA15C7">
        <w:rPr>
          <w:vertAlign w:val="superscript"/>
        </w:rPr>
      </w:r>
      <w:r w:rsidRPr="00FA15C7">
        <w:rPr>
          <w:vertAlign w:val="superscript"/>
        </w:rPr>
        <w:fldChar w:fldCharType="separate"/>
      </w:r>
      <w:r w:rsidRPr="00FA15C7">
        <w:rPr>
          <w:vertAlign w:val="superscript"/>
        </w:rPr>
        <w:t>[6]</w:t>
      </w:r>
      <w:r w:rsidRPr="00FA15C7">
        <w:fldChar w:fldCharType="end"/>
      </w:r>
      <w:r w:rsidRPr="00FA15C7">
        <w:t>基于</w:t>
      </w:r>
      <w:r w:rsidRPr="00FA15C7">
        <w:rPr>
          <w:rFonts w:hint="eastAsia"/>
        </w:rPr>
        <w:t>预</w:t>
      </w:r>
      <w:r w:rsidRPr="00FA15C7">
        <w:t>定义的参数值生成测试用例，构建</w:t>
      </w:r>
      <w:r w:rsidR="00F946BF">
        <w:rPr>
          <w:rFonts w:hint="eastAsia"/>
        </w:rPr>
        <w:t>EVM</w:t>
      </w:r>
      <w:r w:rsidRPr="00FA15C7">
        <w:t>并</w:t>
      </w:r>
      <w:r w:rsidR="001208F9">
        <w:rPr>
          <w:rFonts w:hint="eastAsia"/>
        </w:rPr>
        <w:t>对进行</w:t>
      </w:r>
      <w:r w:rsidR="001A41E3">
        <w:rPr>
          <w:rFonts w:hint="eastAsia"/>
        </w:rPr>
        <w:t>插装，在模糊测试过程中收集与漏洞相关的信息</w:t>
      </w:r>
      <w:r w:rsidRPr="00FA15C7">
        <w:t>，</w:t>
      </w:r>
      <w:proofErr w:type="spellStart"/>
      <w:r w:rsidRPr="00FA15C7">
        <w:t>ContractFuzzer</w:t>
      </w:r>
      <w:proofErr w:type="spellEnd"/>
      <w:r w:rsidRPr="00FA15C7">
        <w:t>可以识别</w:t>
      </w:r>
      <w:r w:rsidRPr="00FA15C7">
        <w:t>7</w:t>
      </w:r>
      <w:r w:rsidRPr="00FA15C7">
        <w:t>种类型的漏洞。</w:t>
      </w:r>
      <w:proofErr w:type="spellStart"/>
      <w:r w:rsidR="001759AB" w:rsidRPr="00FA15C7">
        <w:t>sFuzz</w:t>
      </w:r>
      <w:proofErr w:type="spellEnd"/>
      <w:r w:rsidR="001759AB" w:rsidRPr="00FA15C7">
        <w:rPr>
          <w:vertAlign w:val="superscript"/>
        </w:rPr>
        <w:fldChar w:fldCharType="begin"/>
      </w:r>
      <w:r w:rsidR="001759AB" w:rsidRPr="00FA15C7">
        <w:rPr>
          <w:vertAlign w:val="superscript"/>
        </w:rPr>
        <w:instrText xml:space="preserve"> REF _Ref58919913 \r \h  \* MERGEFORMAT </w:instrText>
      </w:r>
      <w:r w:rsidR="001759AB" w:rsidRPr="00FA15C7">
        <w:rPr>
          <w:vertAlign w:val="superscript"/>
        </w:rPr>
      </w:r>
      <w:r w:rsidR="001759AB" w:rsidRPr="00FA15C7">
        <w:rPr>
          <w:vertAlign w:val="superscript"/>
        </w:rPr>
        <w:fldChar w:fldCharType="separate"/>
      </w:r>
      <w:r w:rsidR="001759AB" w:rsidRPr="00FA15C7">
        <w:rPr>
          <w:vertAlign w:val="superscript"/>
        </w:rPr>
        <w:t>[5]</w:t>
      </w:r>
      <w:r w:rsidR="001759AB" w:rsidRPr="00FA15C7">
        <w:fldChar w:fldCharType="end"/>
      </w:r>
      <w:r w:rsidR="001759AB" w:rsidRPr="00FA15C7">
        <w:t>利用轻量级自适应策略</w:t>
      </w:r>
      <w:r w:rsidR="001759AB">
        <w:rPr>
          <w:rFonts w:hint="eastAsia"/>
        </w:rPr>
        <w:t>优化种子选择，能够覆</w:t>
      </w:r>
      <w:r w:rsidR="001759AB">
        <w:rPr>
          <w:rFonts w:hint="eastAsia"/>
        </w:rPr>
        <w:lastRenderedPageBreak/>
        <w:t>盖条件</w:t>
      </w:r>
      <w:r w:rsidR="00253EAB">
        <w:rPr>
          <w:rFonts w:hint="eastAsia"/>
        </w:rPr>
        <w:t>难以满足</w:t>
      </w:r>
      <w:r w:rsidR="001759AB">
        <w:rPr>
          <w:rFonts w:hint="eastAsia"/>
        </w:rPr>
        <w:t>的路径，从而</w:t>
      </w:r>
      <w:r w:rsidR="001759AB" w:rsidRPr="00FA15C7">
        <w:t>提升模糊测试的性能，相较于</w:t>
      </w:r>
      <w:proofErr w:type="spellStart"/>
      <w:r w:rsidR="001759AB" w:rsidRPr="00FA15C7">
        <w:t>ContractFuzzer</w:t>
      </w:r>
      <w:proofErr w:type="spellEnd"/>
      <w:r w:rsidR="001759AB" w:rsidRPr="00FA15C7">
        <w:t>，</w:t>
      </w:r>
      <w:proofErr w:type="spellStart"/>
      <w:r w:rsidR="001759AB" w:rsidRPr="00FA15C7">
        <w:t>sFuzz</w:t>
      </w:r>
      <w:proofErr w:type="spellEnd"/>
      <w:r w:rsidR="001759AB" w:rsidRPr="00FA15C7">
        <w:t>能够覆盖更多的路径从而发现更多的缺陷，且</w:t>
      </w:r>
      <w:proofErr w:type="spellStart"/>
      <w:r w:rsidR="001759AB" w:rsidRPr="00FA15C7">
        <w:t>sFuzz</w:t>
      </w:r>
      <w:proofErr w:type="spellEnd"/>
      <w:r w:rsidR="001759AB" w:rsidRPr="00FA15C7">
        <w:t>的检测速度比</w:t>
      </w:r>
      <w:proofErr w:type="spellStart"/>
      <w:r w:rsidR="001759AB" w:rsidRPr="00FA15C7">
        <w:t>ContractFuzzer</w:t>
      </w:r>
      <w:proofErr w:type="spellEnd"/>
      <w:r w:rsidR="001759AB" w:rsidRPr="00FA15C7">
        <w:t>快两个数量级。</w:t>
      </w:r>
      <w:proofErr w:type="spellStart"/>
      <w:r w:rsidR="00FE5614">
        <w:rPr>
          <w:rFonts w:hint="eastAsia"/>
        </w:rPr>
        <w:t>ReGuard</w:t>
      </w:r>
      <w:proofErr w:type="spellEnd"/>
      <w:r w:rsidR="00E12383" w:rsidRPr="0085789A">
        <w:rPr>
          <w:vertAlign w:val="superscript"/>
        </w:rPr>
        <w:fldChar w:fldCharType="begin"/>
      </w:r>
      <w:r w:rsidR="00E12383" w:rsidRPr="0085789A">
        <w:rPr>
          <w:vertAlign w:val="superscript"/>
        </w:rPr>
        <w:instrText xml:space="preserve"> REF _Ref69977597 \r \h </w:instrText>
      </w:r>
      <w:r w:rsidR="00E12383">
        <w:rPr>
          <w:vertAlign w:val="superscript"/>
        </w:rPr>
        <w:instrText xml:space="preserve"> \* MERGEFORMAT </w:instrText>
      </w:r>
      <w:r w:rsidR="00E12383" w:rsidRPr="0085789A">
        <w:rPr>
          <w:vertAlign w:val="superscript"/>
        </w:rPr>
      </w:r>
      <w:r w:rsidR="00E12383" w:rsidRPr="0085789A">
        <w:rPr>
          <w:vertAlign w:val="superscript"/>
        </w:rPr>
        <w:fldChar w:fldCharType="separate"/>
      </w:r>
      <w:r w:rsidR="00E12383" w:rsidRPr="0085789A">
        <w:rPr>
          <w:vertAlign w:val="superscript"/>
        </w:rPr>
        <w:t xml:space="preserve">[36]  </w:t>
      </w:r>
      <w:r w:rsidR="00E12383" w:rsidRPr="0085789A">
        <w:rPr>
          <w:vertAlign w:val="superscript"/>
        </w:rPr>
        <w:fldChar w:fldCharType="end"/>
      </w:r>
      <w:r w:rsidR="00FE5614">
        <w:rPr>
          <w:rFonts w:hint="eastAsia"/>
        </w:rPr>
        <w:t>针对重入漏洞设计了一个基于翻译的框架，能够将特定的智能合约语言转换为</w:t>
      </w:r>
      <w:r w:rsidR="00FE5614">
        <w:rPr>
          <w:rFonts w:hint="eastAsia"/>
        </w:rPr>
        <w:t>C++</w:t>
      </w:r>
      <w:r w:rsidR="003629DF">
        <w:rPr>
          <w:rFonts w:hint="eastAsia"/>
        </w:rPr>
        <w:t>，在测试时</w:t>
      </w:r>
      <w:proofErr w:type="spellStart"/>
      <w:r w:rsidR="003629DF">
        <w:rPr>
          <w:rFonts w:hint="eastAsia"/>
        </w:rPr>
        <w:t>ReGuard</w:t>
      </w:r>
      <w:proofErr w:type="spellEnd"/>
      <w:r w:rsidR="003629DF">
        <w:rPr>
          <w:rFonts w:hint="eastAsia"/>
        </w:rPr>
        <w:t>记录关键执行路径信息，通过重入自动机识别潜在的重入漏洞。</w:t>
      </w:r>
      <w:proofErr w:type="spellStart"/>
      <w:r w:rsidRPr="00FA15C7">
        <w:rPr>
          <w:rFonts w:hint="eastAsia"/>
        </w:rPr>
        <w:t>O</w:t>
      </w:r>
      <w:r w:rsidRPr="00FA15C7">
        <w:t>yente</w:t>
      </w:r>
      <w:proofErr w:type="spellEnd"/>
      <w:r w:rsidRPr="00FA15C7">
        <w:rPr>
          <w:vertAlign w:val="superscript"/>
        </w:rPr>
        <w:fldChar w:fldCharType="begin"/>
      </w:r>
      <w:r w:rsidRPr="00FA15C7">
        <w:rPr>
          <w:vertAlign w:val="superscript"/>
        </w:rPr>
        <w:instrText xml:space="preserve"> REF _Ref58920165 \r \h  \* MERGEFORMAT </w:instrText>
      </w:r>
      <w:r w:rsidRPr="00FA15C7">
        <w:rPr>
          <w:vertAlign w:val="superscript"/>
        </w:rPr>
      </w:r>
      <w:r w:rsidRPr="00FA15C7">
        <w:rPr>
          <w:vertAlign w:val="superscript"/>
        </w:rPr>
        <w:fldChar w:fldCharType="separate"/>
      </w:r>
      <w:r w:rsidRPr="00FA15C7">
        <w:rPr>
          <w:vertAlign w:val="superscript"/>
        </w:rPr>
        <w:t>[7]</w:t>
      </w:r>
      <w:r w:rsidRPr="00FA15C7">
        <w:fldChar w:fldCharType="end"/>
      </w:r>
      <w:r w:rsidRPr="00FA15C7">
        <w:t>利用符号执行技术检测智能合约，通过约束求解生成测试用例，以涵盖单个函数中的不同程序路径，</w:t>
      </w:r>
      <w:proofErr w:type="spellStart"/>
      <w:r w:rsidRPr="00FA15C7">
        <w:t>Oyente</w:t>
      </w:r>
      <w:proofErr w:type="spellEnd"/>
      <w:r w:rsidRPr="00FA15C7">
        <w:t>可识别</w:t>
      </w:r>
      <w:r w:rsidRPr="00FA15C7">
        <w:t>4</w:t>
      </w:r>
      <w:r w:rsidRPr="00FA15C7">
        <w:t>种类型的漏洞。与</w:t>
      </w:r>
      <w:proofErr w:type="spellStart"/>
      <w:r w:rsidRPr="00FA15C7">
        <w:t>Oyente</w:t>
      </w:r>
      <w:proofErr w:type="spellEnd"/>
      <w:r w:rsidRPr="00FA15C7">
        <w:t>类似，</w:t>
      </w:r>
      <w:proofErr w:type="spellStart"/>
      <w:r w:rsidRPr="00FA15C7">
        <w:t>teEhter</w:t>
      </w:r>
      <w:proofErr w:type="spellEnd"/>
      <w:r w:rsidRPr="00FA15C7">
        <w:rPr>
          <w:vertAlign w:val="superscript"/>
        </w:rPr>
        <w:fldChar w:fldCharType="begin"/>
      </w:r>
      <w:r w:rsidRPr="00FA15C7">
        <w:rPr>
          <w:vertAlign w:val="superscript"/>
        </w:rPr>
        <w:instrText xml:space="preserve"> REF _Ref58920224 \r \h  \* MERGEFORMAT </w:instrText>
      </w:r>
      <w:r w:rsidRPr="00FA15C7">
        <w:rPr>
          <w:vertAlign w:val="superscript"/>
        </w:rPr>
      </w:r>
      <w:r w:rsidRPr="00FA15C7">
        <w:rPr>
          <w:vertAlign w:val="superscript"/>
        </w:rPr>
        <w:fldChar w:fldCharType="separate"/>
      </w:r>
      <w:r w:rsidRPr="00FA15C7">
        <w:rPr>
          <w:vertAlign w:val="superscript"/>
        </w:rPr>
        <w:t>[8]</w:t>
      </w:r>
      <w:r w:rsidRPr="00FA15C7">
        <w:fldChar w:fldCharType="end"/>
      </w:r>
      <w:r w:rsidRPr="00FA15C7">
        <w:t>同样利用符号执行技术覆盖程序路径，</w:t>
      </w:r>
      <w:r w:rsidR="00CC0D79">
        <w:rPr>
          <w:rFonts w:hint="eastAsia"/>
        </w:rPr>
        <w:t>通过分析字节码中的指令识别关键路径</w:t>
      </w:r>
      <w:r w:rsidR="00160307">
        <w:rPr>
          <w:rFonts w:hint="eastAsia"/>
        </w:rPr>
        <w:t>，定义了</w:t>
      </w:r>
      <w:r w:rsidR="00160307">
        <w:t>2</w:t>
      </w:r>
      <w:r w:rsidR="00160307">
        <w:rPr>
          <w:rFonts w:hint="eastAsia"/>
        </w:rPr>
        <w:t>种可能存在漏洞的模式</w:t>
      </w:r>
      <w:r w:rsidRPr="00FA15C7">
        <w:t>。</w:t>
      </w:r>
      <w:r w:rsidR="00160307" w:rsidRPr="00FA15C7">
        <w:t>Osiris</w:t>
      </w:r>
      <w:r w:rsidR="00160307" w:rsidRPr="00FA15C7">
        <w:rPr>
          <w:vertAlign w:val="superscript"/>
        </w:rPr>
        <w:fldChar w:fldCharType="begin"/>
      </w:r>
      <w:r w:rsidR="00160307" w:rsidRPr="00FA15C7">
        <w:rPr>
          <w:vertAlign w:val="superscript"/>
        </w:rPr>
        <w:instrText xml:space="preserve"> REF _Ref58920252 \r \h  \* MERGEFORMAT </w:instrText>
      </w:r>
      <w:r w:rsidR="00160307" w:rsidRPr="00FA15C7">
        <w:rPr>
          <w:vertAlign w:val="superscript"/>
        </w:rPr>
      </w:r>
      <w:r w:rsidR="00160307" w:rsidRPr="00FA15C7">
        <w:rPr>
          <w:vertAlign w:val="superscript"/>
        </w:rPr>
        <w:fldChar w:fldCharType="separate"/>
      </w:r>
      <w:r w:rsidR="00160307" w:rsidRPr="00FA15C7">
        <w:rPr>
          <w:vertAlign w:val="superscript"/>
        </w:rPr>
        <w:t>[11]</w:t>
      </w:r>
      <w:r w:rsidR="00160307" w:rsidRPr="00FA15C7">
        <w:fldChar w:fldCharType="end"/>
      </w:r>
      <w:r w:rsidR="00160307" w:rsidRPr="00FA15C7">
        <w:t>结合了符号执行和污点分析，能够发现</w:t>
      </w:r>
      <w:r w:rsidR="00160307" w:rsidRPr="00FA15C7">
        <w:t>3</w:t>
      </w:r>
      <w:r w:rsidR="00160307" w:rsidRPr="00FA15C7">
        <w:t>种关于整数的缺陷。</w:t>
      </w:r>
      <w:r w:rsidRPr="00FA15C7">
        <w:t>MAIAN</w:t>
      </w:r>
      <w:r w:rsidRPr="00FA15C7">
        <w:rPr>
          <w:vertAlign w:val="superscript"/>
        </w:rPr>
        <w:fldChar w:fldCharType="begin"/>
      </w:r>
      <w:r w:rsidRPr="00FA15C7">
        <w:rPr>
          <w:vertAlign w:val="superscript"/>
        </w:rPr>
        <w:instrText xml:space="preserve"> REF _Ref58920243 \r \h  \* MERGEFORMAT </w:instrText>
      </w:r>
      <w:r w:rsidRPr="00FA15C7">
        <w:rPr>
          <w:vertAlign w:val="superscript"/>
        </w:rPr>
      </w:r>
      <w:r w:rsidRPr="00FA15C7">
        <w:rPr>
          <w:vertAlign w:val="superscript"/>
        </w:rPr>
        <w:fldChar w:fldCharType="separate"/>
      </w:r>
      <w:r w:rsidRPr="00FA15C7">
        <w:rPr>
          <w:vertAlign w:val="superscript"/>
        </w:rPr>
        <w:t>[10]</w:t>
      </w:r>
      <w:r w:rsidRPr="00FA15C7">
        <w:fldChar w:fldCharType="end"/>
      </w:r>
      <w:r w:rsidR="005871D5">
        <w:rPr>
          <w:rFonts w:hint="eastAsia"/>
        </w:rPr>
        <w:t>针对以太币的流动</w:t>
      </w:r>
      <w:r w:rsidR="009207C5">
        <w:rPr>
          <w:rFonts w:hint="eastAsia"/>
        </w:rPr>
        <w:t>总结了</w:t>
      </w:r>
      <w:r w:rsidR="009207C5">
        <w:rPr>
          <w:rFonts w:hint="eastAsia"/>
        </w:rPr>
        <w:t>3</w:t>
      </w:r>
      <w:r w:rsidR="009207C5">
        <w:rPr>
          <w:rFonts w:hint="eastAsia"/>
        </w:rPr>
        <w:t>种</w:t>
      </w:r>
      <w:r w:rsidR="007D5F28">
        <w:rPr>
          <w:rFonts w:hint="eastAsia"/>
        </w:rPr>
        <w:t>漏洞</w:t>
      </w:r>
      <w:r w:rsidR="00BE19C8">
        <w:rPr>
          <w:rFonts w:hint="eastAsia"/>
        </w:rPr>
        <w:t>以及</w:t>
      </w:r>
      <w:r w:rsidR="005C16F3">
        <w:rPr>
          <w:rFonts w:hint="eastAsia"/>
        </w:rPr>
        <w:t>判断</w:t>
      </w:r>
      <w:r w:rsidR="00E404CC">
        <w:rPr>
          <w:rFonts w:hint="eastAsia"/>
        </w:rPr>
        <w:t>条件</w:t>
      </w:r>
      <w:r w:rsidR="007D5F28">
        <w:rPr>
          <w:rFonts w:hint="eastAsia"/>
        </w:rPr>
        <w:t>，利用符号执行技术</w:t>
      </w:r>
      <w:r w:rsidR="00E404CC">
        <w:rPr>
          <w:rFonts w:hint="eastAsia"/>
        </w:rPr>
        <w:t>并在检测时考虑连续合约调用</w:t>
      </w:r>
      <w:r w:rsidR="001F21D5">
        <w:rPr>
          <w:rFonts w:hint="eastAsia"/>
        </w:rPr>
        <w:t>来</w:t>
      </w:r>
      <w:r w:rsidR="007D5F28">
        <w:rPr>
          <w:rFonts w:hint="eastAsia"/>
        </w:rPr>
        <w:t>检测</w:t>
      </w:r>
      <w:r w:rsidR="007D5F28">
        <w:t>3</w:t>
      </w:r>
      <w:r w:rsidR="007D5F28">
        <w:rPr>
          <w:rFonts w:hint="eastAsia"/>
        </w:rPr>
        <w:t>种漏洞</w:t>
      </w:r>
      <w:r w:rsidRPr="00FA15C7">
        <w:rPr>
          <w:rFonts w:hint="eastAsia"/>
        </w:rPr>
        <w:t>。</w:t>
      </w:r>
    </w:p>
    <w:p w14:paraId="475468BB" w14:textId="199E42EA" w:rsidR="00FA15C7" w:rsidRPr="00FA15C7" w:rsidRDefault="00FA15C7" w:rsidP="00FA15C7">
      <w:pPr>
        <w:pStyle w:val="a3"/>
        <w:ind w:firstLine="372"/>
      </w:pPr>
      <w:r w:rsidRPr="00FA15C7">
        <w:t>除此之外，已有一些平台支持智能合约缺陷的在线检测，如</w:t>
      </w:r>
      <w:r w:rsidRPr="00FA15C7">
        <w:t>ContractGuard</w:t>
      </w:r>
      <w:r w:rsidRPr="00FA15C7">
        <w:t>和区块链智能合约安全检测平台等。其中，</w:t>
      </w:r>
      <w:r w:rsidRPr="00FA15C7">
        <w:t>ContractGuard</w:t>
      </w:r>
      <w:r w:rsidRPr="00FA15C7">
        <w:t>可自动配置区块链网络，部署智能合约并利用模糊测试技术生成多个测试用例，根据已知常见漏洞定义关键属性，并结合符号执行技术进行缺陷检测。</w:t>
      </w:r>
      <w:r w:rsidR="00461231">
        <w:rPr>
          <w:rFonts w:hint="eastAsia"/>
        </w:rPr>
        <w:t>BSCSCS</w:t>
      </w:r>
      <w:r w:rsidRPr="00FA15C7">
        <w:t>利用基于事实推理的符号执行技术，根据常见漏洞制定自定义约束条件，通过对智能合约代码进行约束转换、约束校验等步骤进行缺陷检测。</w:t>
      </w:r>
    </w:p>
    <w:p w14:paraId="0C42A946" w14:textId="77777777" w:rsidR="00FA15C7" w:rsidRPr="00FA15C7" w:rsidRDefault="00FA15C7" w:rsidP="00FA15C7">
      <w:pPr>
        <w:pStyle w:val="a3"/>
        <w:ind w:firstLine="372"/>
      </w:pPr>
      <w:r w:rsidRPr="00FA15C7">
        <w:t>与缺陷检测的应用场景不同，本文所关注的缺陷预测技术可以在较短的时间内，对大量软件模块进行预测，识别有可能含有缺陷的模块，使测试人员更加合理地分配有限的测试资源。换言之，缺陷预测可以在缺陷检测之前，用于筛选出最有可能含有缺陷的模块，然后使用缺陷检测技术对这些模块进行</w:t>
      </w:r>
      <w:r w:rsidRPr="00FA15C7">
        <w:rPr>
          <w:rFonts w:hint="eastAsia"/>
        </w:rPr>
        <w:t>更快、</w:t>
      </w:r>
      <w:r w:rsidRPr="00FA15C7">
        <w:t>更准确</w:t>
      </w:r>
      <w:r w:rsidRPr="00FA15C7">
        <w:rPr>
          <w:rFonts w:hint="eastAsia"/>
        </w:rPr>
        <w:t>的</w:t>
      </w:r>
      <w:r w:rsidRPr="00FA15C7">
        <w:t>检测。另外，对模块缺陷数量的预测可用于评估测试的充分性，作为停止测试的度量指标。</w:t>
      </w:r>
    </w:p>
    <w:p w14:paraId="4E4ABF2C" w14:textId="6991C5BB" w:rsidR="0095099C" w:rsidRPr="00FA15C7" w:rsidRDefault="001C204B" w:rsidP="0095099C">
      <w:pPr>
        <w:pStyle w:val="21"/>
        <w:spacing w:before="71" w:after="71"/>
      </w:pPr>
      <w:r>
        <w:rPr>
          <w:rFonts w:hint="eastAsia"/>
        </w:rPr>
        <w:t>软件缺陷预测技术</w:t>
      </w:r>
    </w:p>
    <w:p w14:paraId="2C8AE186" w14:textId="57B6D995" w:rsidR="000060A5" w:rsidRPr="000060A5" w:rsidRDefault="000060A5" w:rsidP="000060A5">
      <w:pPr>
        <w:pStyle w:val="a3"/>
        <w:ind w:firstLine="372"/>
      </w:pPr>
      <w:r w:rsidRPr="000060A5">
        <w:t>软件缺陷预测技术</w:t>
      </w:r>
      <w:r w:rsidRPr="000060A5">
        <w:rPr>
          <w:vertAlign w:val="superscript"/>
        </w:rPr>
        <w:fldChar w:fldCharType="begin"/>
      </w:r>
      <w:r w:rsidRPr="000060A5">
        <w:rPr>
          <w:vertAlign w:val="superscript"/>
        </w:rPr>
        <w:instrText xml:space="preserve"> REF _Ref58920013 \r \h  \* MERGEFORMAT </w:instrText>
      </w:r>
      <w:r w:rsidRPr="000060A5">
        <w:rPr>
          <w:vertAlign w:val="superscript"/>
        </w:rPr>
      </w:r>
      <w:r w:rsidRPr="000060A5">
        <w:rPr>
          <w:vertAlign w:val="superscript"/>
        </w:rPr>
        <w:fldChar w:fldCharType="separate"/>
      </w:r>
      <w:r w:rsidRPr="000060A5">
        <w:rPr>
          <w:vertAlign w:val="superscript"/>
        </w:rPr>
        <w:t>[15]</w:t>
      </w:r>
      <w:r w:rsidRPr="000060A5">
        <w:fldChar w:fldCharType="end"/>
      </w:r>
      <w:r w:rsidRPr="000060A5">
        <w:t>通过挖掘软件历史仓库，预测软件模块出现缺陷的倾向性或数量，其中缺陷倾向性指软件模块是否可能存在缺陷，缺陷数量指软件模块内可能含有的缺陷个数。测试人员根据预测结果可以优化资源分配，或将预测结果作为评估一个系统是否可以交付使用的重要指标</w:t>
      </w:r>
      <w:r w:rsidRPr="000060A5">
        <w:rPr>
          <w:vertAlign w:val="superscript"/>
        </w:rPr>
        <w:fldChar w:fldCharType="begin"/>
      </w:r>
      <w:r w:rsidRPr="000060A5">
        <w:rPr>
          <w:vertAlign w:val="superscript"/>
        </w:rPr>
        <w:instrText xml:space="preserve"> REF _Ref59046517 \r \h  \* MERGEFORMAT </w:instrText>
      </w:r>
      <w:r w:rsidRPr="000060A5">
        <w:rPr>
          <w:vertAlign w:val="superscript"/>
        </w:rPr>
      </w:r>
      <w:r w:rsidRPr="000060A5">
        <w:rPr>
          <w:vertAlign w:val="superscript"/>
        </w:rPr>
        <w:fldChar w:fldCharType="separate"/>
      </w:r>
      <w:r w:rsidRPr="000060A5">
        <w:rPr>
          <w:vertAlign w:val="superscript"/>
        </w:rPr>
        <w:t>[13]</w:t>
      </w:r>
      <w:r w:rsidRPr="000060A5">
        <w:fldChar w:fldCharType="end"/>
      </w:r>
      <w:r w:rsidRPr="000060A5">
        <w:rPr>
          <w:vertAlign w:val="superscript"/>
        </w:rPr>
        <w:fldChar w:fldCharType="begin"/>
      </w:r>
      <w:r w:rsidRPr="000060A5">
        <w:rPr>
          <w:vertAlign w:val="superscript"/>
        </w:rPr>
        <w:instrText xml:space="preserve"> REF _Ref58920013 \r \h  \* MERGEFORMAT </w:instrText>
      </w:r>
      <w:r w:rsidRPr="000060A5">
        <w:rPr>
          <w:vertAlign w:val="superscript"/>
        </w:rPr>
      </w:r>
      <w:r w:rsidRPr="000060A5">
        <w:rPr>
          <w:vertAlign w:val="superscript"/>
        </w:rPr>
        <w:fldChar w:fldCharType="separate"/>
      </w:r>
      <w:r w:rsidRPr="000060A5">
        <w:rPr>
          <w:vertAlign w:val="superscript"/>
        </w:rPr>
        <w:t>[15]</w:t>
      </w:r>
      <w:r w:rsidRPr="000060A5">
        <w:fldChar w:fldCharType="end"/>
      </w:r>
      <w:r w:rsidRPr="000060A5">
        <w:t>。</w:t>
      </w:r>
    </w:p>
    <w:p w14:paraId="66FAABD1" w14:textId="77777777" w:rsidR="000060A5" w:rsidRPr="000060A5" w:rsidRDefault="000060A5" w:rsidP="000060A5">
      <w:pPr>
        <w:pStyle w:val="a3"/>
        <w:ind w:firstLine="372"/>
      </w:pPr>
      <w:proofErr w:type="gramStart"/>
      <w:r w:rsidRPr="000060A5">
        <w:t>度量元</w:t>
      </w:r>
      <w:proofErr w:type="gramEnd"/>
      <w:r w:rsidRPr="000060A5">
        <w:t>的设计是软件缺陷预测研究中的一个核心问题，</w:t>
      </w:r>
      <w:proofErr w:type="gramStart"/>
      <w:r w:rsidRPr="000060A5">
        <w:t>度量元</w:t>
      </w:r>
      <w:proofErr w:type="gramEnd"/>
      <w:r w:rsidRPr="000060A5">
        <w:t>的质量对缺陷预测的性能有很大的影响</w:t>
      </w:r>
      <w:r w:rsidRPr="000060A5">
        <w:rPr>
          <w:vertAlign w:val="superscript"/>
        </w:rPr>
        <w:fldChar w:fldCharType="begin"/>
      </w:r>
      <w:r w:rsidRPr="000060A5">
        <w:rPr>
          <w:vertAlign w:val="superscript"/>
        </w:rPr>
        <w:instrText xml:space="preserve"> REF _Ref58920013 \r \h  \* MERGEFORMAT </w:instrText>
      </w:r>
      <w:r w:rsidRPr="000060A5">
        <w:rPr>
          <w:vertAlign w:val="superscript"/>
        </w:rPr>
      </w:r>
      <w:r w:rsidRPr="000060A5">
        <w:rPr>
          <w:vertAlign w:val="superscript"/>
        </w:rPr>
        <w:fldChar w:fldCharType="separate"/>
      </w:r>
      <w:r w:rsidRPr="000060A5">
        <w:rPr>
          <w:vertAlign w:val="superscript"/>
        </w:rPr>
        <w:t>[15]</w:t>
      </w:r>
      <w:r w:rsidRPr="000060A5">
        <w:fldChar w:fldCharType="end"/>
      </w:r>
      <w:r w:rsidRPr="000060A5">
        <w:rPr>
          <w:vertAlign w:val="superscript"/>
        </w:rPr>
        <w:fldChar w:fldCharType="begin"/>
      </w:r>
      <w:r w:rsidRPr="000060A5">
        <w:rPr>
          <w:vertAlign w:val="superscript"/>
        </w:rPr>
        <w:instrText xml:space="preserve"> REF _Ref58920341 \r \h  \* MERGEFORMAT </w:instrText>
      </w:r>
      <w:r w:rsidRPr="000060A5">
        <w:rPr>
          <w:vertAlign w:val="superscript"/>
        </w:rPr>
      </w:r>
      <w:r w:rsidRPr="000060A5">
        <w:rPr>
          <w:vertAlign w:val="superscript"/>
        </w:rPr>
        <w:fldChar w:fldCharType="separate"/>
      </w:r>
      <w:r w:rsidRPr="000060A5">
        <w:rPr>
          <w:vertAlign w:val="superscript"/>
        </w:rPr>
        <w:t>[18]</w:t>
      </w:r>
      <w:r w:rsidRPr="000060A5">
        <w:fldChar w:fldCharType="end"/>
      </w:r>
      <w:r w:rsidRPr="000060A5">
        <w:t>。度量元指软件历史仓库的代码或其他数据中，与软件缺陷存在强相关性的特征。</w:t>
      </w:r>
      <w:proofErr w:type="spellStart"/>
      <w:r w:rsidRPr="000060A5">
        <w:t>Chidamber</w:t>
      </w:r>
      <w:proofErr w:type="spellEnd"/>
      <w:r w:rsidRPr="000060A5">
        <w:t>和</w:t>
      </w:r>
      <w:proofErr w:type="spellStart"/>
      <w:r w:rsidRPr="000060A5">
        <w:t>Kemerer</w:t>
      </w:r>
      <w:proofErr w:type="spellEnd"/>
      <w:r w:rsidRPr="000060A5">
        <w:rPr>
          <w:vertAlign w:val="superscript"/>
        </w:rPr>
        <w:fldChar w:fldCharType="begin"/>
      </w:r>
      <w:r w:rsidRPr="000060A5">
        <w:rPr>
          <w:vertAlign w:val="superscript"/>
        </w:rPr>
        <w:instrText xml:space="preserve"> REF _Ref58920356 \r \h  \* MERGEFORMAT </w:instrText>
      </w:r>
      <w:r w:rsidRPr="000060A5">
        <w:rPr>
          <w:vertAlign w:val="superscript"/>
        </w:rPr>
      </w:r>
      <w:r w:rsidRPr="000060A5">
        <w:rPr>
          <w:vertAlign w:val="superscript"/>
        </w:rPr>
        <w:fldChar w:fldCharType="separate"/>
      </w:r>
      <w:r w:rsidRPr="000060A5">
        <w:rPr>
          <w:vertAlign w:val="superscript"/>
        </w:rPr>
        <w:t>[26]</w:t>
      </w:r>
      <w:r w:rsidRPr="000060A5">
        <w:fldChar w:fldCharType="end"/>
      </w:r>
      <w:r w:rsidRPr="000060A5">
        <w:t>关注面向对象程序中的继承、耦合与内聚等特性，提出了</w:t>
      </w:r>
      <w:r w:rsidRPr="000060A5">
        <w:t>CK</w:t>
      </w:r>
      <w:r w:rsidRPr="000060A5">
        <w:t>度量元；</w:t>
      </w:r>
      <w:r w:rsidRPr="000060A5">
        <w:t>McCabe</w:t>
      </w:r>
      <w:r w:rsidRPr="000060A5">
        <w:rPr>
          <w:vertAlign w:val="superscript"/>
        </w:rPr>
        <w:fldChar w:fldCharType="begin"/>
      </w:r>
      <w:r w:rsidRPr="000060A5">
        <w:rPr>
          <w:vertAlign w:val="superscript"/>
        </w:rPr>
        <w:instrText xml:space="preserve"> REF _Ref58920364 \r \h  \* MERGEFORMAT </w:instrText>
      </w:r>
      <w:r w:rsidRPr="000060A5">
        <w:rPr>
          <w:vertAlign w:val="superscript"/>
        </w:rPr>
      </w:r>
      <w:r w:rsidRPr="000060A5">
        <w:rPr>
          <w:vertAlign w:val="superscript"/>
        </w:rPr>
        <w:fldChar w:fldCharType="separate"/>
      </w:r>
      <w:r w:rsidRPr="000060A5">
        <w:rPr>
          <w:vertAlign w:val="superscript"/>
        </w:rPr>
        <w:t>[30]</w:t>
      </w:r>
      <w:r w:rsidRPr="000060A5">
        <w:fldChar w:fldCharType="end"/>
      </w:r>
      <w:r w:rsidRPr="000060A5">
        <w:t>关注程序的控制流复杂度，提出了</w:t>
      </w:r>
      <w:proofErr w:type="gramStart"/>
      <w:r w:rsidRPr="000060A5">
        <w:t>圈复杂</w:t>
      </w:r>
      <w:proofErr w:type="gramEnd"/>
      <w:r w:rsidRPr="000060A5">
        <w:t>度度量元；</w:t>
      </w:r>
      <w:proofErr w:type="spellStart"/>
      <w:r w:rsidRPr="000060A5">
        <w:t>Bansiya</w:t>
      </w:r>
      <w:proofErr w:type="spellEnd"/>
      <w:r w:rsidRPr="000060A5">
        <w:t>和</w:t>
      </w:r>
      <w:r w:rsidRPr="000060A5">
        <w:t>Davis</w:t>
      </w:r>
      <w:r w:rsidRPr="000060A5">
        <w:rPr>
          <w:vertAlign w:val="superscript"/>
        </w:rPr>
        <w:fldChar w:fldCharType="begin"/>
      </w:r>
      <w:r w:rsidRPr="000060A5">
        <w:rPr>
          <w:vertAlign w:val="superscript"/>
        </w:rPr>
        <w:instrText xml:space="preserve"> REF _Ref58920376 \r \h  \* MERGEFORMAT </w:instrText>
      </w:r>
      <w:r w:rsidRPr="000060A5">
        <w:rPr>
          <w:vertAlign w:val="superscript"/>
        </w:rPr>
      </w:r>
      <w:r w:rsidRPr="000060A5">
        <w:rPr>
          <w:vertAlign w:val="superscript"/>
        </w:rPr>
        <w:fldChar w:fldCharType="separate"/>
      </w:r>
      <w:r w:rsidRPr="000060A5">
        <w:rPr>
          <w:vertAlign w:val="superscript"/>
        </w:rPr>
        <w:t>[27]</w:t>
      </w:r>
      <w:r w:rsidRPr="000060A5">
        <w:fldChar w:fldCharType="end"/>
      </w:r>
      <w:r w:rsidRPr="000060A5">
        <w:t>提出了一组关注面向对象语言</w:t>
      </w:r>
      <w:r w:rsidRPr="000060A5">
        <w:rPr>
          <w:rFonts w:hint="eastAsia"/>
        </w:rPr>
        <w:t>中</w:t>
      </w:r>
      <w:r w:rsidRPr="000060A5">
        <w:t>封装、多态以及信息传递等特性的</w:t>
      </w:r>
      <w:proofErr w:type="gramStart"/>
      <w:r w:rsidRPr="000060A5">
        <w:t>度量元</w:t>
      </w:r>
      <w:proofErr w:type="gramEnd"/>
      <w:r w:rsidRPr="000060A5">
        <w:t>等。</w:t>
      </w:r>
    </w:p>
    <w:p w14:paraId="399E5E79" w14:textId="02F25B5E" w:rsidR="000060A5" w:rsidRPr="000060A5" w:rsidRDefault="000060A5" w:rsidP="000060A5">
      <w:pPr>
        <w:pStyle w:val="a3"/>
        <w:ind w:firstLine="372"/>
      </w:pPr>
      <w:r w:rsidRPr="000060A5">
        <w:t>软件缺陷数据集的处理是缺陷预测研究的另一个重点，类不平衡是软件缺陷数据集中普遍存在的问题，缺陷预测模型受到数据不平衡的影响，会降低预测的模型性能。</w:t>
      </w:r>
      <w:r w:rsidR="009D13F1">
        <w:rPr>
          <w:rFonts w:hint="eastAsia"/>
        </w:rPr>
        <w:t>在</w:t>
      </w:r>
      <w:r w:rsidR="00B92C3C">
        <w:rPr>
          <w:rFonts w:hint="eastAsia"/>
        </w:rPr>
        <w:t>软件缺陷预测领域中，</w:t>
      </w:r>
      <w:r w:rsidR="00163F83">
        <w:rPr>
          <w:rFonts w:hint="eastAsia"/>
        </w:rPr>
        <w:t>通常使用</w:t>
      </w:r>
      <w:r w:rsidR="00B92C3C">
        <w:rPr>
          <w:rFonts w:hint="eastAsia"/>
        </w:rPr>
        <w:t>采样技术</w:t>
      </w:r>
      <w:r w:rsidR="00080997">
        <w:rPr>
          <w:rFonts w:hint="eastAsia"/>
        </w:rPr>
        <w:t>缓解</w:t>
      </w:r>
      <w:r w:rsidR="00B92C3C">
        <w:rPr>
          <w:rFonts w:hint="eastAsia"/>
        </w:rPr>
        <w:t>类不平衡问题</w:t>
      </w:r>
      <w:r w:rsidR="00E15B2A" w:rsidRPr="00650B92">
        <w:rPr>
          <w:vertAlign w:val="superscript"/>
        </w:rPr>
        <w:fldChar w:fldCharType="begin"/>
      </w:r>
      <w:r w:rsidR="00E15B2A" w:rsidRPr="00650B92">
        <w:rPr>
          <w:vertAlign w:val="superscript"/>
        </w:rPr>
        <w:instrText xml:space="preserve"> REF _Ref58920013 \r \h </w:instrText>
      </w:r>
      <w:r w:rsidR="00E15B2A">
        <w:rPr>
          <w:vertAlign w:val="superscript"/>
        </w:rPr>
        <w:instrText xml:space="preserve"> \* MERGEFORMAT </w:instrText>
      </w:r>
      <w:r w:rsidR="00E15B2A" w:rsidRPr="00650B92">
        <w:rPr>
          <w:vertAlign w:val="superscript"/>
        </w:rPr>
      </w:r>
      <w:r w:rsidR="00E15B2A" w:rsidRPr="00650B92">
        <w:rPr>
          <w:vertAlign w:val="superscript"/>
        </w:rPr>
        <w:fldChar w:fldCharType="separate"/>
      </w:r>
      <w:r w:rsidR="00E15B2A" w:rsidRPr="00650B92">
        <w:rPr>
          <w:vertAlign w:val="superscript"/>
        </w:rPr>
        <w:t xml:space="preserve">[15]  </w:t>
      </w:r>
      <w:r w:rsidR="00E15B2A" w:rsidRPr="00650B92">
        <w:rPr>
          <w:vertAlign w:val="superscript"/>
        </w:rPr>
        <w:fldChar w:fldCharType="end"/>
      </w:r>
      <w:r w:rsidR="00E15B2A" w:rsidRPr="00650B92">
        <w:rPr>
          <w:vertAlign w:val="superscript"/>
        </w:rPr>
        <w:fldChar w:fldCharType="begin"/>
      </w:r>
      <w:r w:rsidR="00E15B2A" w:rsidRPr="00650B92">
        <w:rPr>
          <w:vertAlign w:val="superscript"/>
        </w:rPr>
        <w:instrText xml:space="preserve"> REF _Ref58920960 \r \h </w:instrText>
      </w:r>
      <w:r w:rsidR="00E15B2A">
        <w:rPr>
          <w:vertAlign w:val="superscript"/>
        </w:rPr>
        <w:instrText xml:space="preserve"> \* MERGEFORMAT </w:instrText>
      </w:r>
      <w:r w:rsidR="00E15B2A" w:rsidRPr="00650B92">
        <w:rPr>
          <w:vertAlign w:val="superscript"/>
        </w:rPr>
      </w:r>
      <w:r w:rsidR="00E15B2A" w:rsidRPr="00650B92">
        <w:rPr>
          <w:vertAlign w:val="superscript"/>
        </w:rPr>
        <w:fldChar w:fldCharType="separate"/>
      </w:r>
      <w:r w:rsidR="00E15B2A" w:rsidRPr="00650B92">
        <w:rPr>
          <w:vertAlign w:val="superscript"/>
        </w:rPr>
        <w:t xml:space="preserve">[16]  </w:t>
      </w:r>
      <w:r w:rsidR="00E15B2A" w:rsidRPr="00650B92">
        <w:rPr>
          <w:vertAlign w:val="superscript"/>
        </w:rPr>
        <w:fldChar w:fldCharType="end"/>
      </w:r>
      <w:r w:rsidR="00B92C3C">
        <w:rPr>
          <w:rFonts w:hint="eastAsia"/>
        </w:rPr>
        <w:t>。</w:t>
      </w:r>
      <w:proofErr w:type="spellStart"/>
      <w:r w:rsidRPr="000060A5">
        <w:rPr>
          <w:rFonts w:hint="eastAsia"/>
        </w:rPr>
        <w:t>P</w:t>
      </w:r>
      <w:r w:rsidRPr="000060A5">
        <w:t>elayo</w:t>
      </w:r>
      <w:proofErr w:type="spellEnd"/>
      <w:r w:rsidRPr="000060A5">
        <w:rPr>
          <w:vertAlign w:val="superscript"/>
        </w:rPr>
        <w:fldChar w:fldCharType="begin"/>
      </w:r>
      <w:r w:rsidRPr="000060A5">
        <w:rPr>
          <w:vertAlign w:val="superscript"/>
        </w:rPr>
        <w:instrText xml:space="preserve"> REF _Ref58920388 \r \h  \* MERGEFORMAT </w:instrText>
      </w:r>
      <w:r w:rsidRPr="000060A5">
        <w:rPr>
          <w:vertAlign w:val="superscript"/>
        </w:rPr>
      </w:r>
      <w:r w:rsidRPr="000060A5">
        <w:rPr>
          <w:vertAlign w:val="superscript"/>
        </w:rPr>
        <w:fldChar w:fldCharType="separate"/>
      </w:r>
      <w:r w:rsidRPr="000060A5">
        <w:rPr>
          <w:vertAlign w:val="superscript"/>
        </w:rPr>
        <w:t>[20]</w:t>
      </w:r>
      <w:r w:rsidRPr="000060A5">
        <w:fldChar w:fldCharType="end"/>
      </w:r>
      <w:r w:rsidRPr="000060A5">
        <w:t>等人在缺陷预测中应用合成少数样本过采样技术</w:t>
      </w:r>
      <w:r w:rsidRPr="000060A5">
        <w:rPr>
          <w:vertAlign w:val="superscript"/>
        </w:rPr>
        <w:fldChar w:fldCharType="begin"/>
      </w:r>
      <w:r w:rsidRPr="000060A5">
        <w:rPr>
          <w:vertAlign w:val="superscript"/>
        </w:rPr>
        <w:instrText xml:space="preserve"> REF _Ref58920399 \r \h  \* MERGEFORMAT </w:instrText>
      </w:r>
      <w:r w:rsidRPr="000060A5">
        <w:rPr>
          <w:vertAlign w:val="superscript"/>
        </w:rPr>
      </w:r>
      <w:r w:rsidRPr="000060A5">
        <w:rPr>
          <w:vertAlign w:val="superscript"/>
        </w:rPr>
        <w:fldChar w:fldCharType="separate"/>
      </w:r>
      <w:r w:rsidRPr="000060A5">
        <w:rPr>
          <w:vertAlign w:val="superscript"/>
        </w:rPr>
        <w:t>[24]</w:t>
      </w:r>
      <w:r w:rsidRPr="000060A5">
        <w:fldChar w:fldCharType="end"/>
      </w:r>
      <w:r w:rsidRPr="000060A5">
        <w:t>（</w:t>
      </w:r>
      <w:r w:rsidRPr="000060A5">
        <w:t>Synthetic Minority Over-sampling Technique</w:t>
      </w:r>
      <w:r w:rsidRPr="000060A5">
        <w:t>，</w:t>
      </w:r>
      <w:r w:rsidRPr="000060A5">
        <w:t>SMOTE</w:t>
      </w:r>
      <w:r w:rsidRPr="000060A5">
        <w:t>）对数据进行预处理，发现可以将预测模型性能提高</w:t>
      </w:r>
      <w:r w:rsidRPr="000060A5">
        <w:t>23%</w:t>
      </w:r>
      <w:r w:rsidRPr="000060A5">
        <w:t>；</w:t>
      </w:r>
      <w:r w:rsidRPr="000060A5">
        <w:t>Kwabena</w:t>
      </w:r>
      <w:r w:rsidRPr="000060A5">
        <w:t>等人</w:t>
      </w:r>
      <w:r w:rsidRPr="000060A5">
        <w:rPr>
          <w:vertAlign w:val="superscript"/>
        </w:rPr>
        <w:fldChar w:fldCharType="begin"/>
      </w:r>
      <w:r w:rsidRPr="000060A5">
        <w:rPr>
          <w:vertAlign w:val="superscript"/>
        </w:rPr>
        <w:instrText xml:space="preserve"> REF _Ref58920063 \r \h  \* MERGEFORMAT </w:instrText>
      </w:r>
      <w:r w:rsidRPr="000060A5">
        <w:rPr>
          <w:vertAlign w:val="superscript"/>
        </w:rPr>
      </w:r>
      <w:r w:rsidRPr="000060A5">
        <w:rPr>
          <w:vertAlign w:val="superscript"/>
        </w:rPr>
        <w:fldChar w:fldCharType="separate"/>
      </w:r>
      <w:r w:rsidRPr="000060A5">
        <w:rPr>
          <w:vertAlign w:val="superscript"/>
        </w:rPr>
        <w:t>[21]</w:t>
      </w:r>
      <w:r w:rsidRPr="000060A5">
        <w:fldChar w:fldCharType="end"/>
      </w:r>
      <w:r w:rsidRPr="000060A5">
        <w:t>发现</w:t>
      </w:r>
      <w:r w:rsidRPr="000060A5">
        <w:t>SMOTE</w:t>
      </w:r>
      <w:r w:rsidRPr="000060A5">
        <w:t>算法会过度概括，导致预测结果误报率较高，提出了基于遗传继承理论的</w:t>
      </w:r>
      <w:r w:rsidRPr="000060A5">
        <w:t>MAHAKIL</w:t>
      </w:r>
      <w:r w:rsidRPr="000060A5">
        <w:t>算法，相较于其他过采样算法（如</w:t>
      </w:r>
      <w:r w:rsidRPr="000060A5">
        <w:t>SMOTE</w:t>
      </w:r>
      <w:r w:rsidRPr="000060A5">
        <w:t>、</w:t>
      </w:r>
      <w:r w:rsidRPr="000060A5">
        <w:t>Borderline-SMOTE</w:t>
      </w:r>
      <w:r w:rsidRPr="000060A5">
        <w:t>和</w:t>
      </w:r>
      <w:r w:rsidRPr="000060A5">
        <w:t>ADASYN</w:t>
      </w:r>
      <w:r w:rsidRPr="000060A5">
        <w:t>等）拥有更低的误报率。于巧等人</w:t>
      </w:r>
      <w:r w:rsidRPr="000060A5">
        <w:rPr>
          <w:vertAlign w:val="superscript"/>
        </w:rPr>
        <w:fldChar w:fldCharType="begin"/>
      </w:r>
      <w:r w:rsidRPr="000060A5">
        <w:rPr>
          <w:vertAlign w:val="superscript"/>
        </w:rPr>
        <w:instrText xml:space="preserve"> REF _Ref59047103 \r \h  \* MERGEFORMAT </w:instrText>
      </w:r>
      <w:r w:rsidRPr="000060A5">
        <w:rPr>
          <w:vertAlign w:val="superscript"/>
        </w:rPr>
      </w:r>
      <w:r w:rsidRPr="000060A5">
        <w:rPr>
          <w:vertAlign w:val="superscript"/>
        </w:rPr>
        <w:fldChar w:fldCharType="separate"/>
      </w:r>
      <w:r w:rsidRPr="000060A5">
        <w:rPr>
          <w:vertAlign w:val="superscript"/>
        </w:rPr>
        <w:t>[14]</w:t>
      </w:r>
      <w:r w:rsidRPr="000060A5">
        <w:fldChar w:fldCharType="end"/>
      </w:r>
      <w:r w:rsidRPr="000060A5">
        <w:t>针对类不平衡数据集对不同分类模型性能的影响做了实证研究，结果表明代价敏感学习和集成学习在类不平衡数据集中的稳定性更好。</w:t>
      </w:r>
    </w:p>
    <w:p w14:paraId="0B9B10DE" w14:textId="77777777" w:rsidR="000060A5" w:rsidRPr="000060A5" w:rsidRDefault="000060A5" w:rsidP="000060A5">
      <w:pPr>
        <w:pStyle w:val="a3"/>
        <w:ind w:firstLine="372"/>
      </w:pPr>
      <w:r w:rsidRPr="000060A5">
        <w:t>然而，以上工作的研究对象均为传统的结构化程序或面向对象程序，目前还没有关于智能合约缺陷预测的研究。本文基于软件缺陷预测技术的基本原理，设计了一组针对</w:t>
      </w:r>
      <w:r w:rsidRPr="000060A5">
        <w:t>Solidity</w:t>
      </w:r>
      <w:r w:rsidRPr="000060A5">
        <w:t>智能合约的度量元集，构建</w:t>
      </w:r>
      <w:r w:rsidRPr="000060A5">
        <w:t>Solidity</w:t>
      </w:r>
      <w:r w:rsidRPr="000060A5">
        <w:t>智能合约缺陷数据集，并利用该数据集对</w:t>
      </w:r>
      <w:r w:rsidRPr="000060A5">
        <w:t>Solidity</w:t>
      </w:r>
      <w:r w:rsidRPr="000060A5">
        <w:t>智能合约进行缺陷预测实证研究，讨论度量元选择、模型性能以及类不平衡数据集</w:t>
      </w:r>
      <w:r w:rsidRPr="000060A5">
        <w:rPr>
          <w:rFonts w:hint="eastAsia"/>
        </w:rPr>
        <w:t>预</w:t>
      </w:r>
      <w:r w:rsidRPr="000060A5">
        <w:t>处理等问题。</w:t>
      </w:r>
    </w:p>
    <w:p w14:paraId="3FD4A3FC" w14:textId="0199CDC4" w:rsidR="001712CE" w:rsidRDefault="002B6F30">
      <w:pPr>
        <w:pStyle w:val="1"/>
      </w:pPr>
      <w:r>
        <w:rPr>
          <w:rFonts w:hint="eastAsia"/>
        </w:rPr>
        <w:t>Solidity</w:t>
      </w:r>
      <w:r>
        <w:rPr>
          <w:rFonts w:hint="eastAsia"/>
        </w:rPr>
        <w:t>智能合约度量元</w:t>
      </w:r>
      <w:r w:rsidR="00C92029">
        <w:rPr>
          <w:rFonts w:hint="eastAsia"/>
        </w:rPr>
        <w:t>设计</w:t>
      </w:r>
    </w:p>
    <w:p w14:paraId="4AABEAE3" w14:textId="01F0EA2C" w:rsidR="004955BF" w:rsidRPr="004955BF" w:rsidRDefault="004955BF" w:rsidP="004955BF">
      <w:pPr>
        <w:pStyle w:val="a3"/>
        <w:ind w:firstLine="372"/>
      </w:pPr>
      <w:r w:rsidRPr="004955BF">
        <w:t>度量元的质量是决定缺陷预测性能最重要的因素之一。缺陷预测领域经常使用的度量元</w:t>
      </w:r>
      <w:r w:rsidRPr="004955BF">
        <w:rPr>
          <w:rFonts w:hint="eastAsia"/>
        </w:rPr>
        <w:t>有</w:t>
      </w:r>
      <w:r w:rsidRPr="004955BF">
        <w:t>CK</w:t>
      </w:r>
      <w:r w:rsidRPr="004955BF">
        <w:t>度量元、</w:t>
      </w:r>
      <w:r w:rsidRPr="004955BF">
        <w:t>McCabe</w:t>
      </w:r>
      <w:r w:rsidRPr="004955BF">
        <w:t>度量元等，主要关注代码复杂度以及面向对象特征两方面。本文针对</w:t>
      </w:r>
      <w:r w:rsidRPr="004955BF">
        <w:t>Solidity</w:t>
      </w:r>
      <w:r w:rsidRPr="004955BF">
        <w:t>智能合约设计了</w:t>
      </w:r>
      <w:r w:rsidRPr="004955BF">
        <w:t>SC-Sol</w:t>
      </w:r>
      <w:r w:rsidRPr="004955BF">
        <w:lastRenderedPageBreak/>
        <w:t>度量元集。</w:t>
      </w:r>
    </w:p>
    <w:p w14:paraId="35FDF850" w14:textId="07DC29E3" w:rsidR="001712CE" w:rsidRPr="006071DF" w:rsidRDefault="00AE2328">
      <w:pPr>
        <w:pStyle w:val="21"/>
        <w:spacing w:before="71" w:after="71"/>
        <w:rPr>
          <w:highlight w:val="yellow"/>
          <w:rPrChange w:id="24" w:author="王 浩仁" w:date="2021-06-07T15:59:00Z">
            <w:rPr/>
          </w:rPrChange>
        </w:rPr>
      </w:pPr>
      <w:r w:rsidRPr="006071DF">
        <w:rPr>
          <w:highlight w:val="yellow"/>
          <w:rPrChange w:id="25" w:author="王 浩仁" w:date="2021-06-07T15:59:00Z">
            <w:rPr/>
          </w:rPrChange>
        </w:rPr>
        <w:t>COOP</w:t>
      </w:r>
      <w:r w:rsidRPr="006071DF">
        <w:rPr>
          <w:rFonts w:hint="eastAsia"/>
          <w:highlight w:val="yellow"/>
          <w:rPrChange w:id="26" w:author="王 浩仁" w:date="2021-06-07T15:59:00Z">
            <w:rPr>
              <w:rFonts w:hint="eastAsia"/>
            </w:rPr>
          </w:rPrChange>
        </w:rPr>
        <w:t>度量元集</w:t>
      </w:r>
    </w:p>
    <w:p w14:paraId="719AAAF2" w14:textId="4ACE5012" w:rsidR="0091095E" w:rsidRPr="006071DF" w:rsidRDefault="0091095E" w:rsidP="0091095E">
      <w:pPr>
        <w:pStyle w:val="a3"/>
        <w:ind w:firstLine="372"/>
        <w:rPr>
          <w:highlight w:val="yellow"/>
          <w:rPrChange w:id="27" w:author="王 浩仁" w:date="2021-06-07T15:59:00Z">
            <w:rPr/>
          </w:rPrChange>
        </w:rPr>
      </w:pPr>
      <w:r w:rsidRPr="006071DF">
        <w:rPr>
          <w:highlight w:val="yellow"/>
          <w:rPrChange w:id="28" w:author="王 浩仁" w:date="2021-06-07T15:59:00Z">
            <w:rPr/>
          </w:rPrChange>
        </w:rPr>
        <w:t>COOP</w:t>
      </w:r>
      <w:proofErr w:type="gramStart"/>
      <w:r w:rsidRPr="006071DF">
        <w:rPr>
          <w:rFonts w:hint="eastAsia"/>
          <w:highlight w:val="yellow"/>
          <w:rPrChange w:id="29" w:author="王 浩仁" w:date="2021-06-07T15:59:00Z">
            <w:rPr>
              <w:rFonts w:hint="eastAsia"/>
            </w:rPr>
          </w:rPrChange>
        </w:rPr>
        <w:t>度量元</w:t>
      </w:r>
      <w:proofErr w:type="gramEnd"/>
      <w:r w:rsidRPr="006071DF">
        <w:rPr>
          <w:rFonts w:hint="eastAsia"/>
          <w:highlight w:val="yellow"/>
          <w:rPrChange w:id="30" w:author="王 浩仁" w:date="2021-06-07T15:59:00Z">
            <w:rPr>
              <w:rFonts w:hint="eastAsia"/>
            </w:rPr>
          </w:rPrChange>
        </w:rPr>
        <w:t>集由</w:t>
      </w:r>
      <w:proofErr w:type="spellStart"/>
      <w:r w:rsidRPr="006071DF">
        <w:rPr>
          <w:highlight w:val="yellow"/>
          <w:rPrChange w:id="31" w:author="王 浩仁" w:date="2021-06-07T15:59:00Z">
            <w:rPr/>
          </w:rPrChange>
        </w:rPr>
        <w:t>Chidamber</w:t>
      </w:r>
      <w:proofErr w:type="spellEnd"/>
      <w:r w:rsidRPr="006071DF">
        <w:rPr>
          <w:rFonts w:hint="eastAsia"/>
          <w:highlight w:val="yellow"/>
          <w:rPrChange w:id="32" w:author="王 浩仁" w:date="2021-06-07T15:59:00Z">
            <w:rPr>
              <w:rFonts w:hint="eastAsia"/>
            </w:rPr>
          </w:rPrChange>
        </w:rPr>
        <w:t>、</w:t>
      </w:r>
      <w:proofErr w:type="spellStart"/>
      <w:r w:rsidRPr="006071DF">
        <w:rPr>
          <w:highlight w:val="yellow"/>
          <w:rPrChange w:id="33" w:author="王 浩仁" w:date="2021-06-07T15:59:00Z">
            <w:rPr/>
          </w:rPrChange>
        </w:rPr>
        <w:t>Kemerer</w:t>
      </w:r>
      <w:proofErr w:type="spellEnd"/>
      <w:r w:rsidRPr="006071DF">
        <w:rPr>
          <w:rFonts w:hint="eastAsia"/>
          <w:highlight w:val="yellow"/>
          <w:rPrChange w:id="34" w:author="王 浩仁" w:date="2021-06-07T15:59:00Z">
            <w:rPr>
              <w:rFonts w:hint="eastAsia"/>
            </w:rPr>
          </w:rPrChange>
        </w:rPr>
        <w:t>、</w:t>
      </w:r>
      <w:proofErr w:type="spellStart"/>
      <w:r w:rsidRPr="006071DF">
        <w:rPr>
          <w:highlight w:val="yellow"/>
          <w:rPrChange w:id="35" w:author="王 浩仁" w:date="2021-06-07T15:59:00Z">
            <w:rPr/>
          </w:rPrChange>
        </w:rPr>
        <w:t>Bansiy</w:t>
      </w:r>
      <w:proofErr w:type="spellEnd"/>
      <w:r w:rsidRPr="006071DF">
        <w:rPr>
          <w:rFonts w:hint="eastAsia"/>
          <w:highlight w:val="yellow"/>
          <w:rPrChange w:id="36" w:author="王 浩仁" w:date="2021-06-07T15:59:00Z">
            <w:rPr>
              <w:rFonts w:hint="eastAsia"/>
            </w:rPr>
          </w:rPrChange>
        </w:rPr>
        <w:t>、</w:t>
      </w:r>
      <w:r w:rsidRPr="006071DF">
        <w:rPr>
          <w:highlight w:val="yellow"/>
          <w:rPrChange w:id="37" w:author="王 浩仁" w:date="2021-06-07T15:59:00Z">
            <w:rPr/>
          </w:rPrChange>
        </w:rPr>
        <w:t>Davis</w:t>
      </w:r>
      <w:r w:rsidRPr="006071DF">
        <w:rPr>
          <w:rFonts w:hint="eastAsia"/>
          <w:highlight w:val="yellow"/>
          <w:rPrChange w:id="38" w:author="王 浩仁" w:date="2021-06-07T15:59:00Z">
            <w:rPr>
              <w:rFonts w:hint="eastAsia"/>
            </w:rPr>
          </w:rPrChange>
        </w:rPr>
        <w:t>等人提出度量元组合而成</w:t>
      </w:r>
      <w:r w:rsidRPr="006071DF">
        <w:rPr>
          <w:highlight w:val="yellow"/>
          <w:vertAlign w:val="superscript"/>
          <w:rPrChange w:id="39" w:author="王 浩仁" w:date="2021-06-07T15:59:00Z">
            <w:rPr>
              <w:vertAlign w:val="superscript"/>
            </w:rPr>
          </w:rPrChange>
        </w:rPr>
        <w:fldChar w:fldCharType="begin"/>
      </w:r>
      <w:r w:rsidRPr="006071DF">
        <w:rPr>
          <w:highlight w:val="yellow"/>
          <w:vertAlign w:val="superscript"/>
          <w:rPrChange w:id="40" w:author="王 浩仁" w:date="2021-06-07T15:59:00Z">
            <w:rPr>
              <w:vertAlign w:val="superscript"/>
            </w:rPr>
          </w:rPrChange>
        </w:rPr>
        <w:instrText xml:space="preserve"> REF _Ref58920468 \r \h  \* MERGEFORMAT </w:instrText>
      </w:r>
      <w:r w:rsidRPr="006071DF">
        <w:rPr>
          <w:highlight w:val="yellow"/>
          <w:vertAlign w:val="superscript"/>
          <w:rPrChange w:id="41" w:author="王 浩仁" w:date="2021-06-07T15:59:00Z">
            <w:rPr>
              <w:highlight w:val="yellow"/>
              <w:vertAlign w:val="superscript"/>
            </w:rPr>
          </w:rPrChange>
        </w:rPr>
      </w:r>
      <w:r w:rsidRPr="006071DF">
        <w:rPr>
          <w:highlight w:val="yellow"/>
          <w:vertAlign w:val="superscript"/>
          <w:rPrChange w:id="42" w:author="王 浩仁" w:date="2021-06-07T15:59:00Z">
            <w:rPr/>
          </w:rPrChange>
        </w:rPr>
        <w:fldChar w:fldCharType="separate"/>
      </w:r>
      <w:r w:rsidRPr="006071DF">
        <w:rPr>
          <w:highlight w:val="yellow"/>
          <w:vertAlign w:val="superscript"/>
          <w:rPrChange w:id="43" w:author="王 浩仁" w:date="2021-06-07T15:59:00Z">
            <w:rPr>
              <w:vertAlign w:val="superscript"/>
            </w:rPr>
          </w:rPrChange>
        </w:rPr>
        <w:t>[32]</w:t>
      </w:r>
      <w:r w:rsidRPr="006071DF">
        <w:rPr>
          <w:highlight w:val="yellow"/>
          <w:rPrChange w:id="44" w:author="王 浩仁" w:date="2021-06-07T15:59:00Z">
            <w:rPr/>
          </w:rPrChange>
        </w:rPr>
        <w:fldChar w:fldCharType="end"/>
      </w:r>
      <w:r w:rsidRPr="006071DF">
        <w:rPr>
          <w:rFonts w:hint="eastAsia"/>
          <w:highlight w:val="yellow"/>
          <w:rPrChange w:id="45" w:author="王 浩仁" w:date="2021-06-07T15:59:00Z">
            <w:rPr>
              <w:rFonts w:hint="eastAsia"/>
            </w:rPr>
          </w:rPrChange>
        </w:rPr>
        <w:t>，主要关注代码复杂度以及面向对象程序特征两方面。</w:t>
      </w:r>
      <w:r w:rsidRPr="006071DF">
        <w:rPr>
          <w:highlight w:val="yellow"/>
          <w:rPrChange w:id="46" w:author="王 浩仁" w:date="2021-06-07T15:59:00Z">
            <w:rPr/>
          </w:rPrChange>
        </w:rPr>
        <w:t>Gong</w:t>
      </w:r>
      <w:r w:rsidRPr="006071DF">
        <w:rPr>
          <w:rFonts w:hint="eastAsia"/>
          <w:highlight w:val="yellow"/>
          <w:rPrChange w:id="47" w:author="王 浩仁" w:date="2021-06-07T15:59:00Z">
            <w:rPr>
              <w:rFonts w:hint="eastAsia"/>
            </w:rPr>
          </w:rPrChange>
        </w:rPr>
        <w:t>等人</w:t>
      </w:r>
      <w:r w:rsidRPr="006071DF">
        <w:rPr>
          <w:highlight w:val="yellow"/>
          <w:vertAlign w:val="superscript"/>
          <w:rPrChange w:id="48" w:author="王 浩仁" w:date="2021-06-07T15:59:00Z">
            <w:rPr>
              <w:vertAlign w:val="superscript"/>
            </w:rPr>
          </w:rPrChange>
        </w:rPr>
        <w:fldChar w:fldCharType="begin"/>
      </w:r>
      <w:r w:rsidRPr="006071DF">
        <w:rPr>
          <w:highlight w:val="yellow"/>
          <w:vertAlign w:val="superscript"/>
          <w:rPrChange w:id="49" w:author="王 浩仁" w:date="2021-06-07T15:59:00Z">
            <w:rPr>
              <w:vertAlign w:val="superscript"/>
            </w:rPr>
          </w:rPrChange>
        </w:rPr>
        <w:instrText xml:space="preserve"> REF _Ref58920060 \r \h  \* MERGEFORMAT </w:instrText>
      </w:r>
      <w:r w:rsidRPr="006071DF">
        <w:rPr>
          <w:highlight w:val="yellow"/>
          <w:vertAlign w:val="superscript"/>
          <w:rPrChange w:id="50" w:author="王 浩仁" w:date="2021-06-07T15:59:00Z">
            <w:rPr>
              <w:highlight w:val="yellow"/>
              <w:vertAlign w:val="superscript"/>
            </w:rPr>
          </w:rPrChange>
        </w:rPr>
      </w:r>
      <w:r w:rsidRPr="006071DF">
        <w:rPr>
          <w:highlight w:val="yellow"/>
          <w:vertAlign w:val="superscript"/>
          <w:rPrChange w:id="51" w:author="王 浩仁" w:date="2021-06-07T15:59:00Z">
            <w:rPr/>
          </w:rPrChange>
        </w:rPr>
        <w:fldChar w:fldCharType="separate"/>
      </w:r>
      <w:r w:rsidRPr="006071DF">
        <w:rPr>
          <w:highlight w:val="yellow"/>
          <w:vertAlign w:val="superscript"/>
          <w:rPrChange w:id="52" w:author="王 浩仁" w:date="2021-06-07T15:59:00Z">
            <w:rPr>
              <w:vertAlign w:val="superscript"/>
            </w:rPr>
          </w:rPrChange>
        </w:rPr>
        <w:t>[19]</w:t>
      </w:r>
      <w:r w:rsidRPr="006071DF">
        <w:rPr>
          <w:highlight w:val="yellow"/>
          <w:rPrChange w:id="53" w:author="王 浩仁" w:date="2021-06-07T15:59:00Z">
            <w:rPr/>
          </w:rPrChange>
        </w:rPr>
        <w:fldChar w:fldCharType="end"/>
      </w:r>
      <w:r w:rsidRPr="006071DF">
        <w:rPr>
          <w:rFonts w:hint="eastAsia"/>
          <w:highlight w:val="yellow"/>
          <w:rPrChange w:id="54" w:author="王 浩仁" w:date="2021-06-07T15:59:00Z">
            <w:rPr>
              <w:rFonts w:hint="eastAsia"/>
            </w:rPr>
          </w:rPrChange>
        </w:rPr>
        <w:t>和</w:t>
      </w:r>
      <w:r w:rsidRPr="006071DF">
        <w:rPr>
          <w:highlight w:val="yellow"/>
          <w:rPrChange w:id="55" w:author="王 浩仁" w:date="2021-06-07T15:59:00Z">
            <w:rPr/>
          </w:rPrChange>
        </w:rPr>
        <w:t>Chen</w:t>
      </w:r>
      <w:r w:rsidRPr="006071DF">
        <w:rPr>
          <w:highlight w:val="yellow"/>
          <w:vertAlign w:val="superscript"/>
          <w:rPrChange w:id="56" w:author="王 浩仁" w:date="2021-06-07T15:59:00Z">
            <w:rPr>
              <w:vertAlign w:val="superscript"/>
            </w:rPr>
          </w:rPrChange>
        </w:rPr>
        <w:fldChar w:fldCharType="begin"/>
      </w:r>
      <w:r w:rsidRPr="006071DF">
        <w:rPr>
          <w:highlight w:val="yellow"/>
          <w:vertAlign w:val="superscript"/>
          <w:rPrChange w:id="57" w:author="王 浩仁" w:date="2021-06-07T15:59:00Z">
            <w:rPr>
              <w:vertAlign w:val="superscript"/>
            </w:rPr>
          </w:rPrChange>
        </w:rPr>
        <w:instrText xml:space="preserve"> REF _Ref58920031 \r \h  \* MERGEFORMAT </w:instrText>
      </w:r>
      <w:r w:rsidRPr="006071DF">
        <w:rPr>
          <w:highlight w:val="yellow"/>
          <w:vertAlign w:val="superscript"/>
          <w:rPrChange w:id="58" w:author="王 浩仁" w:date="2021-06-07T15:59:00Z">
            <w:rPr>
              <w:highlight w:val="yellow"/>
              <w:vertAlign w:val="superscript"/>
            </w:rPr>
          </w:rPrChange>
        </w:rPr>
      </w:r>
      <w:r w:rsidRPr="006071DF">
        <w:rPr>
          <w:highlight w:val="yellow"/>
          <w:vertAlign w:val="superscript"/>
          <w:rPrChange w:id="59" w:author="王 浩仁" w:date="2021-06-07T15:59:00Z">
            <w:rPr/>
          </w:rPrChange>
        </w:rPr>
        <w:fldChar w:fldCharType="separate"/>
      </w:r>
      <w:r w:rsidRPr="006071DF">
        <w:rPr>
          <w:highlight w:val="yellow"/>
          <w:vertAlign w:val="superscript"/>
          <w:rPrChange w:id="60" w:author="王 浩仁" w:date="2021-06-07T15:59:00Z">
            <w:rPr>
              <w:vertAlign w:val="superscript"/>
            </w:rPr>
          </w:rPrChange>
        </w:rPr>
        <w:t>[25]</w:t>
      </w:r>
      <w:r w:rsidRPr="006071DF">
        <w:rPr>
          <w:highlight w:val="yellow"/>
          <w:rPrChange w:id="61" w:author="王 浩仁" w:date="2021-06-07T15:59:00Z">
            <w:rPr/>
          </w:rPrChange>
        </w:rPr>
        <w:fldChar w:fldCharType="end"/>
      </w:r>
      <w:r w:rsidRPr="006071DF">
        <w:rPr>
          <w:rFonts w:hint="eastAsia"/>
          <w:highlight w:val="yellow"/>
          <w:rPrChange w:id="62" w:author="王 浩仁" w:date="2021-06-07T15:59:00Z">
            <w:rPr>
              <w:rFonts w:hint="eastAsia"/>
            </w:rPr>
          </w:rPrChange>
        </w:rPr>
        <w:t>等人将</w:t>
      </w:r>
      <w:r w:rsidRPr="006071DF">
        <w:rPr>
          <w:highlight w:val="yellow"/>
          <w:rPrChange w:id="63" w:author="王 浩仁" w:date="2021-06-07T15:59:00Z">
            <w:rPr/>
          </w:rPrChange>
        </w:rPr>
        <w:t>COOP</w:t>
      </w:r>
      <w:proofErr w:type="gramStart"/>
      <w:r w:rsidRPr="006071DF">
        <w:rPr>
          <w:rFonts w:hint="eastAsia"/>
          <w:highlight w:val="yellow"/>
          <w:rPrChange w:id="64" w:author="王 浩仁" w:date="2021-06-07T15:59:00Z">
            <w:rPr>
              <w:rFonts w:hint="eastAsia"/>
            </w:rPr>
          </w:rPrChange>
        </w:rPr>
        <w:t>度量元集应用</w:t>
      </w:r>
      <w:proofErr w:type="gramEnd"/>
      <w:r w:rsidRPr="006071DF">
        <w:rPr>
          <w:rFonts w:hint="eastAsia"/>
          <w:highlight w:val="yellow"/>
          <w:rPrChange w:id="65" w:author="王 浩仁" w:date="2021-06-07T15:59:00Z">
            <w:rPr>
              <w:rFonts w:hint="eastAsia"/>
            </w:rPr>
          </w:rPrChange>
        </w:rPr>
        <w:t>到软件缺陷预测中，分别讨论了类重叠问题以及无监督模型与有监督模型的差异问题，取得了较好的效果。</w:t>
      </w:r>
    </w:p>
    <w:p w14:paraId="559D0870" w14:textId="77777777" w:rsidR="0091095E" w:rsidRPr="006071DF" w:rsidRDefault="0091095E" w:rsidP="0091095E">
      <w:pPr>
        <w:pStyle w:val="a3"/>
        <w:ind w:firstLine="372"/>
        <w:rPr>
          <w:highlight w:val="yellow"/>
          <w:rPrChange w:id="66" w:author="王 浩仁" w:date="2021-06-07T15:59:00Z">
            <w:rPr/>
          </w:rPrChange>
        </w:rPr>
      </w:pPr>
      <w:r w:rsidRPr="006071DF">
        <w:rPr>
          <w:highlight w:val="yellow"/>
          <w:rPrChange w:id="67" w:author="王 浩仁" w:date="2021-06-07T15:59:00Z">
            <w:rPr/>
          </w:rPrChange>
        </w:rPr>
        <w:t>COOP</w:t>
      </w:r>
      <w:proofErr w:type="gramStart"/>
      <w:r w:rsidRPr="006071DF">
        <w:rPr>
          <w:rFonts w:hint="eastAsia"/>
          <w:highlight w:val="yellow"/>
          <w:rPrChange w:id="68" w:author="王 浩仁" w:date="2021-06-07T15:59:00Z">
            <w:rPr>
              <w:rFonts w:hint="eastAsia"/>
            </w:rPr>
          </w:rPrChange>
        </w:rPr>
        <w:t>度量元</w:t>
      </w:r>
      <w:proofErr w:type="gramEnd"/>
      <w:r w:rsidRPr="006071DF">
        <w:rPr>
          <w:rFonts w:hint="eastAsia"/>
          <w:highlight w:val="yellow"/>
          <w:rPrChange w:id="69" w:author="王 浩仁" w:date="2021-06-07T15:59:00Z">
            <w:rPr>
              <w:rFonts w:hint="eastAsia"/>
            </w:rPr>
          </w:rPrChange>
        </w:rPr>
        <w:t>集的类别、缩写、全称与描述如</w:t>
      </w:r>
      <w:r w:rsidRPr="006071DF">
        <w:rPr>
          <w:highlight w:val="yellow"/>
          <w:rPrChange w:id="70" w:author="王 浩仁" w:date="2021-06-07T15:59:00Z">
            <w:rPr/>
          </w:rPrChange>
        </w:rPr>
        <w:fldChar w:fldCharType="begin"/>
      </w:r>
      <w:r w:rsidRPr="006071DF">
        <w:rPr>
          <w:highlight w:val="yellow"/>
          <w:rPrChange w:id="71" w:author="王 浩仁" w:date="2021-06-07T15:59:00Z">
            <w:rPr/>
          </w:rPrChange>
        </w:rPr>
        <w:instrText xml:space="preserve"> REF _Ref59090046 \h  \* MERGEFORMAT </w:instrText>
      </w:r>
      <w:r w:rsidRPr="006071DF">
        <w:rPr>
          <w:highlight w:val="yellow"/>
          <w:rPrChange w:id="72" w:author="王 浩仁" w:date="2021-06-07T15:59:00Z">
            <w:rPr>
              <w:highlight w:val="yellow"/>
            </w:rPr>
          </w:rPrChange>
        </w:rPr>
      </w:r>
      <w:r w:rsidRPr="006071DF">
        <w:rPr>
          <w:highlight w:val="yellow"/>
          <w:rPrChange w:id="73" w:author="王 浩仁" w:date="2021-06-07T15:59:00Z">
            <w:rPr/>
          </w:rPrChange>
        </w:rPr>
        <w:fldChar w:fldCharType="separate"/>
      </w:r>
      <w:r w:rsidRPr="006071DF">
        <w:rPr>
          <w:rFonts w:hint="eastAsia"/>
          <w:highlight w:val="yellow"/>
          <w:rPrChange w:id="74" w:author="王 浩仁" w:date="2021-06-07T15:59:00Z">
            <w:rPr>
              <w:rFonts w:hint="eastAsia"/>
            </w:rPr>
          </w:rPrChange>
        </w:rPr>
        <w:t>表</w:t>
      </w:r>
      <w:r w:rsidRPr="006071DF">
        <w:rPr>
          <w:highlight w:val="yellow"/>
          <w:rPrChange w:id="75" w:author="王 浩仁" w:date="2021-06-07T15:59:00Z">
            <w:rPr/>
          </w:rPrChange>
        </w:rPr>
        <w:t>1</w:t>
      </w:r>
      <w:r w:rsidRPr="006071DF">
        <w:rPr>
          <w:highlight w:val="yellow"/>
          <w:rPrChange w:id="76" w:author="王 浩仁" w:date="2021-06-07T15:59:00Z">
            <w:rPr/>
          </w:rPrChange>
        </w:rPr>
        <w:fldChar w:fldCharType="end"/>
      </w:r>
      <w:r w:rsidRPr="006071DF">
        <w:rPr>
          <w:rFonts w:hint="eastAsia"/>
          <w:highlight w:val="yellow"/>
          <w:rPrChange w:id="77" w:author="王 浩仁" w:date="2021-06-07T15:59:00Z">
            <w:rPr>
              <w:rFonts w:hint="eastAsia"/>
            </w:rPr>
          </w:rPrChange>
        </w:rPr>
        <w:t>所示。</w:t>
      </w:r>
      <w:r w:rsidRPr="006071DF">
        <w:rPr>
          <w:highlight w:val="yellow"/>
          <w:rPrChange w:id="78" w:author="王 浩仁" w:date="2021-06-07T15:59:00Z">
            <w:rPr/>
          </w:rPrChange>
        </w:rPr>
        <w:t>COOP</w:t>
      </w:r>
      <w:proofErr w:type="gramStart"/>
      <w:r w:rsidRPr="006071DF">
        <w:rPr>
          <w:rFonts w:hint="eastAsia"/>
          <w:highlight w:val="yellow"/>
          <w:rPrChange w:id="79" w:author="王 浩仁" w:date="2021-06-07T15:59:00Z">
            <w:rPr>
              <w:rFonts w:hint="eastAsia"/>
            </w:rPr>
          </w:rPrChange>
        </w:rPr>
        <w:t>度量元</w:t>
      </w:r>
      <w:proofErr w:type="gramEnd"/>
      <w:r w:rsidRPr="006071DF">
        <w:rPr>
          <w:rFonts w:hint="eastAsia"/>
          <w:highlight w:val="yellow"/>
          <w:rPrChange w:id="80" w:author="王 浩仁" w:date="2021-06-07T15:59:00Z">
            <w:rPr>
              <w:rFonts w:hint="eastAsia"/>
            </w:rPr>
          </w:rPrChange>
        </w:rPr>
        <w:t>集中，</w:t>
      </w:r>
      <w:proofErr w:type="spellStart"/>
      <w:r w:rsidRPr="006071DF">
        <w:rPr>
          <w:highlight w:val="yellow"/>
          <w:rPrChange w:id="81" w:author="王 浩仁" w:date="2021-06-07T15:59:00Z">
            <w:rPr/>
          </w:rPrChange>
        </w:rPr>
        <w:t>Chidamber</w:t>
      </w:r>
      <w:proofErr w:type="spellEnd"/>
      <w:r w:rsidRPr="006071DF">
        <w:rPr>
          <w:rFonts w:hint="eastAsia"/>
          <w:highlight w:val="yellow"/>
          <w:rPrChange w:id="82" w:author="王 浩仁" w:date="2021-06-07T15:59:00Z">
            <w:rPr>
              <w:rFonts w:hint="eastAsia"/>
            </w:rPr>
          </w:rPrChange>
        </w:rPr>
        <w:t>、</w:t>
      </w:r>
      <w:proofErr w:type="spellStart"/>
      <w:r w:rsidRPr="006071DF">
        <w:rPr>
          <w:highlight w:val="yellow"/>
          <w:rPrChange w:id="83" w:author="王 浩仁" w:date="2021-06-07T15:59:00Z">
            <w:rPr/>
          </w:rPrChange>
        </w:rPr>
        <w:t>Kemerer</w:t>
      </w:r>
      <w:proofErr w:type="spellEnd"/>
      <w:r w:rsidRPr="006071DF">
        <w:rPr>
          <w:highlight w:val="yellow"/>
          <w:vertAlign w:val="superscript"/>
          <w:rPrChange w:id="84" w:author="王 浩仁" w:date="2021-06-07T15:59:00Z">
            <w:rPr>
              <w:vertAlign w:val="superscript"/>
            </w:rPr>
          </w:rPrChange>
        </w:rPr>
        <w:fldChar w:fldCharType="begin"/>
      </w:r>
      <w:r w:rsidRPr="006071DF">
        <w:rPr>
          <w:highlight w:val="yellow"/>
          <w:vertAlign w:val="superscript"/>
          <w:rPrChange w:id="85" w:author="王 浩仁" w:date="2021-06-07T15:59:00Z">
            <w:rPr>
              <w:vertAlign w:val="superscript"/>
            </w:rPr>
          </w:rPrChange>
        </w:rPr>
        <w:instrText xml:space="preserve"> REF _Ref58920356 \r \h  \* MERGEFORMAT </w:instrText>
      </w:r>
      <w:r w:rsidRPr="006071DF">
        <w:rPr>
          <w:highlight w:val="yellow"/>
          <w:vertAlign w:val="superscript"/>
          <w:rPrChange w:id="86" w:author="王 浩仁" w:date="2021-06-07T15:59:00Z">
            <w:rPr>
              <w:highlight w:val="yellow"/>
              <w:vertAlign w:val="superscript"/>
            </w:rPr>
          </w:rPrChange>
        </w:rPr>
      </w:r>
      <w:r w:rsidRPr="006071DF">
        <w:rPr>
          <w:highlight w:val="yellow"/>
          <w:vertAlign w:val="superscript"/>
          <w:rPrChange w:id="87" w:author="王 浩仁" w:date="2021-06-07T15:59:00Z">
            <w:rPr/>
          </w:rPrChange>
        </w:rPr>
        <w:fldChar w:fldCharType="separate"/>
      </w:r>
      <w:r w:rsidRPr="006071DF">
        <w:rPr>
          <w:highlight w:val="yellow"/>
          <w:vertAlign w:val="superscript"/>
          <w:rPrChange w:id="88" w:author="王 浩仁" w:date="2021-06-07T15:59:00Z">
            <w:rPr>
              <w:vertAlign w:val="superscript"/>
            </w:rPr>
          </w:rPrChange>
        </w:rPr>
        <w:t>[26]</w:t>
      </w:r>
      <w:r w:rsidRPr="006071DF">
        <w:rPr>
          <w:highlight w:val="yellow"/>
          <w:rPrChange w:id="89" w:author="王 浩仁" w:date="2021-06-07T15:59:00Z">
            <w:rPr/>
          </w:rPrChange>
        </w:rPr>
        <w:fldChar w:fldCharType="end"/>
      </w:r>
      <w:r w:rsidRPr="006071DF">
        <w:rPr>
          <w:rFonts w:hint="eastAsia"/>
          <w:highlight w:val="yellow"/>
          <w:rPrChange w:id="90" w:author="王 浩仁" w:date="2021-06-07T15:59:00Z">
            <w:rPr>
              <w:rFonts w:hint="eastAsia"/>
            </w:rPr>
          </w:rPrChange>
        </w:rPr>
        <w:t>和</w:t>
      </w:r>
      <w:r w:rsidRPr="006071DF">
        <w:rPr>
          <w:highlight w:val="yellow"/>
          <w:rPrChange w:id="91" w:author="王 浩仁" w:date="2021-06-07T15:59:00Z">
            <w:rPr/>
          </w:rPrChange>
        </w:rPr>
        <w:t>Tang</w:t>
      </w:r>
      <w:r w:rsidRPr="006071DF">
        <w:rPr>
          <w:highlight w:val="yellow"/>
          <w:vertAlign w:val="superscript"/>
          <w:rPrChange w:id="92" w:author="王 浩仁" w:date="2021-06-07T15:59:00Z">
            <w:rPr>
              <w:vertAlign w:val="superscript"/>
            </w:rPr>
          </w:rPrChange>
        </w:rPr>
        <w:fldChar w:fldCharType="begin"/>
      </w:r>
      <w:r w:rsidRPr="006071DF">
        <w:rPr>
          <w:highlight w:val="yellow"/>
          <w:vertAlign w:val="superscript"/>
          <w:rPrChange w:id="93" w:author="王 浩仁" w:date="2021-06-07T15:59:00Z">
            <w:rPr>
              <w:vertAlign w:val="superscript"/>
            </w:rPr>
          </w:rPrChange>
        </w:rPr>
        <w:instrText xml:space="preserve"> REF _Ref58920509 \r \h  \* MERGEFORMAT </w:instrText>
      </w:r>
      <w:r w:rsidRPr="006071DF">
        <w:rPr>
          <w:highlight w:val="yellow"/>
          <w:vertAlign w:val="superscript"/>
          <w:rPrChange w:id="94" w:author="王 浩仁" w:date="2021-06-07T15:59:00Z">
            <w:rPr>
              <w:highlight w:val="yellow"/>
              <w:vertAlign w:val="superscript"/>
            </w:rPr>
          </w:rPrChange>
        </w:rPr>
      </w:r>
      <w:r w:rsidRPr="006071DF">
        <w:rPr>
          <w:highlight w:val="yellow"/>
          <w:vertAlign w:val="superscript"/>
          <w:rPrChange w:id="95" w:author="王 浩仁" w:date="2021-06-07T15:59:00Z">
            <w:rPr/>
          </w:rPrChange>
        </w:rPr>
        <w:fldChar w:fldCharType="separate"/>
      </w:r>
      <w:r w:rsidRPr="006071DF">
        <w:rPr>
          <w:highlight w:val="yellow"/>
          <w:vertAlign w:val="superscript"/>
          <w:rPrChange w:id="96" w:author="王 浩仁" w:date="2021-06-07T15:59:00Z">
            <w:rPr>
              <w:vertAlign w:val="superscript"/>
            </w:rPr>
          </w:rPrChange>
        </w:rPr>
        <w:t>[29]</w:t>
      </w:r>
      <w:r w:rsidRPr="006071DF">
        <w:rPr>
          <w:highlight w:val="yellow"/>
          <w:rPrChange w:id="97" w:author="王 浩仁" w:date="2021-06-07T15:59:00Z">
            <w:rPr/>
          </w:rPrChange>
        </w:rPr>
        <w:fldChar w:fldCharType="end"/>
      </w:r>
      <w:r w:rsidRPr="006071DF">
        <w:rPr>
          <w:rFonts w:hint="eastAsia"/>
          <w:highlight w:val="yellow"/>
          <w:rPrChange w:id="98" w:author="王 浩仁" w:date="2021-06-07T15:59:00Z">
            <w:rPr>
              <w:rFonts w:hint="eastAsia"/>
            </w:rPr>
          </w:rPrChange>
        </w:rPr>
        <w:t>等人提出了一组关注面向对象特征的度量元，即</w:t>
      </w:r>
      <w:r w:rsidRPr="006071DF">
        <w:rPr>
          <w:highlight w:val="yellow"/>
          <w:rPrChange w:id="99" w:author="王 浩仁" w:date="2021-06-07T15:59:00Z">
            <w:rPr/>
          </w:rPrChange>
        </w:rPr>
        <w:t>WMC</w:t>
      </w:r>
      <w:r w:rsidRPr="006071DF">
        <w:rPr>
          <w:rFonts w:hint="eastAsia"/>
          <w:highlight w:val="yellow"/>
          <w:rPrChange w:id="100" w:author="王 浩仁" w:date="2021-06-07T15:59:00Z">
            <w:rPr>
              <w:rFonts w:hint="eastAsia"/>
            </w:rPr>
          </w:rPrChange>
        </w:rPr>
        <w:t>、</w:t>
      </w:r>
      <w:r w:rsidRPr="006071DF">
        <w:rPr>
          <w:highlight w:val="yellow"/>
          <w:rPrChange w:id="101" w:author="王 浩仁" w:date="2021-06-07T15:59:00Z">
            <w:rPr/>
          </w:rPrChange>
        </w:rPr>
        <w:t>DIT</w:t>
      </w:r>
      <w:r w:rsidRPr="006071DF">
        <w:rPr>
          <w:rFonts w:hint="eastAsia"/>
          <w:highlight w:val="yellow"/>
          <w:rPrChange w:id="102" w:author="王 浩仁" w:date="2021-06-07T15:59:00Z">
            <w:rPr>
              <w:rFonts w:hint="eastAsia"/>
            </w:rPr>
          </w:rPrChange>
        </w:rPr>
        <w:t>、</w:t>
      </w:r>
      <w:r w:rsidRPr="006071DF">
        <w:rPr>
          <w:highlight w:val="yellow"/>
          <w:rPrChange w:id="103" w:author="王 浩仁" w:date="2021-06-07T15:59:00Z">
            <w:rPr/>
          </w:rPrChange>
        </w:rPr>
        <w:t>NOC</w:t>
      </w:r>
      <w:r w:rsidRPr="006071DF">
        <w:rPr>
          <w:rFonts w:hint="eastAsia"/>
          <w:highlight w:val="yellow"/>
          <w:rPrChange w:id="104" w:author="王 浩仁" w:date="2021-06-07T15:59:00Z">
            <w:rPr>
              <w:rFonts w:hint="eastAsia"/>
            </w:rPr>
          </w:rPrChange>
        </w:rPr>
        <w:t>、</w:t>
      </w:r>
      <w:r w:rsidRPr="006071DF">
        <w:rPr>
          <w:highlight w:val="yellow"/>
          <w:rPrChange w:id="105" w:author="王 浩仁" w:date="2021-06-07T15:59:00Z">
            <w:rPr/>
          </w:rPrChange>
        </w:rPr>
        <w:t>CBO</w:t>
      </w:r>
      <w:r w:rsidRPr="006071DF">
        <w:rPr>
          <w:rFonts w:hint="eastAsia"/>
          <w:highlight w:val="yellow"/>
          <w:rPrChange w:id="106" w:author="王 浩仁" w:date="2021-06-07T15:59:00Z">
            <w:rPr>
              <w:rFonts w:hint="eastAsia"/>
            </w:rPr>
          </w:rPrChange>
        </w:rPr>
        <w:t>、</w:t>
      </w:r>
      <w:r w:rsidRPr="006071DF">
        <w:rPr>
          <w:highlight w:val="yellow"/>
          <w:rPrChange w:id="107" w:author="王 浩仁" w:date="2021-06-07T15:59:00Z">
            <w:rPr/>
          </w:rPrChange>
        </w:rPr>
        <w:t>RFC</w:t>
      </w:r>
      <w:r w:rsidRPr="006071DF">
        <w:rPr>
          <w:rFonts w:hint="eastAsia"/>
          <w:highlight w:val="yellow"/>
          <w:rPrChange w:id="108" w:author="王 浩仁" w:date="2021-06-07T15:59:00Z">
            <w:rPr>
              <w:rFonts w:hint="eastAsia"/>
            </w:rPr>
          </w:rPrChange>
        </w:rPr>
        <w:t>、</w:t>
      </w:r>
      <w:r w:rsidRPr="006071DF">
        <w:rPr>
          <w:highlight w:val="yellow"/>
          <w:rPrChange w:id="109" w:author="王 浩仁" w:date="2021-06-07T15:59:00Z">
            <w:rPr/>
          </w:rPrChange>
        </w:rPr>
        <w:t>LCOM</w:t>
      </w:r>
      <w:r w:rsidRPr="006071DF">
        <w:rPr>
          <w:rFonts w:hint="eastAsia"/>
          <w:highlight w:val="yellow"/>
          <w:rPrChange w:id="110" w:author="王 浩仁" w:date="2021-06-07T15:59:00Z">
            <w:rPr>
              <w:rFonts w:hint="eastAsia"/>
            </w:rPr>
          </w:rPrChange>
        </w:rPr>
        <w:t>、</w:t>
      </w:r>
      <w:r w:rsidRPr="006071DF">
        <w:rPr>
          <w:highlight w:val="yellow"/>
          <w:rPrChange w:id="111" w:author="王 浩仁" w:date="2021-06-07T15:59:00Z">
            <w:rPr/>
          </w:rPrChange>
        </w:rPr>
        <w:t>IC</w:t>
      </w:r>
      <w:r w:rsidRPr="006071DF">
        <w:rPr>
          <w:rFonts w:hint="eastAsia"/>
          <w:highlight w:val="yellow"/>
          <w:rPrChange w:id="112" w:author="王 浩仁" w:date="2021-06-07T15:59:00Z">
            <w:rPr>
              <w:rFonts w:hint="eastAsia"/>
            </w:rPr>
          </w:rPrChange>
        </w:rPr>
        <w:t>、</w:t>
      </w:r>
      <w:r w:rsidRPr="006071DF">
        <w:rPr>
          <w:highlight w:val="yellow"/>
          <w:rPrChange w:id="113" w:author="王 浩仁" w:date="2021-06-07T15:59:00Z">
            <w:rPr/>
          </w:rPrChange>
        </w:rPr>
        <w:t>CBM</w:t>
      </w:r>
      <w:r w:rsidRPr="006071DF">
        <w:rPr>
          <w:rFonts w:hint="eastAsia"/>
          <w:highlight w:val="yellow"/>
          <w:rPrChange w:id="114" w:author="王 浩仁" w:date="2021-06-07T15:59:00Z">
            <w:rPr>
              <w:rFonts w:hint="eastAsia"/>
            </w:rPr>
          </w:rPrChange>
        </w:rPr>
        <w:t>和</w:t>
      </w:r>
      <w:r w:rsidRPr="006071DF">
        <w:rPr>
          <w:highlight w:val="yellow"/>
          <w:rPrChange w:id="115" w:author="王 浩仁" w:date="2021-06-07T15:59:00Z">
            <w:rPr/>
          </w:rPrChange>
        </w:rPr>
        <w:t>AMC</w:t>
      </w:r>
      <w:r w:rsidRPr="006071DF">
        <w:rPr>
          <w:rFonts w:hint="eastAsia"/>
          <w:highlight w:val="yellow"/>
          <w:rPrChange w:id="116" w:author="王 浩仁" w:date="2021-06-07T15:59:00Z">
            <w:rPr>
              <w:rFonts w:hint="eastAsia"/>
            </w:rPr>
          </w:rPrChange>
        </w:rPr>
        <w:t>。</w:t>
      </w:r>
      <w:proofErr w:type="spellStart"/>
      <w:r w:rsidRPr="006071DF">
        <w:rPr>
          <w:highlight w:val="yellow"/>
          <w:rPrChange w:id="117" w:author="王 浩仁" w:date="2021-06-07T15:59:00Z">
            <w:rPr/>
          </w:rPrChange>
        </w:rPr>
        <w:t>Bansiy</w:t>
      </w:r>
      <w:proofErr w:type="spellEnd"/>
      <w:r w:rsidRPr="006071DF">
        <w:rPr>
          <w:rFonts w:hint="eastAsia"/>
          <w:highlight w:val="yellow"/>
          <w:rPrChange w:id="118" w:author="王 浩仁" w:date="2021-06-07T15:59:00Z">
            <w:rPr>
              <w:rFonts w:hint="eastAsia"/>
            </w:rPr>
          </w:rPrChange>
        </w:rPr>
        <w:t>和</w:t>
      </w:r>
      <w:r w:rsidRPr="006071DF">
        <w:rPr>
          <w:highlight w:val="yellow"/>
          <w:rPrChange w:id="119" w:author="王 浩仁" w:date="2021-06-07T15:59:00Z">
            <w:rPr/>
          </w:rPrChange>
        </w:rPr>
        <w:t>Davis</w:t>
      </w:r>
      <w:r w:rsidRPr="006071DF">
        <w:rPr>
          <w:highlight w:val="yellow"/>
          <w:vertAlign w:val="superscript"/>
          <w:rPrChange w:id="120" w:author="王 浩仁" w:date="2021-06-07T15:59:00Z">
            <w:rPr>
              <w:vertAlign w:val="superscript"/>
            </w:rPr>
          </w:rPrChange>
        </w:rPr>
        <w:fldChar w:fldCharType="begin"/>
      </w:r>
      <w:r w:rsidRPr="006071DF">
        <w:rPr>
          <w:highlight w:val="yellow"/>
          <w:vertAlign w:val="superscript"/>
          <w:rPrChange w:id="121" w:author="王 浩仁" w:date="2021-06-07T15:59:00Z">
            <w:rPr>
              <w:vertAlign w:val="superscript"/>
            </w:rPr>
          </w:rPrChange>
        </w:rPr>
        <w:instrText xml:space="preserve"> REF _Ref58920376 \r \h  \* MERGEFORMAT </w:instrText>
      </w:r>
      <w:r w:rsidRPr="006071DF">
        <w:rPr>
          <w:highlight w:val="yellow"/>
          <w:vertAlign w:val="superscript"/>
          <w:rPrChange w:id="122" w:author="王 浩仁" w:date="2021-06-07T15:59:00Z">
            <w:rPr>
              <w:highlight w:val="yellow"/>
              <w:vertAlign w:val="superscript"/>
            </w:rPr>
          </w:rPrChange>
        </w:rPr>
      </w:r>
      <w:r w:rsidRPr="006071DF">
        <w:rPr>
          <w:highlight w:val="yellow"/>
          <w:vertAlign w:val="superscript"/>
          <w:rPrChange w:id="123" w:author="王 浩仁" w:date="2021-06-07T15:59:00Z">
            <w:rPr/>
          </w:rPrChange>
        </w:rPr>
        <w:fldChar w:fldCharType="separate"/>
      </w:r>
      <w:r w:rsidRPr="006071DF">
        <w:rPr>
          <w:highlight w:val="yellow"/>
          <w:vertAlign w:val="superscript"/>
          <w:rPrChange w:id="124" w:author="王 浩仁" w:date="2021-06-07T15:59:00Z">
            <w:rPr>
              <w:vertAlign w:val="superscript"/>
            </w:rPr>
          </w:rPrChange>
        </w:rPr>
        <w:t>[27]</w:t>
      </w:r>
      <w:r w:rsidRPr="006071DF">
        <w:rPr>
          <w:highlight w:val="yellow"/>
          <w:rPrChange w:id="125" w:author="王 浩仁" w:date="2021-06-07T15:59:00Z">
            <w:rPr/>
          </w:rPrChange>
        </w:rPr>
        <w:fldChar w:fldCharType="end"/>
      </w:r>
      <w:r w:rsidRPr="006071DF">
        <w:rPr>
          <w:rFonts w:hint="eastAsia"/>
          <w:highlight w:val="yellow"/>
          <w:rPrChange w:id="126" w:author="王 浩仁" w:date="2021-06-07T15:59:00Z">
            <w:rPr>
              <w:rFonts w:hint="eastAsia"/>
            </w:rPr>
          </w:rPrChange>
        </w:rPr>
        <w:t>关注聚合、抽象等特征，提出了</w:t>
      </w:r>
      <w:r w:rsidRPr="006071DF">
        <w:rPr>
          <w:highlight w:val="yellow"/>
          <w:rPrChange w:id="127" w:author="王 浩仁" w:date="2021-06-07T15:59:00Z">
            <w:rPr/>
          </w:rPrChange>
        </w:rPr>
        <w:t>NPM</w:t>
      </w:r>
      <w:r w:rsidRPr="006071DF">
        <w:rPr>
          <w:rFonts w:hint="eastAsia"/>
          <w:highlight w:val="yellow"/>
          <w:rPrChange w:id="128" w:author="王 浩仁" w:date="2021-06-07T15:59:00Z">
            <w:rPr>
              <w:rFonts w:hint="eastAsia"/>
            </w:rPr>
          </w:rPrChange>
        </w:rPr>
        <w:t>、</w:t>
      </w:r>
      <w:r w:rsidRPr="006071DF">
        <w:rPr>
          <w:highlight w:val="yellow"/>
          <w:rPrChange w:id="129" w:author="王 浩仁" w:date="2021-06-07T15:59:00Z">
            <w:rPr/>
          </w:rPrChange>
        </w:rPr>
        <w:t>DAM</w:t>
      </w:r>
      <w:r w:rsidRPr="006071DF">
        <w:rPr>
          <w:rFonts w:hint="eastAsia"/>
          <w:highlight w:val="yellow"/>
          <w:rPrChange w:id="130" w:author="王 浩仁" w:date="2021-06-07T15:59:00Z">
            <w:rPr>
              <w:rFonts w:hint="eastAsia"/>
            </w:rPr>
          </w:rPrChange>
        </w:rPr>
        <w:t>、</w:t>
      </w:r>
      <w:r w:rsidRPr="006071DF">
        <w:rPr>
          <w:highlight w:val="yellow"/>
          <w:rPrChange w:id="131" w:author="王 浩仁" w:date="2021-06-07T15:59:00Z">
            <w:rPr/>
          </w:rPrChange>
        </w:rPr>
        <w:t>MOA</w:t>
      </w:r>
      <w:r w:rsidRPr="006071DF">
        <w:rPr>
          <w:rFonts w:hint="eastAsia"/>
          <w:highlight w:val="yellow"/>
          <w:rPrChange w:id="132" w:author="王 浩仁" w:date="2021-06-07T15:59:00Z">
            <w:rPr>
              <w:rFonts w:hint="eastAsia"/>
            </w:rPr>
          </w:rPrChange>
        </w:rPr>
        <w:t>、</w:t>
      </w:r>
      <w:r w:rsidRPr="006071DF">
        <w:rPr>
          <w:highlight w:val="yellow"/>
          <w:rPrChange w:id="133" w:author="王 浩仁" w:date="2021-06-07T15:59:00Z">
            <w:rPr/>
          </w:rPrChange>
        </w:rPr>
        <w:t>MFA</w:t>
      </w:r>
      <w:r w:rsidRPr="006071DF">
        <w:rPr>
          <w:rFonts w:hint="eastAsia"/>
          <w:highlight w:val="yellow"/>
          <w:rPrChange w:id="134" w:author="王 浩仁" w:date="2021-06-07T15:59:00Z">
            <w:rPr>
              <w:rFonts w:hint="eastAsia"/>
            </w:rPr>
          </w:rPrChange>
        </w:rPr>
        <w:t>和</w:t>
      </w:r>
      <w:r w:rsidRPr="006071DF">
        <w:rPr>
          <w:highlight w:val="yellow"/>
          <w:rPrChange w:id="135" w:author="王 浩仁" w:date="2021-06-07T15:59:00Z">
            <w:rPr/>
          </w:rPrChange>
        </w:rPr>
        <w:t>CAM</w:t>
      </w:r>
      <w:r w:rsidRPr="006071DF">
        <w:rPr>
          <w:rFonts w:hint="eastAsia"/>
          <w:highlight w:val="yellow"/>
          <w:rPrChange w:id="136" w:author="王 浩仁" w:date="2021-06-07T15:59:00Z">
            <w:rPr>
              <w:rFonts w:hint="eastAsia"/>
            </w:rPr>
          </w:rPrChange>
        </w:rPr>
        <w:t>度量元。另外，</w:t>
      </w:r>
      <w:r w:rsidRPr="006071DF">
        <w:rPr>
          <w:highlight w:val="yellow"/>
          <w:rPrChange w:id="137" w:author="王 浩仁" w:date="2021-06-07T15:59:00Z">
            <w:rPr/>
          </w:rPrChange>
        </w:rPr>
        <w:t>Henderson</w:t>
      </w:r>
      <w:r w:rsidRPr="006071DF">
        <w:rPr>
          <w:rFonts w:hint="eastAsia"/>
          <w:highlight w:val="yellow"/>
          <w:rPrChange w:id="138" w:author="王 浩仁" w:date="2021-06-07T15:59:00Z">
            <w:rPr>
              <w:rFonts w:hint="eastAsia"/>
            </w:rPr>
          </w:rPrChange>
        </w:rPr>
        <w:t>、</w:t>
      </w:r>
      <w:r w:rsidRPr="006071DF">
        <w:rPr>
          <w:highlight w:val="yellow"/>
          <w:rPrChange w:id="139" w:author="王 浩仁" w:date="2021-06-07T15:59:00Z">
            <w:rPr/>
          </w:rPrChange>
        </w:rPr>
        <w:t>Martin</w:t>
      </w:r>
      <w:r w:rsidRPr="006071DF">
        <w:rPr>
          <w:rFonts w:hint="eastAsia"/>
          <w:highlight w:val="yellow"/>
          <w:rPrChange w:id="140" w:author="王 浩仁" w:date="2021-06-07T15:59:00Z">
            <w:rPr>
              <w:rFonts w:hint="eastAsia"/>
            </w:rPr>
          </w:rPrChange>
        </w:rPr>
        <w:t>以及</w:t>
      </w:r>
      <w:r w:rsidRPr="006071DF">
        <w:rPr>
          <w:highlight w:val="yellow"/>
          <w:rPrChange w:id="141" w:author="王 浩仁" w:date="2021-06-07T15:59:00Z">
            <w:rPr/>
          </w:rPrChange>
        </w:rPr>
        <w:t>McCabe</w:t>
      </w:r>
      <w:r w:rsidRPr="006071DF">
        <w:rPr>
          <w:rFonts w:hint="eastAsia"/>
          <w:highlight w:val="yellow"/>
          <w:rPrChange w:id="142" w:author="王 浩仁" w:date="2021-06-07T15:59:00Z">
            <w:rPr>
              <w:rFonts w:hint="eastAsia"/>
            </w:rPr>
          </w:rPrChange>
        </w:rPr>
        <w:t>等人分别提出了</w:t>
      </w:r>
      <w:r w:rsidRPr="006071DF">
        <w:rPr>
          <w:highlight w:val="yellow"/>
          <w:rPrChange w:id="143" w:author="王 浩仁" w:date="2021-06-07T15:59:00Z">
            <w:rPr/>
          </w:rPrChange>
        </w:rPr>
        <w:t>LCOM3</w:t>
      </w:r>
      <w:r w:rsidRPr="006071DF">
        <w:rPr>
          <w:highlight w:val="yellow"/>
          <w:vertAlign w:val="superscript"/>
          <w:rPrChange w:id="144" w:author="王 浩仁" w:date="2021-06-07T15:59:00Z">
            <w:rPr>
              <w:vertAlign w:val="superscript"/>
            </w:rPr>
          </w:rPrChange>
        </w:rPr>
        <w:fldChar w:fldCharType="begin"/>
      </w:r>
      <w:r w:rsidRPr="006071DF">
        <w:rPr>
          <w:highlight w:val="yellow"/>
          <w:vertAlign w:val="superscript"/>
          <w:rPrChange w:id="145" w:author="王 浩仁" w:date="2021-06-07T15:59:00Z">
            <w:rPr>
              <w:vertAlign w:val="superscript"/>
            </w:rPr>
          </w:rPrChange>
        </w:rPr>
        <w:instrText xml:space="preserve"> REF _Ref58920534 \r \h  \* MERGEFORMAT </w:instrText>
      </w:r>
      <w:r w:rsidRPr="006071DF">
        <w:rPr>
          <w:highlight w:val="yellow"/>
          <w:vertAlign w:val="superscript"/>
          <w:rPrChange w:id="146" w:author="王 浩仁" w:date="2021-06-07T15:59:00Z">
            <w:rPr>
              <w:highlight w:val="yellow"/>
              <w:vertAlign w:val="superscript"/>
            </w:rPr>
          </w:rPrChange>
        </w:rPr>
      </w:r>
      <w:r w:rsidRPr="006071DF">
        <w:rPr>
          <w:highlight w:val="yellow"/>
          <w:vertAlign w:val="superscript"/>
          <w:rPrChange w:id="147" w:author="王 浩仁" w:date="2021-06-07T15:59:00Z">
            <w:rPr/>
          </w:rPrChange>
        </w:rPr>
        <w:fldChar w:fldCharType="separate"/>
      </w:r>
      <w:r w:rsidRPr="006071DF">
        <w:rPr>
          <w:highlight w:val="yellow"/>
          <w:vertAlign w:val="superscript"/>
          <w:rPrChange w:id="148" w:author="王 浩仁" w:date="2021-06-07T15:59:00Z">
            <w:rPr>
              <w:vertAlign w:val="superscript"/>
            </w:rPr>
          </w:rPrChange>
        </w:rPr>
        <w:t>[28]</w:t>
      </w:r>
      <w:r w:rsidRPr="006071DF">
        <w:rPr>
          <w:highlight w:val="yellow"/>
          <w:rPrChange w:id="149" w:author="王 浩仁" w:date="2021-06-07T15:59:00Z">
            <w:rPr/>
          </w:rPrChange>
        </w:rPr>
        <w:fldChar w:fldCharType="end"/>
      </w:r>
      <w:r w:rsidRPr="006071DF">
        <w:rPr>
          <w:rFonts w:hint="eastAsia"/>
          <w:highlight w:val="yellow"/>
          <w:rPrChange w:id="150" w:author="王 浩仁" w:date="2021-06-07T15:59:00Z">
            <w:rPr>
              <w:rFonts w:hint="eastAsia"/>
            </w:rPr>
          </w:rPrChange>
        </w:rPr>
        <w:t>、</w:t>
      </w:r>
      <w:r w:rsidRPr="006071DF">
        <w:rPr>
          <w:highlight w:val="yellow"/>
          <w:rPrChange w:id="151" w:author="王 浩仁" w:date="2021-06-07T15:59:00Z">
            <w:rPr/>
          </w:rPrChange>
        </w:rPr>
        <w:t>CA</w:t>
      </w:r>
      <w:r w:rsidRPr="006071DF">
        <w:rPr>
          <w:rFonts w:hint="eastAsia"/>
          <w:highlight w:val="yellow"/>
          <w:rPrChange w:id="152" w:author="王 浩仁" w:date="2021-06-07T15:59:00Z">
            <w:rPr>
              <w:rFonts w:hint="eastAsia"/>
            </w:rPr>
          </w:rPrChange>
        </w:rPr>
        <w:t>、</w:t>
      </w:r>
      <w:r w:rsidRPr="006071DF">
        <w:rPr>
          <w:highlight w:val="yellow"/>
          <w:rPrChange w:id="153" w:author="王 浩仁" w:date="2021-06-07T15:59:00Z">
            <w:rPr/>
          </w:rPrChange>
        </w:rPr>
        <w:t>CE</w:t>
      </w:r>
      <w:r w:rsidRPr="006071DF">
        <w:rPr>
          <w:highlight w:val="yellow"/>
          <w:vertAlign w:val="superscript"/>
          <w:rPrChange w:id="154" w:author="王 浩仁" w:date="2021-06-07T15:59:00Z">
            <w:rPr>
              <w:vertAlign w:val="superscript"/>
            </w:rPr>
          </w:rPrChange>
        </w:rPr>
        <w:fldChar w:fldCharType="begin"/>
      </w:r>
      <w:r w:rsidRPr="006071DF">
        <w:rPr>
          <w:highlight w:val="yellow"/>
          <w:vertAlign w:val="superscript"/>
          <w:rPrChange w:id="155" w:author="王 浩仁" w:date="2021-06-07T15:59:00Z">
            <w:rPr>
              <w:vertAlign w:val="superscript"/>
            </w:rPr>
          </w:rPrChange>
        </w:rPr>
        <w:instrText xml:space="preserve"> REF _Ref58920540 \r \h  \* MERGEFORMAT </w:instrText>
      </w:r>
      <w:r w:rsidRPr="006071DF">
        <w:rPr>
          <w:highlight w:val="yellow"/>
          <w:vertAlign w:val="superscript"/>
          <w:rPrChange w:id="156" w:author="王 浩仁" w:date="2021-06-07T15:59:00Z">
            <w:rPr>
              <w:highlight w:val="yellow"/>
              <w:vertAlign w:val="superscript"/>
            </w:rPr>
          </w:rPrChange>
        </w:rPr>
      </w:r>
      <w:r w:rsidRPr="006071DF">
        <w:rPr>
          <w:highlight w:val="yellow"/>
          <w:vertAlign w:val="superscript"/>
          <w:rPrChange w:id="157" w:author="王 浩仁" w:date="2021-06-07T15:59:00Z">
            <w:rPr/>
          </w:rPrChange>
        </w:rPr>
        <w:fldChar w:fldCharType="separate"/>
      </w:r>
      <w:r w:rsidRPr="006071DF">
        <w:rPr>
          <w:highlight w:val="yellow"/>
          <w:vertAlign w:val="superscript"/>
          <w:rPrChange w:id="158" w:author="王 浩仁" w:date="2021-06-07T15:59:00Z">
            <w:rPr>
              <w:vertAlign w:val="superscript"/>
            </w:rPr>
          </w:rPrChange>
        </w:rPr>
        <w:t>[31]</w:t>
      </w:r>
      <w:r w:rsidRPr="006071DF">
        <w:rPr>
          <w:highlight w:val="yellow"/>
          <w:rPrChange w:id="159" w:author="王 浩仁" w:date="2021-06-07T15:59:00Z">
            <w:rPr/>
          </w:rPrChange>
        </w:rPr>
        <w:fldChar w:fldCharType="end"/>
      </w:r>
      <w:r w:rsidRPr="006071DF">
        <w:rPr>
          <w:rFonts w:hint="eastAsia"/>
          <w:highlight w:val="yellow"/>
          <w:rPrChange w:id="160" w:author="王 浩仁" w:date="2021-06-07T15:59:00Z">
            <w:rPr>
              <w:rFonts w:hint="eastAsia"/>
            </w:rPr>
          </w:rPrChange>
        </w:rPr>
        <w:t>、</w:t>
      </w:r>
      <w:proofErr w:type="spellStart"/>
      <w:r w:rsidRPr="006071DF">
        <w:rPr>
          <w:highlight w:val="yellow"/>
          <w:rPrChange w:id="161" w:author="王 浩仁" w:date="2021-06-07T15:59:00Z">
            <w:rPr/>
          </w:rPrChange>
        </w:rPr>
        <w:t>Max_cc</w:t>
      </w:r>
      <w:proofErr w:type="spellEnd"/>
      <w:r w:rsidRPr="006071DF">
        <w:rPr>
          <w:rFonts w:hint="eastAsia"/>
          <w:highlight w:val="yellow"/>
          <w:rPrChange w:id="162" w:author="王 浩仁" w:date="2021-06-07T15:59:00Z">
            <w:rPr>
              <w:rFonts w:hint="eastAsia"/>
            </w:rPr>
          </w:rPrChange>
        </w:rPr>
        <w:t>和</w:t>
      </w:r>
      <w:proofErr w:type="spellStart"/>
      <w:r w:rsidRPr="006071DF">
        <w:rPr>
          <w:highlight w:val="yellow"/>
          <w:rPrChange w:id="163" w:author="王 浩仁" w:date="2021-06-07T15:59:00Z">
            <w:rPr/>
          </w:rPrChange>
        </w:rPr>
        <w:t>Avg_cc</w:t>
      </w:r>
      <w:proofErr w:type="spellEnd"/>
      <w:r w:rsidRPr="006071DF">
        <w:rPr>
          <w:highlight w:val="yellow"/>
          <w:vertAlign w:val="superscript"/>
          <w:rPrChange w:id="164" w:author="王 浩仁" w:date="2021-06-07T15:59:00Z">
            <w:rPr>
              <w:vertAlign w:val="superscript"/>
            </w:rPr>
          </w:rPrChange>
        </w:rPr>
        <w:fldChar w:fldCharType="begin"/>
      </w:r>
      <w:r w:rsidRPr="006071DF">
        <w:rPr>
          <w:highlight w:val="yellow"/>
          <w:vertAlign w:val="superscript"/>
          <w:rPrChange w:id="165" w:author="王 浩仁" w:date="2021-06-07T15:59:00Z">
            <w:rPr>
              <w:vertAlign w:val="superscript"/>
            </w:rPr>
          </w:rPrChange>
        </w:rPr>
        <w:instrText xml:space="preserve"> REF _Ref58920364 \r \h  \* MERGEFORMAT </w:instrText>
      </w:r>
      <w:r w:rsidRPr="006071DF">
        <w:rPr>
          <w:highlight w:val="yellow"/>
          <w:vertAlign w:val="superscript"/>
          <w:rPrChange w:id="166" w:author="王 浩仁" w:date="2021-06-07T15:59:00Z">
            <w:rPr>
              <w:highlight w:val="yellow"/>
              <w:vertAlign w:val="superscript"/>
            </w:rPr>
          </w:rPrChange>
        </w:rPr>
      </w:r>
      <w:r w:rsidRPr="006071DF">
        <w:rPr>
          <w:highlight w:val="yellow"/>
          <w:vertAlign w:val="superscript"/>
          <w:rPrChange w:id="167" w:author="王 浩仁" w:date="2021-06-07T15:59:00Z">
            <w:rPr/>
          </w:rPrChange>
        </w:rPr>
        <w:fldChar w:fldCharType="separate"/>
      </w:r>
      <w:r w:rsidRPr="006071DF">
        <w:rPr>
          <w:highlight w:val="yellow"/>
          <w:vertAlign w:val="superscript"/>
          <w:rPrChange w:id="168" w:author="王 浩仁" w:date="2021-06-07T15:59:00Z">
            <w:rPr>
              <w:vertAlign w:val="superscript"/>
            </w:rPr>
          </w:rPrChange>
        </w:rPr>
        <w:t>[30]</w:t>
      </w:r>
      <w:r w:rsidRPr="006071DF">
        <w:rPr>
          <w:highlight w:val="yellow"/>
          <w:rPrChange w:id="169" w:author="王 浩仁" w:date="2021-06-07T15:59:00Z">
            <w:rPr/>
          </w:rPrChange>
        </w:rPr>
        <w:fldChar w:fldCharType="end"/>
      </w:r>
      <w:r w:rsidRPr="006071DF">
        <w:rPr>
          <w:rFonts w:hint="eastAsia"/>
          <w:highlight w:val="yellow"/>
          <w:rPrChange w:id="170" w:author="王 浩仁" w:date="2021-06-07T15:59:00Z">
            <w:rPr>
              <w:rFonts w:hint="eastAsia"/>
            </w:rPr>
          </w:rPrChange>
        </w:rPr>
        <w:t>度量元。</w:t>
      </w:r>
    </w:p>
    <w:p w14:paraId="04599AB7" w14:textId="06B1F2A2" w:rsidR="0091095E" w:rsidRDefault="0091095E" w:rsidP="0091095E">
      <w:pPr>
        <w:pStyle w:val="a3"/>
        <w:ind w:firstLine="372"/>
      </w:pPr>
      <w:r w:rsidRPr="006071DF">
        <w:rPr>
          <w:highlight w:val="yellow"/>
          <w:rPrChange w:id="171" w:author="王 浩仁" w:date="2021-06-07T15:59:00Z">
            <w:rPr/>
          </w:rPrChange>
        </w:rPr>
        <w:t>COOP</w:t>
      </w:r>
      <w:r w:rsidRPr="006071DF">
        <w:rPr>
          <w:rFonts w:hint="eastAsia"/>
          <w:highlight w:val="yellow"/>
          <w:rPrChange w:id="172" w:author="王 浩仁" w:date="2021-06-07T15:59:00Z">
            <w:rPr>
              <w:rFonts w:hint="eastAsia"/>
            </w:rPr>
          </w:rPrChange>
        </w:rPr>
        <w:t>度量元集的模块粒度是面向对象语言中的</w:t>
      </w:r>
      <w:r w:rsidRPr="006071DF">
        <w:rPr>
          <w:highlight w:val="yellow"/>
          <w:rPrChange w:id="173" w:author="王 浩仁" w:date="2021-06-07T15:59:00Z">
            <w:rPr/>
          </w:rPrChange>
        </w:rPr>
        <w:t>“</w:t>
      </w:r>
      <w:r w:rsidRPr="006071DF">
        <w:rPr>
          <w:rFonts w:hint="eastAsia"/>
          <w:highlight w:val="yellow"/>
          <w:rPrChange w:id="174" w:author="王 浩仁" w:date="2021-06-07T15:59:00Z">
            <w:rPr>
              <w:rFonts w:hint="eastAsia"/>
            </w:rPr>
          </w:rPrChange>
        </w:rPr>
        <w:t>类</w:t>
      </w:r>
      <w:r w:rsidRPr="006071DF">
        <w:rPr>
          <w:highlight w:val="yellow"/>
          <w:rPrChange w:id="175" w:author="王 浩仁" w:date="2021-06-07T15:59:00Z">
            <w:rPr/>
          </w:rPrChange>
        </w:rPr>
        <w:t>”</w:t>
      </w:r>
      <w:r w:rsidRPr="006071DF">
        <w:rPr>
          <w:rFonts w:hint="eastAsia"/>
          <w:highlight w:val="yellow"/>
          <w:rPrChange w:id="176" w:author="王 浩仁" w:date="2021-06-07T15:59:00Z">
            <w:rPr>
              <w:rFonts w:hint="eastAsia"/>
            </w:rPr>
          </w:rPrChange>
        </w:rPr>
        <w:t>，在</w:t>
      </w:r>
      <w:r w:rsidRPr="006071DF">
        <w:rPr>
          <w:highlight w:val="yellow"/>
          <w:rPrChange w:id="177" w:author="王 浩仁" w:date="2021-06-07T15:59:00Z">
            <w:rPr/>
          </w:rPrChange>
        </w:rPr>
        <w:t>Solidity</w:t>
      </w:r>
      <w:r w:rsidRPr="006071DF">
        <w:rPr>
          <w:rFonts w:hint="eastAsia"/>
          <w:highlight w:val="yellow"/>
          <w:rPrChange w:id="178" w:author="王 浩仁" w:date="2021-06-07T15:59:00Z">
            <w:rPr>
              <w:rFonts w:hint="eastAsia"/>
            </w:rPr>
          </w:rPrChange>
        </w:rPr>
        <w:t>中，与</w:t>
      </w:r>
      <w:r w:rsidRPr="006071DF">
        <w:rPr>
          <w:highlight w:val="yellow"/>
          <w:rPrChange w:id="179" w:author="王 浩仁" w:date="2021-06-07T15:59:00Z">
            <w:rPr/>
          </w:rPrChange>
        </w:rPr>
        <w:t>“</w:t>
      </w:r>
      <w:r w:rsidRPr="006071DF">
        <w:rPr>
          <w:rFonts w:hint="eastAsia"/>
          <w:highlight w:val="yellow"/>
          <w:rPrChange w:id="180" w:author="王 浩仁" w:date="2021-06-07T15:59:00Z">
            <w:rPr>
              <w:rFonts w:hint="eastAsia"/>
            </w:rPr>
          </w:rPrChange>
        </w:rPr>
        <w:t>类</w:t>
      </w:r>
      <w:r w:rsidRPr="006071DF">
        <w:rPr>
          <w:highlight w:val="yellow"/>
          <w:rPrChange w:id="181" w:author="王 浩仁" w:date="2021-06-07T15:59:00Z">
            <w:rPr/>
          </w:rPrChange>
        </w:rPr>
        <w:t>”</w:t>
      </w:r>
      <w:r w:rsidRPr="006071DF">
        <w:rPr>
          <w:rFonts w:hint="eastAsia"/>
          <w:highlight w:val="yellow"/>
          <w:rPrChange w:id="182" w:author="王 浩仁" w:date="2021-06-07T15:59:00Z">
            <w:rPr>
              <w:rFonts w:hint="eastAsia"/>
            </w:rPr>
          </w:rPrChange>
        </w:rPr>
        <w:t>相似的是合约（</w:t>
      </w:r>
      <w:r w:rsidRPr="006071DF">
        <w:rPr>
          <w:highlight w:val="yellow"/>
          <w:rPrChange w:id="183" w:author="王 浩仁" w:date="2021-06-07T15:59:00Z">
            <w:rPr/>
          </w:rPrChange>
        </w:rPr>
        <w:t>contract</w:t>
      </w:r>
      <w:r w:rsidRPr="006071DF">
        <w:rPr>
          <w:rFonts w:hint="eastAsia"/>
          <w:highlight w:val="yellow"/>
          <w:rPrChange w:id="184" w:author="王 浩仁" w:date="2021-06-07T15:59:00Z">
            <w:rPr>
              <w:rFonts w:hint="eastAsia"/>
            </w:rPr>
          </w:rPrChange>
        </w:rPr>
        <w:t>）和库（</w:t>
      </w:r>
      <w:r w:rsidRPr="006071DF">
        <w:rPr>
          <w:highlight w:val="yellow"/>
          <w:rPrChange w:id="185" w:author="王 浩仁" w:date="2021-06-07T15:59:00Z">
            <w:rPr/>
          </w:rPrChange>
        </w:rPr>
        <w:t>library</w:t>
      </w:r>
      <w:r w:rsidRPr="006071DF">
        <w:rPr>
          <w:rFonts w:hint="eastAsia"/>
          <w:highlight w:val="yellow"/>
          <w:rPrChange w:id="186" w:author="王 浩仁" w:date="2021-06-07T15:59:00Z">
            <w:rPr>
              <w:rFonts w:hint="eastAsia"/>
            </w:rPr>
          </w:rPrChange>
        </w:rPr>
        <w:t>），故我们将</w:t>
      </w:r>
      <w:r w:rsidRPr="006071DF">
        <w:rPr>
          <w:highlight w:val="yellow"/>
          <w:rPrChange w:id="187" w:author="王 浩仁" w:date="2021-06-07T15:59:00Z">
            <w:rPr/>
          </w:rPrChange>
        </w:rPr>
        <w:t>COOP</w:t>
      </w:r>
      <w:r w:rsidRPr="006071DF">
        <w:rPr>
          <w:rFonts w:hint="eastAsia"/>
          <w:highlight w:val="yellow"/>
          <w:rPrChange w:id="188" w:author="王 浩仁" w:date="2021-06-07T15:59:00Z">
            <w:rPr>
              <w:rFonts w:hint="eastAsia"/>
            </w:rPr>
          </w:rPrChange>
        </w:rPr>
        <w:t>度量元的模块粒度调整为</w:t>
      </w:r>
      <w:r w:rsidRPr="006071DF">
        <w:rPr>
          <w:highlight w:val="yellow"/>
          <w:rPrChange w:id="189" w:author="王 浩仁" w:date="2021-06-07T15:59:00Z">
            <w:rPr/>
          </w:rPrChange>
        </w:rPr>
        <w:t>contract</w:t>
      </w:r>
      <w:r w:rsidRPr="006071DF">
        <w:rPr>
          <w:rFonts w:hint="eastAsia"/>
          <w:highlight w:val="yellow"/>
          <w:rPrChange w:id="190" w:author="王 浩仁" w:date="2021-06-07T15:59:00Z">
            <w:rPr>
              <w:rFonts w:hint="eastAsia"/>
            </w:rPr>
          </w:rPrChange>
        </w:rPr>
        <w:t>和</w:t>
      </w:r>
      <w:r w:rsidRPr="006071DF">
        <w:rPr>
          <w:highlight w:val="yellow"/>
          <w:rPrChange w:id="191" w:author="王 浩仁" w:date="2021-06-07T15:59:00Z">
            <w:rPr/>
          </w:rPrChange>
        </w:rPr>
        <w:t>library</w:t>
      </w:r>
      <w:r w:rsidRPr="006071DF">
        <w:rPr>
          <w:rFonts w:hint="eastAsia"/>
          <w:highlight w:val="yellow"/>
          <w:rPrChange w:id="192" w:author="王 浩仁" w:date="2021-06-07T15:59:00Z">
            <w:rPr>
              <w:rFonts w:hint="eastAsia"/>
            </w:rPr>
          </w:rPrChange>
        </w:rPr>
        <w:t>。需要注意的是，</w:t>
      </w:r>
      <w:r w:rsidRPr="006071DF">
        <w:rPr>
          <w:highlight w:val="yellow"/>
          <w:rPrChange w:id="193" w:author="王 浩仁" w:date="2021-06-07T15:59:00Z">
            <w:rPr/>
          </w:rPrChange>
        </w:rPr>
        <w:t>Solidity</w:t>
      </w:r>
      <w:r w:rsidRPr="006071DF">
        <w:rPr>
          <w:rFonts w:hint="eastAsia"/>
          <w:highlight w:val="yellow"/>
          <w:rPrChange w:id="194" w:author="王 浩仁" w:date="2021-06-07T15:59:00Z">
            <w:rPr>
              <w:rFonts w:hint="eastAsia"/>
            </w:rPr>
          </w:rPrChange>
        </w:rPr>
        <w:t>语言中也存在继承、耦合等面向对象语言的特性，因此</w:t>
      </w:r>
      <w:r w:rsidRPr="006071DF">
        <w:rPr>
          <w:highlight w:val="yellow"/>
          <w:rPrChange w:id="195" w:author="王 浩仁" w:date="2021-06-07T15:59:00Z">
            <w:rPr/>
          </w:rPrChange>
        </w:rPr>
        <w:t>COOP</w:t>
      </w:r>
      <w:r w:rsidRPr="006071DF">
        <w:rPr>
          <w:rFonts w:hint="eastAsia"/>
          <w:highlight w:val="yellow"/>
          <w:rPrChange w:id="196" w:author="王 浩仁" w:date="2021-06-07T15:59:00Z">
            <w:rPr>
              <w:rFonts w:hint="eastAsia"/>
            </w:rPr>
          </w:rPrChange>
        </w:rPr>
        <w:t>度量元集也可作为</w:t>
      </w:r>
      <w:r w:rsidRPr="006071DF">
        <w:rPr>
          <w:highlight w:val="yellow"/>
          <w:rPrChange w:id="197" w:author="王 浩仁" w:date="2021-06-07T15:59:00Z">
            <w:rPr/>
          </w:rPrChange>
        </w:rPr>
        <w:t>Solidity</w:t>
      </w:r>
      <w:r w:rsidRPr="006071DF">
        <w:rPr>
          <w:rFonts w:hint="eastAsia"/>
          <w:highlight w:val="yellow"/>
          <w:rPrChange w:id="198" w:author="王 浩仁" w:date="2021-06-07T15:59:00Z">
            <w:rPr>
              <w:rFonts w:hint="eastAsia"/>
            </w:rPr>
          </w:rPrChange>
        </w:rPr>
        <w:t>语言的部分度量元。</w:t>
      </w:r>
    </w:p>
    <w:p w14:paraId="03E7C0D3" w14:textId="4547DA3F" w:rsidR="00710AE6" w:rsidRDefault="00710AE6" w:rsidP="00710AE6">
      <w:pPr>
        <w:pStyle w:val="a3"/>
        <w:ind w:firstLineChars="0" w:firstLine="0"/>
      </w:pPr>
    </w:p>
    <w:p w14:paraId="78725FD9" w14:textId="77777777" w:rsidR="00710AE6" w:rsidRPr="006C2B8E" w:rsidRDefault="00710AE6" w:rsidP="00710AE6">
      <w:pPr>
        <w:pStyle w:val="a9"/>
        <w:keepNext/>
        <w:jc w:val="center"/>
        <w:rPr>
          <w:rFonts w:ascii="Times New Roman" w:hAnsi="Times New Roman"/>
          <w:szCs w:val="18"/>
        </w:rPr>
      </w:pPr>
      <w:bookmarkStart w:id="199" w:name="_Ref59090046"/>
      <w:r w:rsidRPr="006C2B8E">
        <w:rPr>
          <w:rFonts w:ascii="Times New Roman" w:hAnsi="Times New Roman"/>
          <w:szCs w:val="18"/>
        </w:rPr>
        <w:t>表</w:t>
      </w:r>
      <w:r w:rsidRPr="006C2B8E">
        <w:rPr>
          <w:rFonts w:ascii="Times New Roman" w:hAnsi="Times New Roman"/>
          <w:szCs w:val="18"/>
        </w:rPr>
        <w:fldChar w:fldCharType="begin"/>
      </w:r>
      <w:r w:rsidRPr="00B0258A">
        <w:rPr>
          <w:rFonts w:ascii="Times New Roman" w:hAnsi="Times New Roman"/>
          <w:szCs w:val="18"/>
        </w:rPr>
        <w:instrText xml:space="preserve"> SEQ </w:instrText>
      </w:r>
      <w:r w:rsidRPr="00B0258A">
        <w:rPr>
          <w:rFonts w:ascii="Times New Roman" w:hAnsi="Times New Roman"/>
          <w:szCs w:val="18"/>
        </w:rPr>
        <w:instrText>表</w:instrText>
      </w:r>
      <w:r w:rsidRPr="00B0258A">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1</w:t>
      </w:r>
      <w:r w:rsidRPr="006C2B8E">
        <w:rPr>
          <w:rFonts w:ascii="Times New Roman" w:hAnsi="Times New Roman"/>
          <w:szCs w:val="18"/>
        </w:rPr>
        <w:fldChar w:fldCharType="end"/>
      </w:r>
      <w:bookmarkEnd w:id="199"/>
      <w:r w:rsidRPr="006C2B8E">
        <w:rPr>
          <w:rFonts w:ascii="Times New Roman" w:hAnsi="Times New Roman"/>
          <w:szCs w:val="18"/>
        </w:rPr>
        <w:t xml:space="preserve"> </w:t>
      </w:r>
      <w:r w:rsidRPr="009E6D79">
        <w:rPr>
          <w:rFonts w:ascii="Times New Roman" w:eastAsia="宋体" w:hAnsi="Times New Roman"/>
          <w:szCs w:val="18"/>
        </w:rPr>
        <w:t>COOP</w:t>
      </w:r>
      <w:r w:rsidRPr="009E6D79">
        <w:rPr>
          <w:rFonts w:ascii="Times New Roman" w:eastAsia="宋体" w:hAnsi="Times New Roman"/>
          <w:szCs w:val="18"/>
        </w:rPr>
        <w:t>度量元集</w:t>
      </w:r>
    </w:p>
    <w:tbl>
      <w:tblPr>
        <w:tblStyle w:val="afff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1402"/>
        <w:gridCol w:w="3876"/>
        <w:gridCol w:w="2109"/>
      </w:tblGrid>
      <w:tr w:rsidR="00710AE6" w:rsidRPr="0004670F" w14:paraId="27641018" w14:textId="77777777" w:rsidTr="0004670F">
        <w:trPr>
          <w:jc w:val="center"/>
        </w:trPr>
        <w:tc>
          <w:tcPr>
            <w:tcW w:w="797" w:type="pct"/>
            <w:tcBorders>
              <w:top w:val="single" w:sz="12" w:space="0" w:color="auto"/>
              <w:bottom w:val="single" w:sz="12" w:space="0" w:color="auto"/>
            </w:tcBorders>
            <w:vAlign w:val="center"/>
          </w:tcPr>
          <w:p w14:paraId="56D40CF1"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类别</w:t>
            </w:r>
          </w:p>
        </w:tc>
        <w:tc>
          <w:tcPr>
            <w:tcW w:w="797" w:type="pct"/>
            <w:tcBorders>
              <w:top w:val="single" w:sz="12" w:space="0" w:color="auto"/>
              <w:bottom w:val="single" w:sz="12" w:space="0" w:color="auto"/>
            </w:tcBorders>
          </w:tcPr>
          <w:p w14:paraId="20015A9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缩写</w:t>
            </w:r>
          </w:p>
        </w:tc>
        <w:tc>
          <w:tcPr>
            <w:tcW w:w="2205" w:type="pct"/>
            <w:tcBorders>
              <w:top w:val="single" w:sz="12" w:space="0" w:color="auto"/>
              <w:bottom w:val="single" w:sz="12" w:space="0" w:color="auto"/>
            </w:tcBorders>
          </w:tcPr>
          <w:p w14:paraId="6EFCE895"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全称</w:t>
            </w:r>
          </w:p>
        </w:tc>
        <w:tc>
          <w:tcPr>
            <w:tcW w:w="1200" w:type="pct"/>
            <w:tcBorders>
              <w:top w:val="single" w:sz="12" w:space="0" w:color="auto"/>
              <w:bottom w:val="single" w:sz="12" w:space="0" w:color="auto"/>
            </w:tcBorders>
          </w:tcPr>
          <w:p w14:paraId="77738FE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描述</w:t>
            </w:r>
          </w:p>
        </w:tc>
      </w:tr>
      <w:tr w:rsidR="00710AE6" w:rsidRPr="0004670F" w14:paraId="38DDDD55" w14:textId="77777777" w:rsidTr="0004670F">
        <w:trPr>
          <w:jc w:val="center"/>
        </w:trPr>
        <w:tc>
          <w:tcPr>
            <w:tcW w:w="797" w:type="pct"/>
            <w:vMerge w:val="restart"/>
            <w:tcBorders>
              <w:top w:val="single" w:sz="12" w:space="0" w:color="auto"/>
            </w:tcBorders>
            <w:vAlign w:val="center"/>
          </w:tcPr>
          <w:p w14:paraId="44CA42B5"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复杂性</w:t>
            </w:r>
          </w:p>
        </w:tc>
        <w:tc>
          <w:tcPr>
            <w:tcW w:w="797" w:type="pct"/>
            <w:tcBorders>
              <w:top w:val="single" w:sz="12" w:space="0" w:color="auto"/>
            </w:tcBorders>
          </w:tcPr>
          <w:p w14:paraId="1E6DF95D"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LOC</w:t>
            </w:r>
          </w:p>
        </w:tc>
        <w:tc>
          <w:tcPr>
            <w:tcW w:w="2205" w:type="pct"/>
            <w:tcBorders>
              <w:top w:val="single" w:sz="12" w:space="0" w:color="auto"/>
            </w:tcBorders>
          </w:tcPr>
          <w:p w14:paraId="7C0435E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Lines of Code</w:t>
            </w:r>
          </w:p>
        </w:tc>
        <w:tc>
          <w:tcPr>
            <w:tcW w:w="1200" w:type="pct"/>
            <w:tcBorders>
              <w:top w:val="single" w:sz="12" w:space="0" w:color="auto"/>
            </w:tcBorders>
          </w:tcPr>
          <w:p w14:paraId="4895E0CC"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代码行数</w:t>
            </w:r>
          </w:p>
        </w:tc>
      </w:tr>
      <w:tr w:rsidR="00710AE6" w:rsidRPr="0004670F" w14:paraId="534EDB43" w14:textId="77777777" w:rsidTr="0004670F">
        <w:trPr>
          <w:jc w:val="center"/>
        </w:trPr>
        <w:tc>
          <w:tcPr>
            <w:tcW w:w="797" w:type="pct"/>
            <w:vMerge/>
            <w:vAlign w:val="center"/>
          </w:tcPr>
          <w:p w14:paraId="3280DCF2" w14:textId="77777777" w:rsidR="00710AE6" w:rsidRPr="0004670F" w:rsidRDefault="00710AE6" w:rsidP="004F07CC">
            <w:pPr>
              <w:pStyle w:val="affff"/>
              <w:ind w:left="744" w:hanging="372"/>
              <w:rPr>
                <w:rFonts w:eastAsia="宋体"/>
                <w:sz w:val="15"/>
                <w:szCs w:val="15"/>
              </w:rPr>
            </w:pPr>
          </w:p>
        </w:tc>
        <w:tc>
          <w:tcPr>
            <w:tcW w:w="797" w:type="pct"/>
          </w:tcPr>
          <w:p w14:paraId="14A90C4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WMC</w:t>
            </w:r>
          </w:p>
        </w:tc>
        <w:tc>
          <w:tcPr>
            <w:tcW w:w="2205" w:type="pct"/>
          </w:tcPr>
          <w:p w14:paraId="3449BE6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Weighted Methods per Class</w:t>
            </w:r>
          </w:p>
        </w:tc>
        <w:tc>
          <w:tcPr>
            <w:tcW w:w="1200" w:type="pct"/>
          </w:tcPr>
          <w:p w14:paraId="0C19C2B2"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类中加权方法</w:t>
            </w:r>
          </w:p>
        </w:tc>
      </w:tr>
      <w:tr w:rsidR="00710AE6" w:rsidRPr="0004670F" w14:paraId="0C0443EF" w14:textId="77777777" w:rsidTr="0004670F">
        <w:trPr>
          <w:jc w:val="center"/>
        </w:trPr>
        <w:tc>
          <w:tcPr>
            <w:tcW w:w="797" w:type="pct"/>
            <w:vMerge/>
            <w:vAlign w:val="center"/>
          </w:tcPr>
          <w:p w14:paraId="133E86D0" w14:textId="77777777" w:rsidR="00710AE6" w:rsidRPr="0004670F" w:rsidRDefault="00710AE6" w:rsidP="004F07CC">
            <w:pPr>
              <w:pStyle w:val="affff"/>
              <w:ind w:left="744" w:hanging="372"/>
              <w:rPr>
                <w:rFonts w:eastAsia="宋体"/>
                <w:sz w:val="15"/>
                <w:szCs w:val="15"/>
              </w:rPr>
            </w:pPr>
          </w:p>
        </w:tc>
        <w:tc>
          <w:tcPr>
            <w:tcW w:w="797" w:type="pct"/>
          </w:tcPr>
          <w:p w14:paraId="60C69B7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NPM</w:t>
            </w:r>
          </w:p>
        </w:tc>
        <w:tc>
          <w:tcPr>
            <w:tcW w:w="2205" w:type="pct"/>
          </w:tcPr>
          <w:p w14:paraId="3E485158"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Number of Public Methods</w:t>
            </w:r>
          </w:p>
        </w:tc>
        <w:tc>
          <w:tcPr>
            <w:tcW w:w="1200" w:type="pct"/>
          </w:tcPr>
          <w:p w14:paraId="7765809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公有方法数量</w:t>
            </w:r>
          </w:p>
        </w:tc>
      </w:tr>
      <w:tr w:rsidR="00710AE6" w:rsidRPr="0004670F" w14:paraId="750DFE0F" w14:textId="77777777" w:rsidTr="0004670F">
        <w:trPr>
          <w:jc w:val="center"/>
        </w:trPr>
        <w:tc>
          <w:tcPr>
            <w:tcW w:w="797" w:type="pct"/>
            <w:vMerge/>
            <w:vAlign w:val="center"/>
          </w:tcPr>
          <w:p w14:paraId="1AAED828" w14:textId="77777777" w:rsidR="00710AE6" w:rsidRPr="0004670F" w:rsidRDefault="00710AE6" w:rsidP="004F07CC">
            <w:pPr>
              <w:pStyle w:val="affff"/>
              <w:ind w:left="744" w:hanging="372"/>
              <w:rPr>
                <w:rFonts w:eastAsia="宋体"/>
                <w:sz w:val="15"/>
                <w:szCs w:val="15"/>
              </w:rPr>
            </w:pPr>
          </w:p>
        </w:tc>
        <w:tc>
          <w:tcPr>
            <w:tcW w:w="797" w:type="pct"/>
          </w:tcPr>
          <w:p w14:paraId="40A7301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AMC</w:t>
            </w:r>
          </w:p>
        </w:tc>
        <w:tc>
          <w:tcPr>
            <w:tcW w:w="2205" w:type="pct"/>
          </w:tcPr>
          <w:p w14:paraId="68EC35EC"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Average Method Complexity</w:t>
            </w:r>
          </w:p>
        </w:tc>
        <w:tc>
          <w:tcPr>
            <w:tcW w:w="1200" w:type="pct"/>
          </w:tcPr>
          <w:p w14:paraId="48DD839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方法平均复杂度</w:t>
            </w:r>
          </w:p>
        </w:tc>
      </w:tr>
      <w:tr w:rsidR="00710AE6" w:rsidRPr="0004670F" w14:paraId="30BA550D" w14:textId="77777777" w:rsidTr="0004670F">
        <w:trPr>
          <w:jc w:val="center"/>
        </w:trPr>
        <w:tc>
          <w:tcPr>
            <w:tcW w:w="797" w:type="pct"/>
            <w:vMerge/>
            <w:vAlign w:val="center"/>
          </w:tcPr>
          <w:p w14:paraId="34D88D38" w14:textId="77777777" w:rsidR="00710AE6" w:rsidRPr="0004670F" w:rsidRDefault="00710AE6" w:rsidP="004F07CC">
            <w:pPr>
              <w:pStyle w:val="affff"/>
              <w:ind w:left="744" w:hanging="372"/>
              <w:rPr>
                <w:rFonts w:eastAsia="宋体"/>
                <w:sz w:val="15"/>
                <w:szCs w:val="15"/>
              </w:rPr>
            </w:pPr>
          </w:p>
        </w:tc>
        <w:tc>
          <w:tcPr>
            <w:tcW w:w="797" w:type="pct"/>
          </w:tcPr>
          <w:p w14:paraId="72AE7C46" w14:textId="77777777" w:rsidR="00710AE6" w:rsidRPr="0004670F" w:rsidRDefault="00710AE6" w:rsidP="004F07CC">
            <w:pPr>
              <w:pStyle w:val="affff"/>
              <w:ind w:left="744" w:hanging="372"/>
              <w:rPr>
                <w:rFonts w:eastAsia="宋体"/>
                <w:sz w:val="15"/>
                <w:szCs w:val="15"/>
              </w:rPr>
            </w:pPr>
            <w:proofErr w:type="spellStart"/>
            <w:r w:rsidRPr="0004670F">
              <w:rPr>
                <w:rFonts w:eastAsia="宋体"/>
                <w:sz w:val="15"/>
                <w:szCs w:val="15"/>
              </w:rPr>
              <w:t>Max_cc</w:t>
            </w:r>
            <w:proofErr w:type="spellEnd"/>
          </w:p>
        </w:tc>
        <w:tc>
          <w:tcPr>
            <w:tcW w:w="2205" w:type="pct"/>
          </w:tcPr>
          <w:p w14:paraId="2AE28EF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Max McCabe’s Cyclomatic Complexity</w:t>
            </w:r>
          </w:p>
        </w:tc>
        <w:tc>
          <w:tcPr>
            <w:tcW w:w="1200" w:type="pct"/>
          </w:tcPr>
          <w:p w14:paraId="5092F47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最大圈复杂度</w:t>
            </w:r>
          </w:p>
        </w:tc>
      </w:tr>
      <w:tr w:rsidR="00710AE6" w:rsidRPr="0004670F" w14:paraId="5180EB8B" w14:textId="77777777" w:rsidTr="0004670F">
        <w:trPr>
          <w:jc w:val="center"/>
        </w:trPr>
        <w:tc>
          <w:tcPr>
            <w:tcW w:w="797" w:type="pct"/>
            <w:vMerge/>
            <w:vAlign w:val="center"/>
          </w:tcPr>
          <w:p w14:paraId="775D8DF0" w14:textId="77777777" w:rsidR="00710AE6" w:rsidRPr="0004670F" w:rsidRDefault="00710AE6" w:rsidP="004F07CC">
            <w:pPr>
              <w:pStyle w:val="affff"/>
              <w:ind w:left="744" w:hanging="372"/>
              <w:rPr>
                <w:rFonts w:eastAsia="宋体"/>
                <w:sz w:val="15"/>
                <w:szCs w:val="15"/>
              </w:rPr>
            </w:pPr>
          </w:p>
        </w:tc>
        <w:tc>
          <w:tcPr>
            <w:tcW w:w="797" w:type="pct"/>
          </w:tcPr>
          <w:p w14:paraId="5B1B358F" w14:textId="77777777" w:rsidR="00710AE6" w:rsidRPr="0004670F" w:rsidRDefault="00710AE6" w:rsidP="004F07CC">
            <w:pPr>
              <w:pStyle w:val="affff"/>
              <w:ind w:left="744" w:hanging="372"/>
              <w:rPr>
                <w:rFonts w:eastAsia="宋体"/>
                <w:sz w:val="15"/>
                <w:szCs w:val="15"/>
              </w:rPr>
            </w:pPr>
            <w:proofErr w:type="spellStart"/>
            <w:r w:rsidRPr="0004670F">
              <w:rPr>
                <w:rFonts w:eastAsia="宋体"/>
                <w:sz w:val="15"/>
                <w:szCs w:val="15"/>
              </w:rPr>
              <w:t>Avg_cc</w:t>
            </w:r>
            <w:proofErr w:type="spellEnd"/>
          </w:p>
        </w:tc>
        <w:tc>
          <w:tcPr>
            <w:tcW w:w="2205" w:type="pct"/>
          </w:tcPr>
          <w:p w14:paraId="3DE2951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Avg McCabe’s Cyclomatic Complexity</w:t>
            </w:r>
          </w:p>
        </w:tc>
        <w:tc>
          <w:tcPr>
            <w:tcW w:w="1200" w:type="pct"/>
          </w:tcPr>
          <w:p w14:paraId="387DE9D9"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平均圈复杂度</w:t>
            </w:r>
          </w:p>
        </w:tc>
      </w:tr>
      <w:tr w:rsidR="00710AE6" w:rsidRPr="0004670F" w14:paraId="2ACC431C" w14:textId="77777777" w:rsidTr="0004670F">
        <w:trPr>
          <w:trHeight w:val="301"/>
          <w:jc w:val="center"/>
        </w:trPr>
        <w:tc>
          <w:tcPr>
            <w:tcW w:w="797" w:type="pct"/>
            <w:vMerge/>
            <w:tcBorders>
              <w:bottom w:val="single" w:sz="4" w:space="0" w:color="auto"/>
            </w:tcBorders>
            <w:vAlign w:val="center"/>
          </w:tcPr>
          <w:p w14:paraId="59D918CC" w14:textId="77777777" w:rsidR="00710AE6" w:rsidRPr="0004670F" w:rsidRDefault="00710AE6" w:rsidP="004F07CC">
            <w:pPr>
              <w:pStyle w:val="affff"/>
              <w:ind w:left="744" w:hanging="372"/>
              <w:rPr>
                <w:rFonts w:eastAsia="宋体"/>
                <w:sz w:val="15"/>
                <w:szCs w:val="15"/>
              </w:rPr>
            </w:pPr>
          </w:p>
        </w:tc>
        <w:tc>
          <w:tcPr>
            <w:tcW w:w="797" w:type="pct"/>
            <w:tcBorders>
              <w:bottom w:val="single" w:sz="4" w:space="0" w:color="auto"/>
            </w:tcBorders>
          </w:tcPr>
          <w:p w14:paraId="78993A20"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MOA</w:t>
            </w:r>
          </w:p>
        </w:tc>
        <w:tc>
          <w:tcPr>
            <w:tcW w:w="2205" w:type="pct"/>
            <w:tcBorders>
              <w:bottom w:val="single" w:sz="4" w:space="0" w:color="auto"/>
            </w:tcBorders>
          </w:tcPr>
          <w:p w14:paraId="2957CCAC"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Measure of Aggregation</w:t>
            </w:r>
          </w:p>
        </w:tc>
        <w:tc>
          <w:tcPr>
            <w:tcW w:w="1200" w:type="pct"/>
            <w:tcBorders>
              <w:bottom w:val="single" w:sz="4" w:space="0" w:color="auto"/>
            </w:tcBorders>
          </w:tcPr>
          <w:p w14:paraId="28539D7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聚合程度</w:t>
            </w:r>
          </w:p>
        </w:tc>
      </w:tr>
      <w:tr w:rsidR="00710AE6" w:rsidRPr="0004670F" w14:paraId="0ABD9CB8" w14:textId="77777777" w:rsidTr="0004670F">
        <w:trPr>
          <w:jc w:val="center"/>
        </w:trPr>
        <w:tc>
          <w:tcPr>
            <w:tcW w:w="797" w:type="pct"/>
            <w:vMerge w:val="restart"/>
            <w:tcBorders>
              <w:top w:val="single" w:sz="4" w:space="0" w:color="auto"/>
            </w:tcBorders>
            <w:vAlign w:val="center"/>
          </w:tcPr>
          <w:p w14:paraId="7937461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耦合</w:t>
            </w:r>
          </w:p>
        </w:tc>
        <w:tc>
          <w:tcPr>
            <w:tcW w:w="797" w:type="pct"/>
            <w:tcBorders>
              <w:top w:val="single" w:sz="4" w:space="0" w:color="auto"/>
            </w:tcBorders>
          </w:tcPr>
          <w:p w14:paraId="5888ADA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CBO</w:t>
            </w:r>
          </w:p>
        </w:tc>
        <w:tc>
          <w:tcPr>
            <w:tcW w:w="2205" w:type="pct"/>
            <w:tcBorders>
              <w:top w:val="single" w:sz="4" w:space="0" w:color="auto"/>
            </w:tcBorders>
          </w:tcPr>
          <w:p w14:paraId="0E7BD770"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Coupling between Object Classes</w:t>
            </w:r>
          </w:p>
        </w:tc>
        <w:tc>
          <w:tcPr>
            <w:tcW w:w="1200" w:type="pct"/>
            <w:tcBorders>
              <w:top w:val="single" w:sz="4" w:space="0" w:color="auto"/>
            </w:tcBorders>
          </w:tcPr>
          <w:p w14:paraId="4004946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类间耦合度</w:t>
            </w:r>
          </w:p>
        </w:tc>
      </w:tr>
      <w:tr w:rsidR="00710AE6" w:rsidRPr="0004670F" w14:paraId="5DEA25A1" w14:textId="77777777" w:rsidTr="0004670F">
        <w:trPr>
          <w:jc w:val="center"/>
        </w:trPr>
        <w:tc>
          <w:tcPr>
            <w:tcW w:w="797" w:type="pct"/>
            <w:vMerge/>
            <w:vAlign w:val="center"/>
          </w:tcPr>
          <w:p w14:paraId="2731F0E6" w14:textId="77777777" w:rsidR="00710AE6" w:rsidRPr="0004670F" w:rsidRDefault="00710AE6" w:rsidP="004F07CC">
            <w:pPr>
              <w:pStyle w:val="affff"/>
              <w:ind w:left="744" w:hanging="372"/>
              <w:rPr>
                <w:rFonts w:eastAsia="宋体"/>
                <w:sz w:val="15"/>
                <w:szCs w:val="15"/>
              </w:rPr>
            </w:pPr>
          </w:p>
        </w:tc>
        <w:tc>
          <w:tcPr>
            <w:tcW w:w="797" w:type="pct"/>
          </w:tcPr>
          <w:p w14:paraId="41F367EB"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RFC</w:t>
            </w:r>
          </w:p>
        </w:tc>
        <w:tc>
          <w:tcPr>
            <w:tcW w:w="2205" w:type="pct"/>
          </w:tcPr>
          <w:p w14:paraId="31E67D5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Response for a Class</w:t>
            </w:r>
          </w:p>
        </w:tc>
        <w:tc>
          <w:tcPr>
            <w:tcW w:w="1200" w:type="pct"/>
          </w:tcPr>
          <w:p w14:paraId="72631359"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类中响应数</w:t>
            </w:r>
          </w:p>
        </w:tc>
      </w:tr>
      <w:tr w:rsidR="00710AE6" w:rsidRPr="0004670F" w14:paraId="15A4FD77" w14:textId="77777777" w:rsidTr="0004670F">
        <w:trPr>
          <w:jc w:val="center"/>
        </w:trPr>
        <w:tc>
          <w:tcPr>
            <w:tcW w:w="797" w:type="pct"/>
            <w:vMerge/>
            <w:vAlign w:val="center"/>
          </w:tcPr>
          <w:p w14:paraId="7AB28BB1" w14:textId="77777777" w:rsidR="00710AE6" w:rsidRPr="0004670F" w:rsidRDefault="00710AE6" w:rsidP="004F07CC">
            <w:pPr>
              <w:pStyle w:val="affff"/>
              <w:ind w:left="744" w:hanging="372"/>
              <w:rPr>
                <w:rFonts w:eastAsia="宋体"/>
                <w:sz w:val="15"/>
                <w:szCs w:val="15"/>
              </w:rPr>
            </w:pPr>
          </w:p>
        </w:tc>
        <w:tc>
          <w:tcPr>
            <w:tcW w:w="797" w:type="pct"/>
          </w:tcPr>
          <w:p w14:paraId="2EA60F52"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CA</w:t>
            </w:r>
          </w:p>
        </w:tc>
        <w:tc>
          <w:tcPr>
            <w:tcW w:w="2205" w:type="pct"/>
          </w:tcPr>
          <w:p w14:paraId="33A686B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Afferent Couplings</w:t>
            </w:r>
          </w:p>
        </w:tc>
        <w:tc>
          <w:tcPr>
            <w:tcW w:w="1200" w:type="pct"/>
          </w:tcPr>
          <w:p w14:paraId="168C0B9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传入耦合</w:t>
            </w:r>
          </w:p>
        </w:tc>
      </w:tr>
      <w:tr w:rsidR="00710AE6" w:rsidRPr="0004670F" w14:paraId="5DE16DCE" w14:textId="77777777" w:rsidTr="0004670F">
        <w:trPr>
          <w:jc w:val="center"/>
        </w:trPr>
        <w:tc>
          <w:tcPr>
            <w:tcW w:w="797" w:type="pct"/>
            <w:vMerge/>
            <w:vAlign w:val="center"/>
          </w:tcPr>
          <w:p w14:paraId="759C89C1" w14:textId="77777777" w:rsidR="00710AE6" w:rsidRPr="0004670F" w:rsidRDefault="00710AE6" w:rsidP="004F07CC">
            <w:pPr>
              <w:pStyle w:val="affff"/>
              <w:ind w:left="744" w:hanging="372"/>
              <w:rPr>
                <w:rFonts w:eastAsia="宋体"/>
                <w:sz w:val="15"/>
                <w:szCs w:val="15"/>
              </w:rPr>
            </w:pPr>
          </w:p>
        </w:tc>
        <w:tc>
          <w:tcPr>
            <w:tcW w:w="797" w:type="pct"/>
          </w:tcPr>
          <w:p w14:paraId="115DB4EA"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CE</w:t>
            </w:r>
          </w:p>
        </w:tc>
        <w:tc>
          <w:tcPr>
            <w:tcW w:w="2205" w:type="pct"/>
          </w:tcPr>
          <w:p w14:paraId="52F23BF7"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Efferent Couplings</w:t>
            </w:r>
          </w:p>
        </w:tc>
        <w:tc>
          <w:tcPr>
            <w:tcW w:w="1200" w:type="pct"/>
          </w:tcPr>
          <w:p w14:paraId="31F34D18"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传出耦合</w:t>
            </w:r>
          </w:p>
        </w:tc>
      </w:tr>
      <w:tr w:rsidR="00710AE6" w:rsidRPr="0004670F" w14:paraId="383D2354" w14:textId="77777777" w:rsidTr="0004670F">
        <w:trPr>
          <w:jc w:val="center"/>
        </w:trPr>
        <w:tc>
          <w:tcPr>
            <w:tcW w:w="797" w:type="pct"/>
            <w:vMerge/>
            <w:vAlign w:val="center"/>
          </w:tcPr>
          <w:p w14:paraId="2C3E5ABE" w14:textId="77777777" w:rsidR="00710AE6" w:rsidRPr="0004670F" w:rsidRDefault="00710AE6" w:rsidP="004F07CC">
            <w:pPr>
              <w:pStyle w:val="affff"/>
              <w:ind w:left="744" w:hanging="372"/>
              <w:rPr>
                <w:rFonts w:eastAsia="宋体"/>
                <w:sz w:val="15"/>
                <w:szCs w:val="15"/>
              </w:rPr>
            </w:pPr>
          </w:p>
        </w:tc>
        <w:tc>
          <w:tcPr>
            <w:tcW w:w="797" w:type="pct"/>
          </w:tcPr>
          <w:p w14:paraId="6F2BFBD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IC</w:t>
            </w:r>
          </w:p>
        </w:tc>
        <w:tc>
          <w:tcPr>
            <w:tcW w:w="2205" w:type="pct"/>
          </w:tcPr>
          <w:p w14:paraId="056A737B"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Inheritance Coupling</w:t>
            </w:r>
          </w:p>
        </w:tc>
        <w:tc>
          <w:tcPr>
            <w:tcW w:w="1200" w:type="pct"/>
          </w:tcPr>
          <w:p w14:paraId="5FDCE4A9"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继承耦合</w:t>
            </w:r>
          </w:p>
        </w:tc>
      </w:tr>
      <w:tr w:rsidR="00710AE6" w:rsidRPr="0004670F" w14:paraId="7B4713FB" w14:textId="77777777" w:rsidTr="0004670F">
        <w:trPr>
          <w:jc w:val="center"/>
        </w:trPr>
        <w:tc>
          <w:tcPr>
            <w:tcW w:w="797" w:type="pct"/>
            <w:vMerge/>
            <w:tcBorders>
              <w:bottom w:val="single" w:sz="4" w:space="0" w:color="auto"/>
            </w:tcBorders>
            <w:vAlign w:val="center"/>
          </w:tcPr>
          <w:p w14:paraId="1C8111A1" w14:textId="77777777" w:rsidR="00710AE6" w:rsidRPr="0004670F" w:rsidRDefault="00710AE6" w:rsidP="004F07CC">
            <w:pPr>
              <w:pStyle w:val="affff"/>
              <w:ind w:left="744" w:hanging="372"/>
              <w:rPr>
                <w:rFonts w:eastAsia="宋体"/>
                <w:sz w:val="15"/>
                <w:szCs w:val="15"/>
              </w:rPr>
            </w:pPr>
          </w:p>
        </w:tc>
        <w:tc>
          <w:tcPr>
            <w:tcW w:w="797" w:type="pct"/>
            <w:tcBorders>
              <w:bottom w:val="single" w:sz="4" w:space="0" w:color="auto"/>
            </w:tcBorders>
          </w:tcPr>
          <w:p w14:paraId="1E8E053D"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CBM</w:t>
            </w:r>
          </w:p>
        </w:tc>
        <w:tc>
          <w:tcPr>
            <w:tcW w:w="2205" w:type="pct"/>
            <w:tcBorders>
              <w:bottom w:val="single" w:sz="4" w:space="0" w:color="auto"/>
            </w:tcBorders>
          </w:tcPr>
          <w:p w14:paraId="496BAE08"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Coupling Between Methods</w:t>
            </w:r>
          </w:p>
        </w:tc>
        <w:tc>
          <w:tcPr>
            <w:tcW w:w="1200" w:type="pct"/>
            <w:tcBorders>
              <w:bottom w:val="single" w:sz="4" w:space="0" w:color="auto"/>
            </w:tcBorders>
          </w:tcPr>
          <w:p w14:paraId="43003D93"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方法间的耦合</w:t>
            </w:r>
          </w:p>
        </w:tc>
      </w:tr>
      <w:tr w:rsidR="00710AE6" w:rsidRPr="0004670F" w14:paraId="10013C01" w14:textId="77777777" w:rsidTr="0004670F">
        <w:trPr>
          <w:jc w:val="center"/>
        </w:trPr>
        <w:tc>
          <w:tcPr>
            <w:tcW w:w="797" w:type="pct"/>
            <w:vMerge w:val="restart"/>
            <w:tcBorders>
              <w:top w:val="single" w:sz="4" w:space="0" w:color="auto"/>
            </w:tcBorders>
            <w:vAlign w:val="center"/>
          </w:tcPr>
          <w:p w14:paraId="70D66D61"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内聚</w:t>
            </w:r>
          </w:p>
        </w:tc>
        <w:tc>
          <w:tcPr>
            <w:tcW w:w="797" w:type="pct"/>
            <w:tcBorders>
              <w:top w:val="single" w:sz="4" w:space="0" w:color="auto"/>
            </w:tcBorders>
          </w:tcPr>
          <w:p w14:paraId="6D2F235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LCOM</w:t>
            </w:r>
          </w:p>
        </w:tc>
        <w:tc>
          <w:tcPr>
            <w:tcW w:w="2205" w:type="pct"/>
            <w:tcBorders>
              <w:top w:val="single" w:sz="4" w:space="0" w:color="auto"/>
            </w:tcBorders>
          </w:tcPr>
          <w:p w14:paraId="446B993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Lack of Cohesion in Methods</w:t>
            </w:r>
          </w:p>
        </w:tc>
        <w:tc>
          <w:tcPr>
            <w:tcW w:w="1200" w:type="pct"/>
            <w:tcBorders>
              <w:top w:val="single" w:sz="4" w:space="0" w:color="auto"/>
            </w:tcBorders>
          </w:tcPr>
          <w:p w14:paraId="6EE2DB3A"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方法凝聚度</w:t>
            </w:r>
          </w:p>
        </w:tc>
      </w:tr>
      <w:tr w:rsidR="00710AE6" w:rsidRPr="0004670F" w14:paraId="7DC8A6E1" w14:textId="77777777" w:rsidTr="0004670F">
        <w:trPr>
          <w:jc w:val="center"/>
        </w:trPr>
        <w:tc>
          <w:tcPr>
            <w:tcW w:w="797" w:type="pct"/>
            <w:vMerge/>
            <w:vAlign w:val="center"/>
          </w:tcPr>
          <w:p w14:paraId="1A67B6A0" w14:textId="77777777" w:rsidR="00710AE6" w:rsidRPr="0004670F" w:rsidRDefault="00710AE6" w:rsidP="004F07CC">
            <w:pPr>
              <w:pStyle w:val="affff"/>
              <w:ind w:left="744" w:hanging="372"/>
              <w:rPr>
                <w:rFonts w:eastAsia="宋体"/>
                <w:sz w:val="15"/>
                <w:szCs w:val="15"/>
              </w:rPr>
            </w:pPr>
          </w:p>
        </w:tc>
        <w:tc>
          <w:tcPr>
            <w:tcW w:w="797" w:type="pct"/>
          </w:tcPr>
          <w:p w14:paraId="17D5DDD0"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LCOM3</w:t>
            </w:r>
          </w:p>
        </w:tc>
        <w:tc>
          <w:tcPr>
            <w:tcW w:w="2205" w:type="pct"/>
          </w:tcPr>
          <w:p w14:paraId="02AB2532"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Lack of Cohesion in Methods</w:t>
            </w:r>
          </w:p>
        </w:tc>
        <w:tc>
          <w:tcPr>
            <w:tcW w:w="1200" w:type="pct"/>
          </w:tcPr>
          <w:p w14:paraId="7ABE9E37"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方法凝聚度</w:t>
            </w:r>
          </w:p>
        </w:tc>
      </w:tr>
      <w:tr w:rsidR="00710AE6" w:rsidRPr="0004670F" w14:paraId="543077A2" w14:textId="77777777" w:rsidTr="0004670F">
        <w:trPr>
          <w:jc w:val="center"/>
        </w:trPr>
        <w:tc>
          <w:tcPr>
            <w:tcW w:w="797" w:type="pct"/>
            <w:vMerge/>
            <w:tcBorders>
              <w:bottom w:val="single" w:sz="4" w:space="0" w:color="auto"/>
            </w:tcBorders>
            <w:vAlign w:val="center"/>
          </w:tcPr>
          <w:p w14:paraId="15B70319" w14:textId="77777777" w:rsidR="00710AE6" w:rsidRPr="0004670F" w:rsidRDefault="00710AE6" w:rsidP="004F07CC">
            <w:pPr>
              <w:pStyle w:val="affff"/>
              <w:ind w:left="744" w:hanging="372"/>
              <w:rPr>
                <w:rFonts w:eastAsia="宋体"/>
                <w:sz w:val="15"/>
                <w:szCs w:val="15"/>
              </w:rPr>
            </w:pPr>
          </w:p>
        </w:tc>
        <w:tc>
          <w:tcPr>
            <w:tcW w:w="797" w:type="pct"/>
            <w:tcBorders>
              <w:bottom w:val="single" w:sz="4" w:space="0" w:color="auto"/>
            </w:tcBorders>
          </w:tcPr>
          <w:p w14:paraId="28FE8537"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CAM</w:t>
            </w:r>
          </w:p>
        </w:tc>
        <w:tc>
          <w:tcPr>
            <w:tcW w:w="2205" w:type="pct"/>
            <w:tcBorders>
              <w:bottom w:val="single" w:sz="4" w:space="0" w:color="auto"/>
            </w:tcBorders>
          </w:tcPr>
          <w:p w14:paraId="47494C1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Cohesion Among Methods of Class</w:t>
            </w:r>
          </w:p>
        </w:tc>
        <w:tc>
          <w:tcPr>
            <w:tcW w:w="1200" w:type="pct"/>
            <w:tcBorders>
              <w:bottom w:val="single" w:sz="4" w:space="0" w:color="auto"/>
            </w:tcBorders>
          </w:tcPr>
          <w:p w14:paraId="61FA237E"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类间凝聚度</w:t>
            </w:r>
          </w:p>
        </w:tc>
      </w:tr>
      <w:tr w:rsidR="00710AE6" w:rsidRPr="0004670F" w14:paraId="18DADF16" w14:textId="77777777" w:rsidTr="0004670F">
        <w:trPr>
          <w:jc w:val="center"/>
        </w:trPr>
        <w:tc>
          <w:tcPr>
            <w:tcW w:w="797" w:type="pct"/>
            <w:vMerge w:val="restart"/>
            <w:tcBorders>
              <w:top w:val="single" w:sz="4" w:space="0" w:color="auto"/>
            </w:tcBorders>
            <w:vAlign w:val="center"/>
          </w:tcPr>
          <w:p w14:paraId="626A5A0A"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抽象</w:t>
            </w:r>
          </w:p>
        </w:tc>
        <w:tc>
          <w:tcPr>
            <w:tcW w:w="797" w:type="pct"/>
            <w:tcBorders>
              <w:top w:val="single" w:sz="4" w:space="0" w:color="auto"/>
            </w:tcBorders>
          </w:tcPr>
          <w:p w14:paraId="250D29D2"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DIT</w:t>
            </w:r>
          </w:p>
        </w:tc>
        <w:tc>
          <w:tcPr>
            <w:tcW w:w="2205" w:type="pct"/>
            <w:tcBorders>
              <w:top w:val="single" w:sz="4" w:space="0" w:color="auto"/>
            </w:tcBorders>
          </w:tcPr>
          <w:p w14:paraId="050A1E41"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Depth of Inheritance Tree</w:t>
            </w:r>
          </w:p>
        </w:tc>
        <w:tc>
          <w:tcPr>
            <w:tcW w:w="1200" w:type="pct"/>
            <w:tcBorders>
              <w:top w:val="single" w:sz="4" w:space="0" w:color="auto"/>
            </w:tcBorders>
          </w:tcPr>
          <w:p w14:paraId="70376998"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继承树深度</w:t>
            </w:r>
          </w:p>
        </w:tc>
      </w:tr>
      <w:tr w:rsidR="00710AE6" w:rsidRPr="0004670F" w14:paraId="72967729" w14:textId="77777777" w:rsidTr="0004670F">
        <w:trPr>
          <w:jc w:val="center"/>
        </w:trPr>
        <w:tc>
          <w:tcPr>
            <w:tcW w:w="797" w:type="pct"/>
            <w:vMerge/>
            <w:vAlign w:val="center"/>
          </w:tcPr>
          <w:p w14:paraId="1FAD1401" w14:textId="77777777" w:rsidR="00710AE6" w:rsidRPr="0004670F" w:rsidRDefault="00710AE6" w:rsidP="004F07CC">
            <w:pPr>
              <w:pStyle w:val="affff"/>
              <w:ind w:left="744" w:hanging="372"/>
              <w:rPr>
                <w:rFonts w:eastAsia="宋体"/>
                <w:sz w:val="15"/>
                <w:szCs w:val="15"/>
              </w:rPr>
            </w:pPr>
          </w:p>
        </w:tc>
        <w:tc>
          <w:tcPr>
            <w:tcW w:w="797" w:type="pct"/>
          </w:tcPr>
          <w:p w14:paraId="4DE52901"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NOC</w:t>
            </w:r>
          </w:p>
        </w:tc>
        <w:tc>
          <w:tcPr>
            <w:tcW w:w="2205" w:type="pct"/>
          </w:tcPr>
          <w:p w14:paraId="6B62DF81"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Number of Children</w:t>
            </w:r>
          </w:p>
        </w:tc>
        <w:tc>
          <w:tcPr>
            <w:tcW w:w="1200" w:type="pct"/>
          </w:tcPr>
          <w:p w14:paraId="4B255764"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子类个数</w:t>
            </w:r>
          </w:p>
        </w:tc>
      </w:tr>
      <w:tr w:rsidR="00710AE6" w:rsidRPr="0004670F" w14:paraId="6A85D6CF" w14:textId="77777777" w:rsidTr="0004670F">
        <w:trPr>
          <w:jc w:val="center"/>
        </w:trPr>
        <w:tc>
          <w:tcPr>
            <w:tcW w:w="797" w:type="pct"/>
            <w:vMerge/>
            <w:tcBorders>
              <w:bottom w:val="single" w:sz="4" w:space="0" w:color="auto"/>
            </w:tcBorders>
            <w:vAlign w:val="center"/>
          </w:tcPr>
          <w:p w14:paraId="116645F3" w14:textId="77777777" w:rsidR="00710AE6" w:rsidRPr="0004670F" w:rsidRDefault="00710AE6" w:rsidP="004F07CC">
            <w:pPr>
              <w:pStyle w:val="affff"/>
              <w:ind w:left="744" w:hanging="372"/>
              <w:rPr>
                <w:rFonts w:eastAsia="宋体"/>
                <w:sz w:val="15"/>
                <w:szCs w:val="15"/>
              </w:rPr>
            </w:pPr>
          </w:p>
        </w:tc>
        <w:tc>
          <w:tcPr>
            <w:tcW w:w="797" w:type="pct"/>
            <w:tcBorders>
              <w:bottom w:val="single" w:sz="4" w:space="0" w:color="auto"/>
            </w:tcBorders>
          </w:tcPr>
          <w:p w14:paraId="1B963E0A"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MFA</w:t>
            </w:r>
          </w:p>
        </w:tc>
        <w:tc>
          <w:tcPr>
            <w:tcW w:w="2205" w:type="pct"/>
            <w:tcBorders>
              <w:bottom w:val="single" w:sz="4" w:space="0" w:color="auto"/>
            </w:tcBorders>
          </w:tcPr>
          <w:p w14:paraId="6DD6D966"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Measure of Functional Abstraction</w:t>
            </w:r>
          </w:p>
        </w:tc>
        <w:tc>
          <w:tcPr>
            <w:tcW w:w="1200" w:type="pct"/>
            <w:tcBorders>
              <w:bottom w:val="single" w:sz="4" w:space="0" w:color="auto"/>
            </w:tcBorders>
          </w:tcPr>
          <w:p w14:paraId="665F211A"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方法抽象度</w:t>
            </w:r>
          </w:p>
        </w:tc>
      </w:tr>
      <w:tr w:rsidR="00710AE6" w:rsidRPr="0004670F" w14:paraId="51776577" w14:textId="77777777" w:rsidTr="0004670F">
        <w:trPr>
          <w:jc w:val="center"/>
        </w:trPr>
        <w:tc>
          <w:tcPr>
            <w:tcW w:w="797" w:type="pct"/>
            <w:tcBorders>
              <w:top w:val="single" w:sz="4" w:space="0" w:color="auto"/>
              <w:bottom w:val="single" w:sz="12" w:space="0" w:color="auto"/>
            </w:tcBorders>
            <w:vAlign w:val="center"/>
          </w:tcPr>
          <w:p w14:paraId="2B8EA069" w14:textId="77777777" w:rsidR="00710AE6" w:rsidRPr="0004670F" w:rsidRDefault="00710AE6" w:rsidP="004F07CC">
            <w:pPr>
              <w:pStyle w:val="affff"/>
              <w:ind w:left="744" w:hanging="372"/>
              <w:rPr>
                <w:rFonts w:eastAsia="宋体"/>
                <w:sz w:val="15"/>
                <w:szCs w:val="15"/>
              </w:rPr>
            </w:pPr>
            <w:r w:rsidRPr="0004670F">
              <w:rPr>
                <w:rFonts w:eastAsia="宋体"/>
                <w:sz w:val="15"/>
                <w:szCs w:val="15"/>
              </w:rPr>
              <w:lastRenderedPageBreak/>
              <w:t>封装</w:t>
            </w:r>
          </w:p>
        </w:tc>
        <w:tc>
          <w:tcPr>
            <w:tcW w:w="797" w:type="pct"/>
            <w:tcBorders>
              <w:top w:val="single" w:sz="4" w:space="0" w:color="auto"/>
              <w:bottom w:val="single" w:sz="12" w:space="0" w:color="auto"/>
            </w:tcBorders>
          </w:tcPr>
          <w:p w14:paraId="19ACB47D"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DAM</w:t>
            </w:r>
          </w:p>
        </w:tc>
        <w:tc>
          <w:tcPr>
            <w:tcW w:w="2205" w:type="pct"/>
            <w:tcBorders>
              <w:top w:val="single" w:sz="4" w:space="0" w:color="auto"/>
              <w:bottom w:val="single" w:sz="12" w:space="0" w:color="auto"/>
            </w:tcBorders>
          </w:tcPr>
          <w:p w14:paraId="1194D8CF"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Data Access Metric</w:t>
            </w:r>
          </w:p>
        </w:tc>
        <w:tc>
          <w:tcPr>
            <w:tcW w:w="1200" w:type="pct"/>
            <w:tcBorders>
              <w:top w:val="single" w:sz="4" w:space="0" w:color="auto"/>
              <w:bottom w:val="single" w:sz="12" w:space="0" w:color="auto"/>
            </w:tcBorders>
          </w:tcPr>
          <w:p w14:paraId="164E35EC" w14:textId="77777777" w:rsidR="00710AE6" w:rsidRPr="0004670F" w:rsidRDefault="00710AE6" w:rsidP="004F07CC">
            <w:pPr>
              <w:pStyle w:val="affff"/>
              <w:ind w:left="744" w:hanging="372"/>
              <w:rPr>
                <w:rFonts w:eastAsia="宋体"/>
                <w:sz w:val="15"/>
                <w:szCs w:val="15"/>
              </w:rPr>
            </w:pPr>
            <w:r w:rsidRPr="0004670F">
              <w:rPr>
                <w:rFonts w:eastAsia="宋体"/>
                <w:sz w:val="15"/>
                <w:szCs w:val="15"/>
              </w:rPr>
              <w:t>数据访问指标</w:t>
            </w:r>
          </w:p>
        </w:tc>
      </w:tr>
    </w:tbl>
    <w:p w14:paraId="708C7AED" w14:textId="5854C058" w:rsidR="00710AE6" w:rsidRDefault="00710AE6" w:rsidP="00710AE6">
      <w:pPr>
        <w:pStyle w:val="a3"/>
        <w:ind w:firstLineChars="0" w:firstLine="0"/>
      </w:pPr>
    </w:p>
    <w:p w14:paraId="7FF875BB" w14:textId="40D22888" w:rsidR="003556EC" w:rsidRDefault="00E90658" w:rsidP="003556EC">
      <w:pPr>
        <w:pStyle w:val="21"/>
        <w:spacing w:before="71" w:after="71"/>
      </w:pPr>
      <w:r>
        <w:rPr>
          <w:rFonts w:hint="eastAsia"/>
        </w:rPr>
        <w:t>SC</w:t>
      </w:r>
      <w:r>
        <w:t>-</w:t>
      </w:r>
      <w:r>
        <w:rPr>
          <w:rFonts w:hint="eastAsia"/>
        </w:rPr>
        <w:t>Sol</w:t>
      </w:r>
      <w:r>
        <w:rPr>
          <w:rFonts w:hint="eastAsia"/>
        </w:rPr>
        <w:t>度量元集</w:t>
      </w:r>
    </w:p>
    <w:p w14:paraId="2B8ACB62" w14:textId="5D4F23C0" w:rsidR="004C21D9" w:rsidRDefault="004C21D9" w:rsidP="004C21D9">
      <w:pPr>
        <w:pStyle w:val="a3"/>
        <w:ind w:firstLine="372"/>
      </w:pPr>
      <w:r w:rsidRPr="004C21D9">
        <w:t>SC-Sol</w:t>
      </w:r>
      <w:r w:rsidRPr="004C21D9">
        <w:t>是本文针对</w:t>
      </w:r>
      <w:r w:rsidRPr="004C21D9">
        <w:t>Solidity</w:t>
      </w:r>
      <w:r w:rsidRPr="004C21D9">
        <w:t>智能合约特有的函数、变量类型以及</w:t>
      </w:r>
      <w:r w:rsidRPr="004C21D9">
        <w:t>Solidity</w:t>
      </w:r>
      <w:r w:rsidRPr="004C21D9">
        <w:t>语言的限制所设计的度量元集，</w:t>
      </w:r>
      <w:r w:rsidRPr="004C21D9">
        <w:t>SC-Sol</w:t>
      </w:r>
      <w:r w:rsidRPr="004C21D9">
        <w:t>度量元集的类别、缩写、全称与描述如表</w:t>
      </w:r>
      <w:r w:rsidRPr="004C21D9">
        <w:t>2</w:t>
      </w:r>
      <w:r w:rsidRPr="004C21D9">
        <w:t>所示。</w:t>
      </w:r>
    </w:p>
    <w:p w14:paraId="401B5C35" w14:textId="74AD46D3" w:rsidR="00386A2C" w:rsidRDefault="00386A2C" w:rsidP="004C21D9">
      <w:pPr>
        <w:pStyle w:val="a3"/>
        <w:ind w:firstLine="372"/>
      </w:pPr>
    </w:p>
    <w:p w14:paraId="31D99CC8" w14:textId="77777777" w:rsidR="00386A2C" w:rsidRPr="006C2B8E" w:rsidRDefault="00386A2C" w:rsidP="00386A2C">
      <w:pPr>
        <w:pStyle w:val="a9"/>
        <w:keepNext/>
        <w:jc w:val="center"/>
        <w:rPr>
          <w:rFonts w:ascii="Times New Roman" w:hAnsi="Times New Roman"/>
          <w:szCs w:val="18"/>
        </w:rPr>
      </w:pPr>
      <w:bookmarkStart w:id="200" w:name="_Ref59780447"/>
      <w:r w:rsidRPr="006C2B8E">
        <w:rPr>
          <w:rFonts w:ascii="Times New Roman" w:hAnsi="Times New Roman"/>
          <w:szCs w:val="18"/>
        </w:rPr>
        <w:t>表</w:t>
      </w:r>
      <w:r w:rsidRPr="006C2B8E">
        <w:rPr>
          <w:rFonts w:ascii="Times New Roman" w:hAnsi="Times New Roman"/>
          <w:szCs w:val="18"/>
        </w:rPr>
        <w:fldChar w:fldCharType="begin"/>
      </w:r>
      <w:r w:rsidRPr="006A55A5">
        <w:rPr>
          <w:rFonts w:ascii="Times New Roman" w:hAnsi="Times New Roman"/>
          <w:szCs w:val="18"/>
        </w:rPr>
        <w:instrText xml:space="preserve"> SEQ </w:instrText>
      </w:r>
      <w:r w:rsidRPr="006A55A5">
        <w:rPr>
          <w:rFonts w:ascii="Times New Roman" w:hAnsi="Times New Roman"/>
          <w:szCs w:val="18"/>
        </w:rPr>
        <w:instrText>表</w:instrText>
      </w:r>
      <w:r w:rsidRPr="006A55A5">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2</w:t>
      </w:r>
      <w:r w:rsidRPr="006C2B8E">
        <w:rPr>
          <w:rFonts w:ascii="Times New Roman" w:hAnsi="Times New Roman"/>
          <w:szCs w:val="18"/>
        </w:rPr>
        <w:fldChar w:fldCharType="end"/>
      </w:r>
      <w:bookmarkEnd w:id="200"/>
      <w:r w:rsidRPr="006C2B8E">
        <w:rPr>
          <w:rFonts w:ascii="Times New Roman" w:hAnsi="Times New Roman"/>
          <w:szCs w:val="18"/>
        </w:rPr>
        <w:t xml:space="preserve"> SC-Sol</w:t>
      </w:r>
      <w:r w:rsidRPr="006C2B8E">
        <w:rPr>
          <w:rFonts w:ascii="Times New Roman" w:hAnsi="Times New Roman"/>
          <w:szCs w:val="18"/>
        </w:rPr>
        <w:t>度量元集</w:t>
      </w:r>
    </w:p>
    <w:tbl>
      <w:tblPr>
        <w:tblStyle w:val="afff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1"/>
        <w:gridCol w:w="1222"/>
        <w:gridCol w:w="3674"/>
        <w:gridCol w:w="2582"/>
      </w:tblGrid>
      <w:tr w:rsidR="00386A2C" w:rsidRPr="00C2260A" w14:paraId="71BE373A" w14:textId="77777777" w:rsidTr="004F07CC">
        <w:tc>
          <w:tcPr>
            <w:tcW w:w="746" w:type="pct"/>
            <w:tcBorders>
              <w:top w:val="single" w:sz="12" w:space="0" w:color="auto"/>
              <w:bottom w:val="single" w:sz="12" w:space="0" w:color="auto"/>
            </w:tcBorders>
            <w:vAlign w:val="center"/>
          </w:tcPr>
          <w:p w14:paraId="04607894" w14:textId="77777777" w:rsidR="00386A2C" w:rsidRPr="00C2260A" w:rsidRDefault="00386A2C" w:rsidP="004F07CC">
            <w:pPr>
              <w:pStyle w:val="affff"/>
              <w:ind w:left="744" w:hanging="372"/>
              <w:rPr>
                <w:rFonts w:eastAsia="宋体"/>
                <w:sz w:val="15"/>
                <w:szCs w:val="15"/>
              </w:rPr>
            </w:pPr>
            <w:r w:rsidRPr="00C2260A">
              <w:rPr>
                <w:rFonts w:eastAsia="宋体"/>
                <w:sz w:val="15"/>
                <w:szCs w:val="15"/>
              </w:rPr>
              <w:t>类别</w:t>
            </w:r>
          </w:p>
        </w:tc>
        <w:tc>
          <w:tcPr>
            <w:tcW w:w="695" w:type="pct"/>
            <w:tcBorders>
              <w:top w:val="single" w:sz="12" w:space="0" w:color="auto"/>
              <w:bottom w:val="single" w:sz="12" w:space="0" w:color="auto"/>
            </w:tcBorders>
          </w:tcPr>
          <w:p w14:paraId="03FE8A07" w14:textId="77777777" w:rsidR="00386A2C" w:rsidRPr="00C2260A" w:rsidRDefault="00386A2C" w:rsidP="004F07CC">
            <w:pPr>
              <w:pStyle w:val="affff"/>
              <w:ind w:left="744" w:hanging="372"/>
              <w:rPr>
                <w:rFonts w:eastAsia="宋体"/>
                <w:sz w:val="15"/>
                <w:szCs w:val="15"/>
              </w:rPr>
            </w:pPr>
            <w:r w:rsidRPr="00C2260A">
              <w:rPr>
                <w:rFonts w:eastAsia="宋体"/>
                <w:sz w:val="15"/>
                <w:szCs w:val="15"/>
              </w:rPr>
              <w:t>缩写</w:t>
            </w:r>
          </w:p>
        </w:tc>
        <w:tc>
          <w:tcPr>
            <w:tcW w:w="2090" w:type="pct"/>
            <w:tcBorders>
              <w:top w:val="single" w:sz="12" w:space="0" w:color="auto"/>
              <w:bottom w:val="single" w:sz="12" w:space="0" w:color="auto"/>
            </w:tcBorders>
          </w:tcPr>
          <w:p w14:paraId="5701F43A" w14:textId="77777777" w:rsidR="00386A2C" w:rsidRPr="00C2260A" w:rsidRDefault="00386A2C" w:rsidP="004F07CC">
            <w:pPr>
              <w:pStyle w:val="affff"/>
              <w:ind w:left="744" w:hanging="372"/>
              <w:rPr>
                <w:sz w:val="15"/>
                <w:szCs w:val="15"/>
              </w:rPr>
            </w:pPr>
            <w:r w:rsidRPr="00C2260A">
              <w:rPr>
                <w:rFonts w:eastAsia="宋体"/>
                <w:sz w:val="15"/>
                <w:szCs w:val="15"/>
              </w:rPr>
              <w:t>全称</w:t>
            </w:r>
          </w:p>
        </w:tc>
        <w:tc>
          <w:tcPr>
            <w:tcW w:w="1469" w:type="pct"/>
            <w:tcBorders>
              <w:top w:val="single" w:sz="12" w:space="0" w:color="auto"/>
              <w:bottom w:val="single" w:sz="12" w:space="0" w:color="auto"/>
            </w:tcBorders>
          </w:tcPr>
          <w:p w14:paraId="01032C11" w14:textId="77777777" w:rsidR="00386A2C" w:rsidRPr="00C2260A" w:rsidRDefault="00386A2C" w:rsidP="004F07CC">
            <w:pPr>
              <w:pStyle w:val="affff"/>
              <w:ind w:left="744" w:hanging="372"/>
              <w:rPr>
                <w:sz w:val="15"/>
                <w:szCs w:val="15"/>
              </w:rPr>
            </w:pPr>
            <w:r w:rsidRPr="00C2260A">
              <w:rPr>
                <w:rFonts w:eastAsia="宋体"/>
                <w:sz w:val="15"/>
                <w:szCs w:val="15"/>
              </w:rPr>
              <w:t>描述</w:t>
            </w:r>
          </w:p>
        </w:tc>
      </w:tr>
      <w:tr w:rsidR="0085789A" w:rsidRPr="00C2260A" w14:paraId="206CF6A3" w14:textId="77777777" w:rsidTr="004F07CC">
        <w:tc>
          <w:tcPr>
            <w:tcW w:w="746" w:type="pct"/>
            <w:vMerge w:val="restart"/>
            <w:tcBorders>
              <w:top w:val="single" w:sz="12" w:space="0" w:color="auto"/>
            </w:tcBorders>
            <w:vAlign w:val="center"/>
          </w:tcPr>
          <w:p w14:paraId="2959AEF9" w14:textId="77777777" w:rsidR="0085789A" w:rsidRPr="00C2260A" w:rsidRDefault="0085789A" w:rsidP="004F07CC">
            <w:pPr>
              <w:pStyle w:val="affff"/>
              <w:ind w:left="744" w:hanging="372"/>
              <w:rPr>
                <w:rFonts w:eastAsiaTheme="minorEastAsia"/>
                <w:sz w:val="15"/>
                <w:szCs w:val="15"/>
              </w:rPr>
            </w:pPr>
            <w:r w:rsidRPr="00C2260A">
              <w:rPr>
                <w:rFonts w:eastAsiaTheme="minorEastAsia"/>
                <w:sz w:val="15"/>
                <w:szCs w:val="15"/>
              </w:rPr>
              <w:t>地址相关</w:t>
            </w:r>
          </w:p>
        </w:tc>
        <w:tc>
          <w:tcPr>
            <w:tcW w:w="695" w:type="pct"/>
            <w:tcBorders>
              <w:top w:val="single" w:sz="12" w:space="0" w:color="auto"/>
            </w:tcBorders>
          </w:tcPr>
          <w:p w14:paraId="709A520F" w14:textId="77777777" w:rsidR="0085789A" w:rsidRPr="00C2260A" w:rsidRDefault="0085789A" w:rsidP="004F07CC">
            <w:pPr>
              <w:pStyle w:val="affff"/>
              <w:ind w:left="744" w:hanging="372"/>
              <w:rPr>
                <w:sz w:val="15"/>
                <w:szCs w:val="15"/>
              </w:rPr>
            </w:pPr>
            <w:r w:rsidRPr="00C2260A">
              <w:rPr>
                <w:rFonts w:eastAsiaTheme="minorEastAsia"/>
                <w:sz w:val="15"/>
                <w:szCs w:val="15"/>
              </w:rPr>
              <w:t>NATV</w:t>
            </w:r>
          </w:p>
        </w:tc>
        <w:tc>
          <w:tcPr>
            <w:tcW w:w="2090" w:type="pct"/>
            <w:tcBorders>
              <w:top w:val="single" w:sz="12" w:space="0" w:color="auto"/>
            </w:tcBorders>
          </w:tcPr>
          <w:p w14:paraId="6B4AEDDA" w14:textId="77777777" w:rsidR="0085789A" w:rsidRPr="00C2260A" w:rsidRDefault="0085789A" w:rsidP="004F07CC">
            <w:pPr>
              <w:pStyle w:val="affff"/>
              <w:ind w:left="744" w:hanging="372"/>
              <w:rPr>
                <w:sz w:val="15"/>
                <w:szCs w:val="15"/>
              </w:rPr>
            </w:pPr>
            <w:r w:rsidRPr="00C2260A">
              <w:rPr>
                <w:rFonts w:eastAsia="宋体"/>
                <w:sz w:val="15"/>
                <w:szCs w:val="15"/>
              </w:rPr>
              <w:t>Number of Address Type Variables</w:t>
            </w:r>
          </w:p>
        </w:tc>
        <w:tc>
          <w:tcPr>
            <w:tcW w:w="1469" w:type="pct"/>
            <w:tcBorders>
              <w:top w:val="single" w:sz="12" w:space="0" w:color="auto"/>
            </w:tcBorders>
          </w:tcPr>
          <w:p w14:paraId="3493AD52" w14:textId="77777777" w:rsidR="0085789A" w:rsidRPr="00C2260A" w:rsidRDefault="0085789A" w:rsidP="004F07CC">
            <w:pPr>
              <w:pStyle w:val="affff"/>
              <w:ind w:left="744" w:hanging="372"/>
              <w:rPr>
                <w:sz w:val="15"/>
                <w:szCs w:val="15"/>
              </w:rPr>
            </w:pPr>
            <w:r w:rsidRPr="00C2260A">
              <w:rPr>
                <w:rFonts w:eastAsiaTheme="minorEastAsia"/>
                <w:sz w:val="15"/>
                <w:szCs w:val="15"/>
              </w:rPr>
              <w:t>a</w:t>
            </w:r>
            <w:r w:rsidRPr="00C2260A">
              <w:rPr>
                <w:sz w:val="15"/>
                <w:szCs w:val="15"/>
              </w:rPr>
              <w:t>ddress</w:t>
            </w:r>
            <w:r w:rsidRPr="00C2260A">
              <w:rPr>
                <w:rFonts w:eastAsia="宋体"/>
                <w:sz w:val="15"/>
                <w:szCs w:val="15"/>
              </w:rPr>
              <w:t>类型变量数量</w:t>
            </w:r>
          </w:p>
        </w:tc>
      </w:tr>
      <w:tr w:rsidR="0085789A" w:rsidRPr="00C2260A" w14:paraId="6241298A" w14:textId="77777777" w:rsidTr="004F07CC">
        <w:tc>
          <w:tcPr>
            <w:tcW w:w="746" w:type="pct"/>
            <w:vMerge/>
            <w:vAlign w:val="center"/>
          </w:tcPr>
          <w:p w14:paraId="0F3E8882" w14:textId="77777777" w:rsidR="0085789A" w:rsidRPr="00C2260A" w:rsidRDefault="0085789A" w:rsidP="004F07CC">
            <w:pPr>
              <w:pStyle w:val="affff"/>
              <w:ind w:left="744" w:hanging="372"/>
              <w:rPr>
                <w:rFonts w:eastAsiaTheme="minorEastAsia"/>
                <w:sz w:val="15"/>
                <w:szCs w:val="15"/>
              </w:rPr>
            </w:pPr>
          </w:p>
        </w:tc>
        <w:tc>
          <w:tcPr>
            <w:tcW w:w="695" w:type="pct"/>
          </w:tcPr>
          <w:p w14:paraId="6D07AD07" w14:textId="77777777" w:rsidR="0085789A" w:rsidRPr="00C2260A" w:rsidRDefault="0085789A" w:rsidP="004F07CC">
            <w:pPr>
              <w:pStyle w:val="affff"/>
              <w:ind w:left="744" w:hanging="372"/>
              <w:rPr>
                <w:sz w:val="15"/>
                <w:szCs w:val="15"/>
              </w:rPr>
            </w:pPr>
            <w:r w:rsidRPr="00C2260A">
              <w:rPr>
                <w:rFonts w:eastAsiaTheme="minorEastAsia"/>
                <w:sz w:val="15"/>
                <w:szCs w:val="15"/>
              </w:rPr>
              <w:t>NTF</w:t>
            </w:r>
          </w:p>
        </w:tc>
        <w:tc>
          <w:tcPr>
            <w:tcW w:w="2090" w:type="pct"/>
          </w:tcPr>
          <w:p w14:paraId="5A85E286" w14:textId="77777777" w:rsidR="0085789A" w:rsidRPr="00C2260A" w:rsidRDefault="0085789A" w:rsidP="004F07CC">
            <w:pPr>
              <w:pStyle w:val="affff"/>
              <w:ind w:left="744" w:hanging="372"/>
              <w:rPr>
                <w:sz w:val="15"/>
                <w:szCs w:val="15"/>
              </w:rPr>
            </w:pPr>
            <w:r w:rsidRPr="00C2260A">
              <w:rPr>
                <w:rFonts w:eastAsiaTheme="minorEastAsia"/>
                <w:sz w:val="15"/>
                <w:szCs w:val="15"/>
              </w:rPr>
              <w:t>Number of Transfer Function</w:t>
            </w:r>
          </w:p>
        </w:tc>
        <w:tc>
          <w:tcPr>
            <w:tcW w:w="1469" w:type="pct"/>
          </w:tcPr>
          <w:p w14:paraId="5D50079E" w14:textId="77777777" w:rsidR="0085789A" w:rsidRPr="00C2260A" w:rsidRDefault="0085789A" w:rsidP="004F07CC">
            <w:pPr>
              <w:pStyle w:val="affff"/>
              <w:ind w:left="744" w:hanging="372"/>
              <w:rPr>
                <w:sz w:val="15"/>
                <w:szCs w:val="15"/>
              </w:rPr>
            </w:pPr>
            <w:r w:rsidRPr="00C2260A">
              <w:rPr>
                <w:rFonts w:eastAsiaTheme="minorEastAsia"/>
                <w:sz w:val="15"/>
                <w:szCs w:val="15"/>
              </w:rPr>
              <w:t>t</w:t>
            </w:r>
            <w:r w:rsidRPr="00C2260A">
              <w:rPr>
                <w:sz w:val="15"/>
                <w:szCs w:val="15"/>
              </w:rPr>
              <w:t>ransfer</w:t>
            </w:r>
            <w:r w:rsidRPr="00C2260A">
              <w:rPr>
                <w:rFonts w:eastAsia="宋体"/>
                <w:sz w:val="15"/>
                <w:szCs w:val="15"/>
              </w:rPr>
              <w:t>函数数量</w:t>
            </w:r>
          </w:p>
        </w:tc>
      </w:tr>
      <w:tr w:rsidR="0085789A" w:rsidRPr="00C2260A" w14:paraId="73AFEB87" w14:textId="77777777" w:rsidTr="004F07CC">
        <w:tc>
          <w:tcPr>
            <w:tcW w:w="746" w:type="pct"/>
            <w:vMerge/>
            <w:vAlign w:val="center"/>
          </w:tcPr>
          <w:p w14:paraId="78E3779C" w14:textId="77777777" w:rsidR="0085789A" w:rsidRPr="00C2260A" w:rsidRDefault="0085789A" w:rsidP="004F07CC">
            <w:pPr>
              <w:pStyle w:val="affff"/>
              <w:ind w:left="744" w:hanging="372"/>
              <w:rPr>
                <w:rFonts w:eastAsiaTheme="minorEastAsia"/>
                <w:sz w:val="15"/>
                <w:szCs w:val="15"/>
              </w:rPr>
            </w:pPr>
          </w:p>
        </w:tc>
        <w:tc>
          <w:tcPr>
            <w:tcW w:w="695" w:type="pct"/>
            <w:tcBorders>
              <w:bottom w:val="single" w:sz="4" w:space="0" w:color="auto"/>
            </w:tcBorders>
          </w:tcPr>
          <w:p w14:paraId="49708BC4" w14:textId="77777777" w:rsidR="0085789A" w:rsidRPr="00C2260A" w:rsidRDefault="0085789A" w:rsidP="004F07CC">
            <w:pPr>
              <w:pStyle w:val="affff"/>
              <w:ind w:left="744" w:hanging="372"/>
              <w:rPr>
                <w:sz w:val="15"/>
                <w:szCs w:val="15"/>
              </w:rPr>
            </w:pPr>
            <w:r w:rsidRPr="00C2260A">
              <w:rPr>
                <w:rFonts w:eastAsiaTheme="minorEastAsia"/>
                <w:sz w:val="15"/>
                <w:szCs w:val="15"/>
              </w:rPr>
              <w:t>NSF</w:t>
            </w:r>
          </w:p>
        </w:tc>
        <w:tc>
          <w:tcPr>
            <w:tcW w:w="2090" w:type="pct"/>
            <w:tcBorders>
              <w:bottom w:val="single" w:sz="4" w:space="0" w:color="auto"/>
            </w:tcBorders>
          </w:tcPr>
          <w:p w14:paraId="7DAEADD9" w14:textId="77777777" w:rsidR="0085789A" w:rsidRPr="00C2260A" w:rsidRDefault="0085789A" w:rsidP="004F07CC">
            <w:pPr>
              <w:pStyle w:val="affff"/>
              <w:ind w:left="744" w:hanging="372"/>
              <w:rPr>
                <w:sz w:val="15"/>
                <w:szCs w:val="15"/>
              </w:rPr>
            </w:pPr>
            <w:r w:rsidRPr="00C2260A">
              <w:rPr>
                <w:rFonts w:eastAsiaTheme="minorEastAsia"/>
                <w:sz w:val="15"/>
                <w:szCs w:val="15"/>
              </w:rPr>
              <w:t>Number of Send Function</w:t>
            </w:r>
          </w:p>
        </w:tc>
        <w:tc>
          <w:tcPr>
            <w:tcW w:w="1469" w:type="pct"/>
            <w:tcBorders>
              <w:bottom w:val="single" w:sz="4" w:space="0" w:color="auto"/>
            </w:tcBorders>
          </w:tcPr>
          <w:p w14:paraId="31506142" w14:textId="77777777" w:rsidR="0085789A" w:rsidRPr="00C2260A" w:rsidRDefault="0085789A" w:rsidP="004F07CC">
            <w:pPr>
              <w:pStyle w:val="affff"/>
              <w:ind w:left="744" w:hanging="372"/>
              <w:rPr>
                <w:sz w:val="15"/>
                <w:szCs w:val="15"/>
              </w:rPr>
            </w:pPr>
            <w:r w:rsidRPr="00C2260A">
              <w:rPr>
                <w:rFonts w:eastAsiaTheme="minorEastAsia"/>
                <w:sz w:val="15"/>
                <w:szCs w:val="15"/>
              </w:rPr>
              <w:t>s</w:t>
            </w:r>
            <w:r w:rsidRPr="00C2260A">
              <w:rPr>
                <w:sz w:val="15"/>
                <w:szCs w:val="15"/>
              </w:rPr>
              <w:t>end</w:t>
            </w:r>
            <w:r w:rsidRPr="00C2260A">
              <w:rPr>
                <w:rFonts w:eastAsia="宋体"/>
                <w:sz w:val="15"/>
                <w:szCs w:val="15"/>
              </w:rPr>
              <w:t>函数数量</w:t>
            </w:r>
          </w:p>
        </w:tc>
      </w:tr>
      <w:tr w:rsidR="0085789A" w:rsidRPr="00C2260A" w14:paraId="640CFF5A" w14:textId="77777777" w:rsidTr="004F07CC">
        <w:tc>
          <w:tcPr>
            <w:tcW w:w="746" w:type="pct"/>
            <w:vMerge/>
            <w:vAlign w:val="center"/>
          </w:tcPr>
          <w:p w14:paraId="481EA88B" w14:textId="77777777" w:rsidR="0085789A" w:rsidRPr="00C2260A" w:rsidRDefault="0085789A" w:rsidP="004F07CC">
            <w:pPr>
              <w:pStyle w:val="affff"/>
              <w:ind w:left="744" w:hanging="372"/>
              <w:rPr>
                <w:rFonts w:eastAsiaTheme="minorEastAsia"/>
                <w:sz w:val="15"/>
                <w:szCs w:val="15"/>
              </w:rPr>
            </w:pPr>
          </w:p>
        </w:tc>
        <w:tc>
          <w:tcPr>
            <w:tcW w:w="695" w:type="pct"/>
            <w:tcBorders>
              <w:bottom w:val="single" w:sz="4" w:space="0" w:color="auto"/>
            </w:tcBorders>
          </w:tcPr>
          <w:p w14:paraId="5B34BDC0" w14:textId="7394C3E2" w:rsidR="0085789A" w:rsidRPr="00C2260A" w:rsidRDefault="0085789A" w:rsidP="004F07CC">
            <w:pPr>
              <w:pStyle w:val="affff"/>
              <w:ind w:left="744" w:hanging="372"/>
              <w:rPr>
                <w:rFonts w:eastAsiaTheme="minorEastAsia"/>
                <w:sz w:val="15"/>
                <w:szCs w:val="15"/>
              </w:rPr>
            </w:pPr>
            <w:r>
              <w:rPr>
                <w:rFonts w:eastAsiaTheme="minorEastAsia" w:hint="eastAsia"/>
                <w:sz w:val="15"/>
                <w:szCs w:val="15"/>
              </w:rPr>
              <w:t>NCF</w:t>
            </w:r>
          </w:p>
        </w:tc>
        <w:tc>
          <w:tcPr>
            <w:tcW w:w="2090" w:type="pct"/>
            <w:tcBorders>
              <w:bottom w:val="single" w:sz="4" w:space="0" w:color="auto"/>
            </w:tcBorders>
          </w:tcPr>
          <w:p w14:paraId="1160661D" w14:textId="61BEC957" w:rsidR="0085789A" w:rsidRPr="00C2260A" w:rsidRDefault="0085789A" w:rsidP="004F07CC">
            <w:pPr>
              <w:pStyle w:val="affff"/>
              <w:ind w:left="744" w:hanging="372"/>
              <w:rPr>
                <w:rFonts w:eastAsiaTheme="minorEastAsia"/>
                <w:sz w:val="15"/>
                <w:szCs w:val="15"/>
              </w:rPr>
            </w:pPr>
            <w:r>
              <w:rPr>
                <w:rFonts w:eastAsiaTheme="minorEastAsia" w:hint="eastAsia"/>
                <w:sz w:val="15"/>
                <w:szCs w:val="15"/>
              </w:rPr>
              <w:t>Number</w:t>
            </w:r>
            <w:r>
              <w:rPr>
                <w:rFonts w:eastAsiaTheme="minorEastAsia"/>
                <w:sz w:val="15"/>
                <w:szCs w:val="15"/>
              </w:rPr>
              <w:t xml:space="preserve"> </w:t>
            </w:r>
            <w:r>
              <w:rPr>
                <w:rFonts w:eastAsiaTheme="minorEastAsia" w:hint="eastAsia"/>
                <w:sz w:val="15"/>
                <w:szCs w:val="15"/>
              </w:rPr>
              <w:t>of</w:t>
            </w:r>
            <w:r>
              <w:rPr>
                <w:rFonts w:eastAsiaTheme="minorEastAsia"/>
                <w:sz w:val="15"/>
                <w:szCs w:val="15"/>
              </w:rPr>
              <w:t xml:space="preserve"> </w:t>
            </w:r>
            <w:r>
              <w:rPr>
                <w:rFonts w:eastAsiaTheme="minorEastAsia" w:hint="eastAsia"/>
                <w:sz w:val="15"/>
                <w:szCs w:val="15"/>
              </w:rPr>
              <w:t>Call</w:t>
            </w:r>
            <w:r>
              <w:rPr>
                <w:rFonts w:eastAsiaTheme="minorEastAsia"/>
                <w:sz w:val="15"/>
                <w:szCs w:val="15"/>
              </w:rPr>
              <w:t xml:space="preserve"> </w:t>
            </w:r>
            <w:r>
              <w:rPr>
                <w:rFonts w:eastAsiaTheme="minorEastAsia" w:hint="eastAsia"/>
                <w:sz w:val="15"/>
                <w:szCs w:val="15"/>
              </w:rPr>
              <w:t>Function</w:t>
            </w:r>
          </w:p>
        </w:tc>
        <w:tc>
          <w:tcPr>
            <w:tcW w:w="1469" w:type="pct"/>
            <w:tcBorders>
              <w:bottom w:val="single" w:sz="4" w:space="0" w:color="auto"/>
            </w:tcBorders>
          </w:tcPr>
          <w:p w14:paraId="3A3A2793" w14:textId="370BC8EB" w:rsidR="0085789A" w:rsidRPr="00C2260A" w:rsidRDefault="0085789A" w:rsidP="004F07CC">
            <w:pPr>
              <w:pStyle w:val="affff"/>
              <w:ind w:left="744" w:hanging="372"/>
              <w:rPr>
                <w:rFonts w:eastAsiaTheme="minorEastAsia"/>
                <w:sz w:val="15"/>
                <w:szCs w:val="15"/>
              </w:rPr>
            </w:pPr>
            <w:r>
              <w:rPr>
                <w:rFonts w:eastAsiaTheme="minorEastAsia" w:hint="eastAsia"/>
                <w:sz w:val="15"/>
                <w:szCs w:val="15"/>
              </w:rPr>
              <w:t>call</w:t>
            </w:r>
            <w:r>
              <w:rPr>
                <w:rFonts w:eastAsiaTheme="minorEastAsia" w:hint="eastAsia"/>
                <w:sz w:val="15"/>
                <w:szCs w:val="15"/>
              </w:rPr>
              <w:t>函数数量</w:t>
            </w:r>
          </w:p>
        </w:tc>
      </w:tr>
      <w:tr w:rsidR="0085789A" w:rsidRPr="00C2260A" w14:paraId="4CC723E6" w14:textId="77777777" w:rsidTr="004F07CC">
        <w:tc>
          <w:tcPr>
            <w:tcW w:w="746" w:type="pct"/>
            <w:vMerge/>
            <w:tcBorders>
              <w:bottom w:val="single" w:sz="4" w:space="0" w:color="auto"/>
            </w:tcBorders>
            <w:vAlign w:val="center"/>
          </w:tcPr>
          <w:p w14:paraId="12D38932" w14:textId="77777777" w:rsidR="0085789A" w:rsidRPr="00C2260A" w:rsidRDefault="0085789A" w:rsidP="004F07CC">
            <w:pPr>
              <w:pStyle w:val="affff"/>
              <w:ind w:left="744" w:hanging="372"/>
              <w:rPr>
                <w:rFonts w:eastAsiaTheme="minorEastAsia"/>
                <w:sz w:val="15"/>
                <w:szCs w:val="15"/>
              </w:rPr>
            </w:pPr>
          </w:p>
        </w:tc>
        <w:tc>
          <w:tcPr>
            <w:tcW w:w="695" w:type="pct"/>
            <w:tcBorders>
              <w:bottom w:val="single" w:sz="4" w:space="0" w:color="auto"/>
            </w:tcBorders>
          </w:tcPr>
          <w:p w14:paraId="5842F943" w14:textId="477A3FF4" w:rsidR="0085789A" w:rsidRPr="00C2260A" w:rsidRDefault="0085789A" w:rsidP="004F07CC">
            <w:pPr>
              <w:pStyle w:val="affff"/>
              <w:ind w:left="744" w:hanging="372"/>
              <w:rPr>
                <w:rFonts w:eastAsiaTheme="minorEastAsia"/>
                <w:sz w:val="15"/>
                <w:szCs w:val="15"/>
              </w:rPr>
            </w:pPr>
            <w:r>
              <w:rPr>
                <w:rFonts w:eastAsiaTheme="minorEastAsia" w:hint="eastAsia"/>
                <w:sz w:val="15"/>
                <w:szCs w:val="15"/>
              </w:rPr>
              <w:t>NDF</w:t>
            </w:r>
          </w:p>
        </w:tc>
        <w:tc>
          <w:tcPr>
            <w:tcW w:w="2090" w:type="pct"/>
            <w:tcBorders>
              <w:bottom w:val="single" w:sz="4" w:space="0" w:color="auto"/>
            </w:tcBorders>
          </w:tcPr>
          <w:p w14:paraId="1C615EBA" w14:textId="1ED16A9D" w:rsidR="0085789A" w:rsidRDefault="0085789A" w:rsidP="004F07CC">
            <w:pPr>
              <w:pStyle w:val="affff"/>
              <w:ind w:left="744" w:hanging="372"/>
              <w:rPr>
                <w:rFonts w:eastAsiaTheme="minorEastAsia"/>
                <w:sz w:val="15"/>
                <w:szCs w:val="15"/>
              </w:rPr>
            </w:pPr>
            <w:r>
              <w:rPr>
                <w:rFonts w:eastAsiaTheme="minorEastAsia" w:hint="eastAsia"/>
                <w:sz w:val="15"/>
                <w:szCs w:val="15"/>
              </w:rPr>
              <w:t>Number</w:t>
            </w:r>
            <w:r>
              <w:rPr>
                <w:rFonts w:eastAsiaTheme="minorEastAsia"/>
                <w:sz w:val="15"/>
                <w:szCs w:val="15"/>
              </w:rPr>
              <w:t xml:space="preserve"> </w:t>
            </w:r>
            <w:r>
              <w:rPr>
                <w:rFonts w:eastAsiaTheme="minorEastAsia" w:hint="eastAsia"/>
                <w:sz w:val="15"/>
                <w:szCs w:val="15"/>
              </w:rPr>
              <w:t>of</w:t>
            </w:r>
            <w:r>
              <w:rPr>
                <w:rFonts w:eastAsiaTheme="minorEastAsia"/>
                <w:sz w:val="15"/>
                <w:szCs w:val="15"/>
              </w:rPr>
              <w:t xml:space="preserve"> </w:t>
            </w:r>
            <w:r>
              <w:rPr>
                <w:rFonts w:eastAsiaTheme="minorEastAsia" w:hint="eastAsia"/>
                <w:sz w:val="15"/>
                <w:szCs w:val="15"/>
              </w:rPr>
              <w:t>Delegatecall</w:t>
            </w:r>
            <w:r>
              <w:rPr>
                <w:rFonts w:eastAsiaTheme="minorEastAsia"/>
                <w:sz w:val="15"/>
                <w:szCs w:val="15"/>
              </w:rPr>
              <w:t xml:space="preserve"> </w:t>
            </w:r>
            <w:r>
              <w:rPr>
                <w:rFonts w:eastAsiaTheme="minorEastAsia" w:hint="eastAsia"/>
                <w:sz w:val="15"/>
                <w:szCs w:val="15"/>
              </w:rPr>
              <w:t>Function</w:t>
            </w:r>
          </w:p>
        </w:tc>
        <w:tc>
          <w:tcPr>
            <w:tcW w:w="1469" w:type="pct"/>
            <w:tcBorders>
              <w:bottom w:val="single" w:sz="4" w:space="0" w:color="auto"/>
            </w:tcBorders>
          </w:tcPr>
          <w:p w14:paraId="5E7BC1D0" w14:textId="51BE0B62" w:rsidR="0085789A" w:rsidRDefault="0085789A" w:rsidP="004F07CC">
            <w:pPr>
              <w:pStyle w:val="affff"/>
              <w:ind w:left="744" w:hanging="372"/>
              <w:rPr>
                <w:rFonts w:eastAsiaTheme="minorEastAsia"/>
                <w:sz w:val="15"/>
                <w:szCs w:val="15"/>
              </w:rPr>
            </w:pPr>
            <w:r>
              <w:rPr>
                <w:rFonts w:eastAsiaTheme="minorEastAsia" w:hint="eastAsia"/>
                <w:sz w:val="15"/>
                <w:szCs w:val="15"/>
              </w:rPr>
              <w:t>delegatecall</w:t>
            </w:r>
            <w:r>
              <w:rPr>
                <w:rFonts w:eastAsiaTheme="minorEastAsia" w:hint="eastAsia"/>
                <w:sz w:val="15"/>
                <w:szCs w:val="15"/>
              </w:rPr>
              <w:t>函数数量</w:t>
            </w:r>
          </w:p>
        </w:tc>
      </w:tr>
      <w:tr w:rsidR="00386A2C" w:rsidRPr="00C2260A" w14:paraId="13A7B3CE" w14:textId="77777777" w:rsidTr="004F07CC">
        <w:tc>
          <w:tcPr>
            <w:tcW w:w="746" w:type="pct"/>
            <w:vMerge w:val="restart"/>
            <w:tcBorders>
              <w:top w:val="single" w:sz="4" w:space="0" w:color="auto"/>
            </w:tcBorders>
            <w:vAlign w:val="center"/>
          </w:tcPr>
          <w:p w14:paraId="3EEB8FFB" w14:textId="77777777" w:rsidR="00386A2C" w:rsidRPr="00C2260A" w:rsidRDefault="00386A2C" w:rsidP="004F07CC">
            <w:pPr>
              <w:pStyle w:val="affff"/>
              <w:ind w:left="744" w:hanging="372"/>
              <w:rPr>
                <w:rFonts w:eastAsiaTheme="minorEastAsia"/>
                <w:sz w:val="15"/>
                <w:szCs w:val="15"/>
              </w:rPr>
            </w:pPr>
            <w:r w:rsidRPr="00C2260A">
              <w:rPr>
                <w:rFonts w:eastAsiaTheme="minorEastAsia"/>
                <w:sz w:val="15"/>
                <w:szCs w:val="15"/>
              </w:rPr>
              <w:t>结构相关</w:t>
            </w:r>
          </w:p>
        </w:tc>
        <w:tc>
          <w:tcPr>
            <w:tcW w:w="695" w:type="pct"/>
            <w:tcBorders>
              <w:top w:val="single" w:sz="4" w:space="0" w:color="auto"/>
            </w:tcBorders>
          </w:tcPr>
          <w:p w14:paraId="6DFF666C" w14:textId="77777777" w:rsidR="00386A2C" w:rsidRPr="00C2260A" w:rsidRDefault="00386A2C" w:rsidP="004F07CC">
            <w:pPr>
              <w:pStyle w:val="affff"/>
              <w:ind w:left="744" w:hanging="372"/>
              <w:rPr>
                <w:sz w:val="15"/>
                <w:szCs w:val="15"/>
              </w:rPr>
            </w:pPr>
            <w:r w:rsidRPr="00C2260A">
              <w:rPr>
                <w:rFonts w:eastAsiaTheme="minorEastAsia"/>
                <w:sz w:val="15"/>
                <w:szCs w:val="15"/>
              </w:rPr>
              <w:t>NS</w:t>
            </w:r>
          </w:p>
        </w:tc>
        <w:tc>
          <w:tcPr>
            <w:tcW w:w="2090" w:type="pct"/>
            <w:tcBorders>
              <w:top w:val="single" w:sz="4" w:space="0" w:color="auto"/>
            </w:tcBorders>
          </w:tcPr>
          <w:p w14:paraId="7A09400E" w14:textId="77777777" w:rsidR="00386A2C" w:rsidRPr="00C2260A" w:rsidRDefault="00386A2C" w:rsidP="004F07CC">
            <w:pPr>
              <w:pStyle w:val="affff"/>
              <w:ind w:left="744" w:hanging="372"/>
              <w:rPr>
                <w:rFonts w:eastAsiaTheme="minorEastAsia"/>
                <w:sz w:val="15"/>
                <w:szCs w:val="15"/>
              </w:rPr>
            </w:pPr>
            <w:r w:rsidRPr="00C2260A">
              <w:rPr>
                <w:rFonts w:eastAsiaTheme="minorEastAsia"/>
                <w:sz w:val="15"/>
                <w:szCs w:val="15"/>
              </w:rPr>
              <w:t>Number of Struct</w:t>
            </w:r>
          </w:p>
        </w:tc>
        <w:tc>
          <w:tcPr>
            <w:tcW w:w="1469" w:type="pct"/>
            <w:tcBorders>
              <w:top w:val="single" w:sz="4" w:space="0" w:color="auto"/>
            </w:tcBorders>
          </w:tcPr>
          <w:p w14:paraId="4FEB5EFB" w14:textId="77777777" w:rsidR="00386A2C" w:rsidRPr="00C2260A" w:rsidRDefault="00386A2C" w:rsidP="004F07CC">
            <w:pPr>
              <w:pStyle w:val="affff"/>
              <w:ind w:left="744" w:hanging="372"/>
              <w:rPr>
                <w:sz w:val="15"/>
                <w:szCs w:val="15"/>
              </w:rPr>
            </w:pPr>
            <w:r w:rsidRPr="00C2260A">
              <w:rPr>
                <w:rFonts w:eastAsia="宋体"/>
                <w:sz w:val="15"/>
                <w:szCs w:val="15"/>
              </w:rPr>
              <w:t>结构体数量</w:t>
            </w:r>
          </w:p>
        </w:tc>
      </w:tr>
      <w:tr w:rsidR="00386A2C" w:rsidRPr="00C2260A" w14:paraId="605C2F1E" w14:textId="77777777" w:rsidTr="004F07CC">
        <w:tc>
          <w:tcPr>
            <w:tcW w:w="746" w:type="pct"/>
            <w:vMerge/>
            <w:vAlign w:val="center"/>
          </w:tcPr>
          <w:p w14:paraId="23A9998A" w14:textId="77777777" w:rsidR="00386A2C" w:rsidRPr="00C2260A" w:rsidRDefault="00386A2C" w:rsidP="004F07CC">
            <w:pPr>
              <w:pStyle w:val="affff"/>
              <w:ind w:left="744" w:hanging="372"/>
              <w:rPr>
                <w:rFonts w:eastAsiaTheme="minorEastAsia"/>
                <w:sz w:val="15"/>
                <w:szCs w:val="15"/>
              </w:rPr>
            </w:pPr>
          </w:p>
        </w:tc>
        <w:tc>
          <w:tcPr>
            <w:tcW w:w="695" w:type="pct"/>
          </w:tcPr>
          <w:p w14:paraId="3C740359" w14:textId="77777777" w:rsidR="00386A2C" w:rsidRPr="00C2260A" w:rsidRDefault="00386A2C" w:rsidP="004F07CC">
            <w:pPr>
              <w:pStyle w:val="affff"/>
              <w:ind w:left="744" w:hanging="372"/>
              <w:rPr>
                <w:sz w:val="15"/>
                <w:szCs w:val="15"/>
              </w:rPr>
            </w:pPr>
            <w:r w:rsidRPr="00C2260A">
              <w:rPr>
                <w:rFonts w:eastAsiaTheme="minorEastAsia"/>
                <w:sz w:val="15"/>
                <w:szCs w:val="15"/>
              </w:rPr>
              <w:t>NM</w:t>
            </w:r>
          </w:p>
        </w:tc>
        <w:tc>
          <w:tcPr>
            <w:tcW w:w="2090" w:type="pct"/>
          </w:tcPr>
          <w:p w14:paraId="49B13A5C" w14:textId="77777777" w:rsidR="00386A2C" w:rsidRPr="00C2260A" w:rsidRDefault="00386A2C" w:rsidP="004F07CC">
            <w:pPr>
              <w:pStyle w:val="affff"/>
              <w:ind w:left="744" w:hanging="372"/>
              <w:rPr>
                <w:rFonts w:eastAsiaTheme="minorEastAsia"/>
                <w:sz w:val="15"/>
                <w:szCs w:val="15"/>
              </w:rPr>
            </w:pPr>
            <w:r w:rsidRPr="00C2260A">
              <w:rPr>
                <w:rFonts w:eastAsiaTheme="minorEastAsia"/>
                <w:sz w:val="15"/>
                <w:szCs w:val="15"/>
              </w:rPr>
              <w:t>Number of Modifier</w:t>
            </w:r>
          </w:p>
        </w:tc>
        <w:tc>
          <w:tcPr>
            <w:tcW w:w="1469" w:type="pct"/>
          </w:tcPr>
          <w:p w14:paraId="2F18AAC6" w14:textId="77777777" w:rsidR="00386A2C" w:rsidRPr="00C2260A" w:rsidRDefault="00386A2C" w:rsidP="004F07CC">
            <w:pPr>
              <w:pStyle w:val="affff"/>
              <w:ind w:left="744" w:hanging="372"/>
              <w:rPr>
                <w:rFonts w:eastAsia="宋体"/>
                <w:sz w:val="15"/>
                <w:szCs w:val="15"/>
              </w:rPr>
            </w:pPr>
            <w:r w:rsidRPr="00C2260A">
              <w:rPr>
                <w:rFonts w:eastAsia="宋体"/>
                <w:sz w:val="15"/>
                <w:szCs w:val="15"/>
              </w:rPr>
              <w:t>函数修饰器数量</w:t>
            </w:r>
          </w:p>
        </w:tc>
      </w:tr>
      <w:tr w:rsidR="00386A2C" w:rsidRPr="00C2260A" w14:paraId="18F91651" w14:textId="77777777" w:rsidTr="004F07CC">
        <w:tc>
          <w:tcPr>
            <w:tcW w:w="746" w:type="pct"/>
            <w:vMerge/>
            <w:tcBorders>
              <w:bottom w:val="single" w:sz="4" w:space="0" w:color="auto"/>
            </w:tcBorders>
            <w:vAlign w:val="center"/>
          </w:tcPr>
          <w:p w14:paraId="4B886CC9" w14:textId="77777777" w:rsidR="00386A2C" w:rsidRPr="00C2260A" w:rsidRDefault="00386A2C" w:rsidP="004F07CC">
            <w:pPr>
              <w:pStyle w:val="affff"/>
              <w:ind w:left="744" w:hanging="372"/>
              <w:rPr>
                <w:rFonts w:eastAsiaTheme="minorEastAsia"/>
                <w:sz w:val="15"/>
                <w:szCs w:val="15"/>
              </w:rPr>
            </w:pPr>
          </w:p>
        </w:tc>
        <w:tc>
          <w:tcPr>
            <w:tcW w:w="695" w:type="pct"/>
            <w:tcBorders>
              <w:bottom w:val="single" w:sz="4" w:space="0" w:color="auto"/>
            </w:tcBorders>
          </w:tcPr>
          <w:p w14:paraId="4BC24185" w14:textId="77777777" w:rsidR="00386A2C" w:rsidRPr="00C2260A" w:rsidRDefault="00386A2C" w:rsidP="004F07CC">
            <w:pPr>
              <w:pStyle w:val="affff"/>
              <w:ind w:left="744" w:hanging="372"/>
              <w:rPr>
                <w:sz w:val="15"/>
                <w:szCs w:val="15"/>
              </w:rPr>
            </w:pPr>
            <w:r w:rsidRPr="00C2260A">
              <w:rPr>
                <w:rFonts w:eastAsiaTheme="minorEastAsia"/>
                <w:sz w:val="15"/>
                <w:szCs w:val="15"/>
              </w:rPr>
              <w:t>NE</w:t>
            </w:r>
          </w:p>
        </w:tc>
        <w:tc>
          <w:tcPr>
            <w:tcW w:w="2090" w:type="pct"/>
            <w:tcBorders>
              <w:bottom w:val="single" w:sz="4" w:space="0" w:color="auto"/>
            </w:tcBorders>
          </w:tcPr>
          <w:p w14:paraId="765877BC" w14:textId="77777777" w:rsidR="00386A2C" w:rsidRPr="00C2260A" w:rsidRDefault="00386A2C" w:rsidP="004F07CC">
            <w:pPr>
              <w:pStyle w:val="affff"/>
              <w:ind w:left="744" w:hanging="372"/>
              <w:rPr>
                <w:sz w:val="15"/>
                <w:szCs w:val="15"/>
              </w:rPr>
            </w:pPr>
            <w:r w:rsidRPr="00C2260A">
              <w:rPr>
                <w:sz w:val="15"/>
                <w:szCs w:val="15"/>
              </w:rPr>
              <w:t>Number of Event</w:t>
            </w:r>
          </w:p>
        </w:tc>
        <w:tc>
          <w:tcPr>
            <w:tcW w:w="1469" w:type="pct"/>
            <w:tcBorders>
              <w:bottom w:val="single" w:sz="4" w:space="0" w:color="auto"/>
            </w:tcBorders>
          </w:tcPr>
          <w:p w14:paraId="3AF66122" w14:textId="77777777" w:rsidR="00386A2C" w:rsidRPr="00C2260A" w:rsidRDefault="00386A2C" w:rsidP="004F07CC">
            <w:pPr>
              <w:pStyle w:val="affff"/>
              <w:ind w:left="744" w:hanging="372"/>
              <w:rPr>
                <w:sz w:val="15"/>
                <w:szCs w:val="15"/>
              </w:rPr>
            </w:pPr>
            <w:r w:rsidRPr="00C2260A">
              <w:rPr>
                <w:rFonts w:eastAsiaTheme="minorEastAsia"/>
                <w:sz w:val="15"/>
                <w:szCs w:val="15"/>
              </w:rPr>
              <w:t>event</w:t>
            </w:r>
            <w:r w:rsidRPr="00C2260A">
              <w:rPr>
                <w:rFonts w:eastAsia="宋体"/>
                <w:sz w:val="15"/>
                <w:szCs w:val="15"/>
              </w:rPr>
              <w:t>数量</w:t>
            </w:r>
          </w:p>
        </w:tc>
      </w:tr>
      <w:tr w:rsidR="00386A2C" w:rsidRPr="00C2260A" w14:paraId="1A63DC6F" w14:textId="77777777" w:rsidTr="004F07CC">
        <w:tc>
          <w:tcPr>
            <w:tcW w:w="746" w:type="pct"/>
            <w:tcBorders>
              <w:top w:val="single" w:sz="4" w:space="0" w:color="auto"/>
              <w:bottom w:val="single" w:sz="4" w:space="0" w:color="auto"/>
            </w:tcBorders>
            <w:vAlign w:val="center"/>
          </w:tcPr>
          <w:p w14:paraId="26D9E769" w14:textId="77777777" w:rsidR="00386A2C" w:rsidRPr="00C2260A" w:rsidRDefault="00386A2C" w:rsidP="004F07CC">
            <w:pPr>
              <w:pStyle w:val="affff"/>
              <w:ind w:left="744" w:hanging="372"/>
              <w:rPr>
                <w:rFonts w:eastAsiaTheme="minorEastAsia"/>
                <w:sz w:val="15"/>
                <w:szCs w:val="15"/>
              </w:rPr>
            </w:pPr>
            <w:r w:rsidRPr="00C2260A">
              <w:rPr>
                <w:rFonts w:eastAsiaTheme="minorEastAsia"/>
                <w:sz w:val="15"/>
                <w:szCs w:val="15"/>
              </w:rPr>
              <w:t>异常处理</w:t>
            </w:r>
          </w:p>
        </w:tc>
        <w:tc>
          <w:tcPr>
            <w:tcW w:w="695" w:type="pct"/>
            <w:tcBorders>
              <w:top w:val="single" w:sz="4" w:space="0" w:color="auto"/>
              <w:bottom w:val="single" w:sz="4" w:space="0" w:color="auto"/>
            </w:tcBorders>
          </w:tcPr>
          <w:p w14:paraId="108F73A6" w14:textId="77777777" w:rsidR="00386A2C" w:rsidRPr="00C2260A" w:rsidRDefault="00386A2C" w:rsidP="004F07CC">
            <w:pPr>
              <w:pStyle w:val="affff"/>
              <w:ind w:left="744" w:hanging="372"/>
              <w:rPr>
                <w:sz w:val="15"/>
                <w:szCs w:val="15"/>
              </w:rPr>
            </w:pPr>
            <w:r w:rsidRPr="00C2260A">
              <w:rPr>
                <w:rFonts w:eastAsiaTheme="minorEastAsia"/>
                <w:sz w:val="15"/>
                <w:szCs w:val="15"/>
              </w:rPr>
              <w:t>NRF</w:t>
            </w:r>
          </w:p>
        </w:tc>
        <w:tc>
          <w:tcPr>
            <w:tcW w:w="2090" w:type="pct"/>
            <w:tcBorders>
              <w:top w:val="single" w:sz="4" w:space="0" w:color="auto"/>
              <w:bottom w:val="single" w:sz="4" w:space="0" w:color="auto"/>
            </w:tcBorders>
          </w:tcPr>
          <w:p w14:paraId="6A546C3D" w14:textId="77777777" w:rsidR="00386A2C" w:rsidRPr="00C2260A" w:rsidRDefault="00386A2C" w:rsidP="004F07CC">
            <w:pPr>
              <w:pStyle w:val="affff"/>
              <w:ind w:left="744" w:hanging="372"/>
              <w:rPr>
                <w:rFonts w:eastAsiaTheme="minorEastAsia"/>
                <w:sz w:val="15"/>
                <w:szCs w:val="15"/>
              </w:rPr>
            </w:pPr>
            <w:r w:rsidRPr="00C2260A">
              <w:rPr>
                <w:sz w:val="15"/>
                <w:szCs w:val="15"/>
              </w:rPr>
              <w:t>Number of Require Function</w:t>
            </w:r>
          </w:p>
        </w:tc>
        <w:tc>
          <w:tcPr>
            <w:tcW w:w="1469" w:type="pct"/>
            <w:tcBorders>
              <w:top w:val="single" w:sz="4" w:space="0" w:color="auto"/>
              <w:bottom w:val="single" w:sz="4" w:space="0" w:color="auto"/>
            </w:tcBorders>
          </w:tcPr>
          <w:p w14:paraId="43C93E32" w14:textId="77777777" w:rsidR="00386A2C" w:rsidRPr="00C2260A" w:rsidRDefault="00386A2C" w:rsidP="004F07CC">
            <w:pPr>
              <w:pStyle w:val="affff"/>
              <w:ind w:left="744" w:hanging="372"/>
              <w:rPr>
                <w:sz w:val="15"/>
                <w:szCs w:val="15"/>
              </w:rPr>
            </w:pPr>
            <w:r w:rsidRPr="00C2260A">
              <w:rPr>
                <w:rFonts w:eastAsiaTheme="minorEastAsia"/>
                <w:sz w:val="15"/>
                <w:szCs w:val="15"/>
              </w:rPr>
              <w:t>require</w:t>
            </w:r>
            <w:r w:rsidRPr="00C2260A">
              <w:rPr>
                <w:rFonts w:eastAsia="宋体"/>
                <w:sz w:val="15"/>
                <w:szCs w:val="15"/>
              </w:rPr>
              <w:t>函数数量</w:t>
            </w:r>
          </w:p>
        </w:tc>
      </w:tr>
      <w:tr w:rsidR="00386A2C" w:rsidRPr="00C2260A" w14:paraId="5823BAE5" w14:textId="77777777" w:rsidTr="004F07CC">
        <w:tc>
          <w:tcPr>
            <w:tcW w:w="746" w:type="pct"/>
            <w:vMerge w:val="restart"/>
            <w:tcBorders>
              <w:top w:val="single" w:sz="4" w:space="0" w:color="auto"/>
            </w:tcBorders>
            <w:vAlign w:val="center"/>
          </w:tcPr>
          <w:p w14:paraId="040C40C1" w14:textId="77777777" w:rsidR="00386A2C" w:rsidRPr="00C2260A" w:rsidRDefault="00386A2C" w:rsidP="004F07CC">
            <w:pPr>
              <w:pStyle w:val="affff"/>
              <w:ind w:left="744" w:hanging="372"/>
              <w:rPr>
                <w:rFonts w:eastAsiaTheme="minorEastAsia"/>
                <w:sz w:val="15"/>
                <w:szCs w:val="15"/>
              </w:rPr>
            </w:pPr>
            <w:r w:rsidRPr="00C2260A">
              <w:rPr>
                <w:rFonts w:eastAsiaTheme="minorEastAsia"/>
                <w:sz w:val="15"/>
                <w:szCs w:val="15"/>
              </w:rPr>
              <w:t>参数使用</w:t>
            </w:r>
          </w:p>
        </w:tc>
        <w:tc>
          <w:tcPr>
            <w:tcW w:w="695" w:type="pct"/>
            <w:tcBorders>
              <w:top w:val="single" w:sz="4" w:space="0" w:color="auto"/>
            </w:tcBorders>
          </w:tcPr>
          <w:p w14:paraId="651CE8F4" w14:textId="77777777" w:rsidR="00386A2C" w:rsidRPr="00C2260A" w:rsidRDefault="00386A2C" w:rsidP="004F07CC">
            <w:pPr>
              <w:pStyle w:val="affff"/>
              <w:ind w:left="744" w:hanging="372"/>
              <w:rPr>
                <w:sz w:val="15"/>
                <w:szCs w:val="15"/>
              </w:rPr>
            </w:pPr>
            <w:r w:rsidRPr="00C2260A">
              <w:rPr>
                <w:rFonts w:eastAsiaTheme="minorEastAsia"/>
                <w:sz w:val="15"/>
                <w:szCs w:val="15"/>
              </w:rPr>
              <w:t>TNP</w:t>
            </w:r>
          </w:p>
        </w:tc>
        <w:tc>
          <w:tcPr>
            <w:tcW w:w="2090" w:type="pct"/>
            <w:tcBorders>
              <w:top w:val="single" w:sz="4" w:space="0" w:color="auto"/>
            </w:tcBorders>
          </w:tcPr>
          <w:p w14:paraId="2121C55D" w14:textId="77777777" w:rsidR="00386A2C" w:rsidRPr="00C2260A" w:rsidRDefault="00386A2C" w:rsidP="004F07CC">
            <w:pPr>
              <w:pStyle w:val="affff"/>
              <w:ind w:left="744" w:hanging="372"/>
              <w:rPr>
                <w:sz w:val="15"/>
                <w:szCs w:val="15"/>
              </w:rPr>
            </w:pPr>
            <w:r w:rsidRPr="00C2260A">
              <w:rPr>
                <w:sz w:val="15"/>
                <w:szCs w:val="15"/>
              </w:rPr>
              <w:t>Total Number of Parameter</w:t>
            </w:r>
          </w:p>
        </w:tc>
        <w:tc>
          <w:tcPr>
            <w:tcW w:w="1469" w:type="pct"/>
            <w:tcBorders>
              <w:top w:val="single" w:sz="4" w:space="0" w:color="auto"/>
            </w:tcBorders>
          </w:tcPr>
          <w:p w14:paraId="279D49C4" w14:textId="77777777" w:rsidR="00386A2C" w:rsidRPr="00C2260A" w:rsidRDefault="00386A2C" w:rsidP="004F07CC">
            <w:pPr>
              <w:pStyle w:val="affff"/>
              <w:ind w:left="744" w:hanging="372"/>
              <w:rPr>
                <w:sz w:val="15"/>
                <w:szCs w:val="15"/>
              </w:rPr>
            </w:pPr>
            <w:r w:rsidRPr="00C2260A">
              <w:rPr>
                <w:rFonts w:eastAsia="宋体"/>
                <w:sz w:val="15"/>
                <w:szCs w:val="15"/>
              </w:rPr>
              <w:t>参数总数量</w:t>
            </w:r>
          </w:p>
        </w:tc>
      </w:tr>
      <w:tr w:rsidR="00386A2C" w:rsidRPr="00C2260A" w14:paraId="39FC6902" w14:textId="77777777" w:rsidTr="004F07CC">
        <w:tc>
          <w:tcPr>
            <w:tcW w:w="746" w:type="pct"/>
            <w:vMerge/>
            <w:vAlign w:val="center"/>
          </w:tcPr>
          <w:p w14:paraId="6DC5C319" w14:textId="77777777" w:rsidR="00386A2C" w:rsidRPr="00C2260A" w:rsidRDefault="00386A2C" w:rsidP="004F07CC">
            <w:pPr>
              <w:pStyle w:val="affff"/>
              <w:ind w:left="744" w:hanging="372"/>
              <w:rPr>
                <w:rFonts w:eastAsiaTheme="minorEastAsia"/>
                <w:sz w:val="15"/>
                <w:szCs w:val="15"/>
              </w:rPr>
            </w:pPr>
          </w:p>
        </w:tc>
        <w:tc>
          <w:tcPr>
            <w:tcW w:w="695" w:type="pct"/>
          </w:tcPr>
          <w:p w14:paraId="56DA831A" w14:textId="77777777" w:rsidR="00386A2C" w:rsidRPr="00C2260A" w:rsidRDefault="00386A2C" w:rsidP="004F07CC">
            <w:pPr>
              <w:pStyle w:val="affff"/>
              <w:ind w:left="744" w:hanging="372"/>
              <w:rPr>
                <w:sz w:val="15"/>
                <w:szCs w:val="15"/>
              </w:rPr>
            </w:pPr>
            <w:r w:rsidRPr="00C2260A">
              <w:rPr>
                <w:rFonts w:eastAsiaTheme="minorEastAsia"/>
                <w:sz w:val="15"/>
                <w:szCs w:val="15"/>
              </w:rPr>
              <w:t>NUAP</w:t>
            </w:r>
          </w:p>
        </w:tc>
        <w:tc>
          <w:tcPr>
            <w:tcW w:w="2090" w:type="pct"/>
          </w:tcPr>
          <w:p w14:paraId="17E46160" w14:textId="77777777" w:rsidR="00386A2C" w:rsidRPr="00C2260A" w:rsidRDefault="00386A2C" w:rsidP="004F07CC">
            <w:pPr>
              <w:pStyle w:val="affff"/>
              <w:ind w:left="744" w:hanging="372"/>
              <w:rPr>
                <w:sz w:val="15"/>
                <w:szCs w:val="15"/>
              </w:rPr>
            </w:pPr>
            <w:r w:rsidRPr="00C2260A">
              <w:rPr>
                <w:sz w:val="15"/>
                <w:szCs w:val="15"/>
              </w:rPr>
              <w:t>N</w:t>
            </w:r>
            <w:r w:rsidRPr="00C2260A">
              <w:rPr>
                <w:rFonts w:hint="eastAsia"/>
                <w:sz w:val="15"/>
                <w:szCs w:val="15"/>
              </w:rPr>
              <w:t>u</w:t>
            </w:r>
            <w:r w:rsidRPr="00C2260A">
              <w:rPr>
                <w:sz w:val="15"/>
                <w:szCs w:val="15"/>
              </w:rPr>
              <w:t>mber of Using Address type Parameters</w:t>
            </w:r>
          </w:p>
        </w:tc>
        <w:tc>
          <w:tcPr>
            <w:tcW w:w="1469" w:type="pct"/>
          </w:tcPr>
          <w:p w14:paraId="2F786D0D" w14:textId="77777777" w:rsidR="00386A2C" w:rsidRPr="00C2260A" w:rsidRDefault="00386A2C" w:rsidP="004F07CC">
            <w:pPr>
              <w:pStyle w:val="affff"/>
              <w:ind w:left="744" w:hanging="372"/>
              <w:rPr>
                <w:sz w:val="15"/>
                <w:szCs w:val="15"/>
              </w:rPr>
            </w:pPr>
            <w:r w:rsidRPr="00C2260A">
              <w:rPr>
                <w:rFonts w:eastAsia="宋体"/>
                <w:sz w:val="15"/>
                <w:szCs w:val="15"/>
              </w:rPr>
              <w:t>使用</w:t>
            </w:r>
            <w:r w:rsidRPr="00C2260A">
              <w:rPr>
                <w:rFonts w:eastAsia="宋体"/>
                <w:sz w:val="15"/>
                <w:szCs w:val="15"/>
              </w:rPr>
              <w:t>address</w:t>
            </w:r>
            <w:r w:rsidRPr="00C2260A">
              <w:rPr>
                <w:rFonts w:eastAsia="宋体"/>
                <w:sz w:val="15"/>
                <w:szCs w:val="15"/>
              </w:rPr>
              <w:t>类型参数次数</w:t>
            </w:r>
          </w:p>
        </w:tc>
      </w:tr>
      <w:tr w:rsidR="00386A2C" w:rsidRPr="00C2260A" w14:paraId="00DBC105" w14:textId="77777777" w:rsidTr="004F07CC">
        <w:tc>
          <w:tcPr>
            <w:tcW w:w="746" w:type="pct"/>
            <w:vMerge/>
            <w:tcBorders>
              <w:bottom w:val="single" w:sz="4" w:space="0" w:color="auto"/>
            </w:tcBorders>
            <w:vAlign w:val="center"/>
          </w:tcPr>
          <w:p w14:paraId="2355510A" w14:textId="77777777" w:rsidR="00386A2C" w:rsidRPr="00C2260A" w:rsidRDefault="00386A2C" w:rsidP="004F07CC">
            <w:pPr>
              <w:pStyle w:val="affff"/>
              <w:ind w:left="744" w:hanging="372"/>
              <w:rPr>
                <w:rFonts w:eastAsiaTheme="minorEastAsia"/>
                <w:sz w:val="15"/>
                <w:szCs w:val="15"/>
              </w:rPr>
            </w:pPr>
          </w:p>
        </w:tc>
        <w:tc>
          <w:tcPr>
            <w:tcW w:w="695" w:type="pct"/>
            <w:tcBorders>
              <w:bottom w:val="single" w:sz="4" w:space="0" w:color="auto"/>
            </w:tcBorders>
          </w:tcPr>
          <w:p w14:paraId="1B12A1E9" w14:textId="77777777" w:rsidR="00386A2C" w:rsidRPr="00C2260A" w:rsidRDefault="00386A2C" w:rsidP="004F07CC">
            <w:pPr>
              <w:pStyle w:val="affff"/>
              <w:ind w:left="744" w:hanging="372"/>
              <w:rPr>
                <w:sz w:val="15"/>
                <w:szCs w:val="15"/>
              </w:rPr>
            </w:pPr>
            <w:r w:rsidRPr="00C2260A">
              <w:rPr>
                <w:rFonts w:eastAsiaTheme="minorEastAsia"/>
                <w:sz w:val="15"/>
                <w:szCs w:val="15"/>
              </w:rPr>
              <w:t>TNMSV</w:t>
            </w:r>
          </w:p>
        </w:tc>
        <w:tc>
          <w:tcPr>
            <w:tcW w:w="2090" w:type="pct"/>
            <w:tcBorders>
              <w:bottom w:val="single" w:sz="4" w:space="0" w:color="auto"/>
            </w:tcBorders>
          </w:tcPr>
          <w:p w14:paraId="34DA20BE" w14:textId="77777777" w:rsidR="00386A2C" w:rsidRPr="00C2260A" w:rsidRDefault="00386A2C" w:rsidP="004F07CC">
            <w:pPr>
              <w:pStyle w:val="affff"/>
              <w:ind w:left="744" w:hanging="372"/>
              <w:rPr>
                <w:rFonts w:eastAsiaTheme="minorEastAsia"/>
                <w:sz w:val="15"/>
                <w:szCs w:val="15"/>
              </w:rPr>
            </w:pPr>
            <w:r w:rsidRPr="00C2260A">
              <w:rPr>
                <w:sz w:val="15"/>
                <w:szCs w:val="15"/>
              </w:rPr>
              <w:t>Total Number of Modify State Variables</w:t>
            </w:r>
          </w:p>
        </w:tc>
        <w:tc>
          <w:tcPr>
            <w:tcW w:w="1469" w:type="pct"/>
            <w:tcBorders>
              <w:bottom w:val="single" w:sz="4" w:space="0" w:color="auto"/>
            </w:tcBorders>
          </w:tcPr>
          <w:p w14:paraId="2F26DC3C" w14:textId="77777777" w:rsidR="00386A2C" w:rsidRPr="00C2260A" w:rsidRDefault="00386A2C" w:rsidP="004F07CC">
            <w:pPr>
              <w:pStyle w:val="affff"/>
              <w:ind w:left="744" w:hanging="372"/>
              <w:rPr>
                <w:rFonts w:eastAsia="宋体"/>
                <w:sz w:val="15"/>
                <w:szCs w:val="15"/>
              </w:rPr>
            </w:pPr>
            <w:r w:rsidRPr="00C2260A">
              <w:rPr>
                <w:rFonts w:eastAsia="宋体"/>
                <w:sz w:val="15"/>
                <w:szCs w:val="15"/>
              </w:rPr>
              <w:t>对状态变量修改总次数</w:t>
            </w:r>
          </w:p>
        </w:tc>
      </w:tr>
      <w:tr w:rsidR="0085789A" w:rsidRPr="00C2260A" w14:paraId="21848F56" w14:textId="77777777" w:rsidTr="004F07CC">
        <w:tc>
          <w:tcPr>
            <w:tcW w:w="746" w:type="pct"/>
            <w:vMerge w:val="restart"/>
            <w:tcBorders>
              <w:top w:val="single" w:sz="4" w:space="0" w:color="auto"/>
            </w:tcBorders>
            <w:vAlign w:val="center"/>
          </w:tcPr>
          <w:p w14:paraId="09887A6B" w14:textId="77777777" w:rsidR="0085789A" w:rsidRPr="00C2260A" w:rsidRDefault="0085789A" w:rsidP="004F07CC">
            <w:pPr>
              <w:pStyle w:val="affff"/>
              <w:ind w:left="744" w:hanging="372"/>
              <w:rPr>
                <w:rFonts w:eastAsiaTheme="minorEastAsia"/>
                <w:sz w:val="15"/>
                <w:szCs w:val="15"/>
              </w:rPr>
            </w:pPr>
            <w:r w:rsidRPr="00C2260A">
              <w:rPr>
                <w:rFonts w:eastAsiaTheme="minorEastAsia"/>
                <w:sz w:val="15"/>
                <w:szCs w:val="15"/>
              </w:rPr>
              <w:t>易错操作</w:t>
            </w:r>
          </w:p>
        </w:tc>
        <w:tc>
          <w:tcPr>
            <w:tcW w:w="695" w:type="pct"/>
            <w:tcBorders>
              <w:top w:val="single" w:sz="4" w:space="0" w:color="auto"/>
              <w:bottom w:val="single" w:sz="4" w:space="0" w:color="auto"/>
            </w:tcBorders>
          </w:tcPr>
          <w:p w14:paraId="53CD04AE" w14:textId="77777777" w:rsidR="0085789A" w:rsidRPr="00C2260A" w:rsidRDefault="0085789A" w:rsidP="004F07CC">
            <w:pPr>
              <w:pStyle w:val="affff"/>
              <w:ind w:left="744" w:hanging="372"/>
              <w:rPr>
                <w:sz w:val="15"/>
                <w:szCs w:val="15"/>
              </w:rPr>
            </w:pPr>
            <w:r w:rsidRPr="00C2260A">
              <w:rPr>
                <w:rFonts w:eastAsiaTheme="minorEastAsia"/>
                <w:sz w:val="15"/>
                <w:szCs w:val="15"/>
              </w:rPr>
              <w:t>NDO</w:t>
            </w:r>
          </w:p>
        </w:tc>
        <w:tc>
          <w:tcPr>
            <w:tcW w:w="2090" w:type="pct"/>
            <w:tcBorders>
              <w:top w:val="single" w:sz="4" w:space="0" w:color="auto"/>
              <w:bottom w:val="single" w:sz="4" w:space="0" w:color="auto"/>
            </w:tcBorders>
          </w:tcPr>
          <w:p w14:paraId="7B397A2F" w14:textId="77777777" w:rsidR="0085789A" w:rsidRPr="00C2260A" w:rsidRDefault="0085789A" w:rsidP="004F07CC">
            <w:pPr>
              <w:pStyle w:val="affff"/>
              <w:ind w:left="744" w:hanging="372"/>
              <w:rPr>
                <w:sz w:val="15"/>
                <w:szCs w:val="15"/>
              </w:rPr>
            </w:pPr>
            <w:r w:rsidRPr="00C2260A">
              <w:rPr>
                <w:sz w:val="15"/>
                <w:szCs w:val="15"/>
              </w:rPr>
              <w:t>Number of Division Operations</w:t>
            </w:r>
          </w:p>
        </w:tc>
        <w:tc>
          <w:tcPr>
            <w:tcW w:w="1469" w:type="pct"/>
            <w:tcBorders>
              <w:top w:val="single" w:sz="4" w:space="0" w:color="auto"/>
              <w:bottom w:val="single" w:sz="4" w:space="0" w:color="auto"/>
            </w:tcBorders>
          </w:tcPr>
          <w:p w14:paraId="6711660B" w14:textId="77777777" w:rsidR="0085789A" w:rsidRPr="00C2260A" w:rsidRDefault="0085789A" w:rsidP="004F07CC">
            <w:pPr>
              <w:pStyle w:val="affff"/>
              <w:ind w:left="744" w:hanging="372"/>
              <w:rPr>
                <w:sz w:val="15"/>
                <w:szCs w:val="15"/>
              </w:rPr>
            </w:pPr>
            <w:r w:rsidRPr="00C2260A">
              <w:rPr>
                <w:rFonts w:eastAsia="宋体"/>
                <w:sz w:val="15"/>
                <w:szCs w:val="15"/>
              </w:rPr>
              <w:t>除号数量</w:t>
            </w:r>
          </w:p>
        </w:tc>
      </w:tr>
      <w:tr w:rsidR="0085789A" w:rsidRPr="00C2260A" w14:paraId="20C9043A" w14:textId="77777777" w:rsidTr="004F07CC">
        <w:tc>
          <w:tcPr>
            <w:tcW w:w="746" w:type="pct"/>
            <w:vMerge/>
            <w:tcBorders>
              <w:bottom w:val="single" w:sz="4" w:space="0" w:color="auto"/>
            </w:tcBorders>
            <w:vAlign w:val="center"/>
          </w:tcPr>
          <w:p w14:paraId="2E5608A9" w14:textId="77777777" w:rsidR="0085789A" w:rsidRPr="00C2260A" w:rsidRDefault="0085789A" w:rsidP="004F07CC">
            <w:pPr>
              <w:pStyle w:val="affff"/>
              <w:ind w:left="744" w:hanging="372"/>
              <w:rPr>
                <w:rFonts w:eastAsiaTheme="minorEastAsia"/>
                <w:sz w:val="15"/>
                <w:szCs w:val="15"/>
              </w:rPr>
            </w:pPr>
          </w:p>
        </w:tc>
        <w:tc>
          <w:tcPr>
            <w:tcW w:w="695" w:type="pct"/>
            <w:tcBorders>
              <w:top w:val="single" w:sz="4" w:space="0" w:color="auto"/>
              <w:bottom w:val="single" w:sz="4" w:space="0" w:color="auto"/>
            </w:tcBorders>
          </w:tcPr>
          <w:p w14:paraId="359714A3" w14:textId="2C891CF9" w:rsidR="0085789A" w:rsidRPr="00C2260A" w:rsidRDefault="0085789A" w:rsidP="004F07CC">
            <w:pPr>
              <w:pStyle w:val="affff"/>
              <w:ind w:left="744" w:hanging="372"/>
              <w:rPr>
                <w:rFonts w:eastAsiaTheme="minorEastAsia"/>
                <w:sz w:val="15"/>
                <w:szCs w:val="15"/>
              </w:rPr>
            </w:pPr>
            <w:r>
              <w:rPr>
                <w:rFonts w:eastAsiaTheme="minorEastAsia" w:hint="eastAsia"/>
                <w:sz w:val="15"/>
                <w:szCs w:val="15"/>
              </w:rPr>
              <w:t>N</w:t>
            </w:r>
            <w:r>
              <w:rPr>
                <w:rFonts w:eastAsiaTheme="minorEastAsia"/>
                <w:sz w:val="15"/>
                <w:szCs w:val="15"/>
              </w:rPr>
              <w:t>OV</w:t>
            </w:r>
          </w:p>
        </w:tc>
        <w:tc>
          <w:tcPr>
            <w:tcW w:w="2090" w:type="pct"/>
            <w:tcBorders>
              <w:top w:val="single" w:sz="4" w:space="0" w:color="auto"/>
              <w:bottom w:val="single" w:sz="4" w:space="0" w:color="auto"/>
            </w:tcBorders>
          </w:tcPr>
          <w:p w14:paraId="7FFF7180" w14:textId="6B415135" w:rsidR="0085789A" w:rsidRPr="00C2260A" w:rsidRDefault="0085789A" w:rsidP="004F07CC">
            <w:pPr>
              <w:pStyle w:val="affff"/>
              <w:ind w:left="744" w:hanging="372"/>
              <w:rPr>
                <w:sz w:val="15"/>
                <w:szCs w:val="15"/>
              </w:rPr>
            </w:pPr>
            <w:r>
              <w:rPr>
                <w:rFonts w:hint="eastAsia"/>
                <w:sz w:val="15"/>
                <w:szCs w:val="15"/>
              </w:rPr>
              <w:t>N</w:t>
            </w:r>
            <w:r>
              <w:rPr>
                <w:sz w:val="15"/>
                <w:szCs w:val="15"/>
              </w:rPr>
              <w:t>umber of Origin Variable</w:t>
            </w:r>
          </w:p>
        </w:tc>
        <w:tc>
          <w:tcPr>
            <w:tcW w:w="1469" w:type="pct"/>
            <w:tcBorders>
              <w:top w:val="single" w:sz="4" w:space="0" w:color="auto"/>
              <w:bottom w:val="single" w:sz="4" w:space="0" w:color="auto"/>
            </w:tcBorders>
          </w:tcPr>
          <w:p w14:paraId="05B235DD" w14:textId="3FC10487" w:rsidR="0085789A" w:rsidRPr="00C2260A" w:rsidRDefault="0085789A" w:rsidP="004F07CC">
            <w:pPr>
              <w:pStyle w:val="affff"/>
              <w:ind w:left="744" w:hanging="372"/>
              <w:rPr>
                <w:rFonts w:eastAsia="宋体"/>
                <w:sz w:val="15"/>
                <w:szCs w:val="15"/>
              </w:rPr>
            </w:pPr>
            <w:proofErr w:type="spellStart"/>
            <w:r>
              <w:rPr>
                <w:rFonts w:eastAsia="宋体"/>
                <w:sz w:val="15"/>
                <w:szCs w:val="15"/>
              </w:rPr>
              <w:t>tx.origin</w:t>
            </w:r>
            <w:proofErr w:type="spellEnd"/>
            <w:r>
              <w:rPr>
                <w:rFonts w:eastAsia="宋体" w:hint="eastAsia"/>
                <w:sz w:val="15"/>
                <w:szCs w:val="15"/>
              </w:rPr>
              <w:t>变量数量</w:t>
            </w:r>
          </w:p>
        </w:tc>
      </w:tr>
      <w:tr w:rsidR="00030049" w:rsidRPr="00C2260A" w14:paraId="10F41025" w14:textId="77777777" w:rsidTr="0085789A">
        <w:tc>
          <w:tcPr>
            <w:tcW w:w="746" w:type="pct"/>
            <w:vMerge w:val="restart"/>
            <w:tcBorders>
              <w:top w:val="single" w:sz="4" w:space="0" w:color="auto"/>
            </w:tcBorders>
          </w:tcPr>
          <w:p w14:paraId="757B99D3" w14:textId="253B6488" w:rsidR="00030049" w:rsidRPr="00C2260A" w:rsidRDefault="00030049" w:rsidP="004F07CC">
            <w:pPr>
              <w:pStyle w:val="affff"/>
              <w:ind w:left="744" w:hanging="372"/>
              <w:rPr>
                <w:rFonts w:eastAsiaTheme="minorEastAsia"/>
                <w:sz w:val="15"/>
                <w:szCs w:val="15"/>
              </w:rPr>
            </w:pPr>
            <w:r>
              <w:rPr>
                <w:rFonts w:eastAsiaTheme="minorEastAsia" w:hint="eastAsia"/>
                <w:sz w:val="15"/>
                <w:szCs w:val="15"/>
              </w:rPr>
              <w:t>不当依赖</w:t>
            </w:r>
          </w:p>
        </w:tc>
        <w:tc>
          <w:tcPr>
            <w:tcW w:w="695" w:type="pct"/>
            <w:tcBorders>
              <w:top w:val="single" w:sz="4" w:space="0" w:color="auto"/>
            </w:tcBorders>
          </w:tcPr>
          <w:p w14:paraId="21C92DB6" w14:textId="044F1911" w:rsidR="00030049" w:rsidRPr="00C2260A" w:rsidRDefault="00802CF1" w:rsidP="004F07CC">
            <w:pPr>
              <w:pStyle w:val="affff"/>
              <w:ind w:left="744" w:hanging="372"/>
              <w:rPr>
                <w:sz w:val="15"/>
                <w:szCs w:val="15"/>
              </w:rPr>
            </w:pPr>
            <w:r>
              <w:rPr>
                <w:rFonts w:eastAsiaTheme="minorEastAsia" w:hint="eastAsia"/>
                <w:sz w:val="15"/>
                <w:szCs w:val="15"/>
              </w:rPr>
              <w:t>TNGF</w:t>
            </w:r>
          </w:p>
        </w:tc>
        <w:tc>
          <w:tcPr>
            <w:tcW w:w="2090" w:type="pct"/>
            <w:tcBorders>
              <w:top w:val="single" w:sz="4" w:space="0" w:color="auto"/>
            </w:tcBorders>
          </w:tcPr>
          <w:p w14:paraId="3DEB74E9" w14:textId="69816655" w:rsidR="00030049" w:rsidRPr="00C2260A" w:rsidRDefault="00802CF1" w:rsidP="004F07CC">
            <w:pPr>
              <w:pStyle w:val="affff"/>
              <w:ind w:left="744" w:hanging="372"/>
              <w:rPr>
                <w:rFonts w:eastAsiaTheme="minorEastAsia"/>
                <w:sz w:val="15"/>
                <w:szCs w:val="15"/>
              </w:rPr>
            </w:pPr>
            <w:r>
              <w:rPr>
                <w:rFonts w:hint="eastAsia"/>
                <w:sz w:val="15"/>
                <w:szCs w:val="15"/>
              </w:rPr>
              <w:t>Total</w:t>
            </w:r>
            <w:r>
              <w:rPr>
                <w:sz w:val="15"/>
                <w:szCs w:val="15"/>
              </w:rPr>
              <w:t xml:space="preserve"> </w:t>
            </w:r>
            <w:r>
              <w:rPr>
                <w:rFonts w:hint="eastAsia"/>
                <w:sz w:val="15"/>
                <w:szCs w:val="15"/>
              </w:rPr>
              <w:t>Number</w:t>
            </w:r>
            <w:r>
              <w:rPr>
                <w:sz w:val="15"/>
                <w:szCs w:val="15"/>
              </w:rPr>
              <w:t xml:space="preserve"> </w:t>
            </w:r>
            <w:r>
              <w:rPr>
                <w:rFonts w:hint="eastAsia"/>
                <w:sz w:val="15"/>
                <w:szCs w:val="15"/>
              </w:rPr>
              <w:t>of</w:t>
            </w:r>
            <w:r>
              <w:rPr>
                <w:sz w:val="15"/>
                <w:szCs w:val="15"/>
              </w:rPr>
              <w:t xml:space="preserve"> </w:t>
            </w:r>
            <w:proofErr w:type="spellStart"/>
            <w:r w:rsidR="00030049" w:rsidRPr="00C2260A">
              <w:rPr>
                <w:sz w:val="15"/>
                <w:szCs w:val="15"/>
              </w:rPr>
              <w:t>Gasleft</w:t>
            </w:r>
            <w:proofErr w:type="spellEnd"/>
            <w:r w:rsidR="00030049" w:rsidRPr="00C2260A">
              <w:rPr>
                <w:sz w:val="15"/>
                <w:szCs w:val="15"/>
              </w:rPr>
              <w:t xml:space="preserve"> Function</w:t>
            </w:r>
          </w:p>
        </w:tc>
        <w:tc>
          <w:tcPr>
            <w:tcW w:w="1469" w:type="pct"/>
            <w:tcBorders>
              <w:top w:val="single" w:sz="4" w:space="0" w:color="auto"/>
            </w:tcBorders>
          </w:tcPr>
          <w:p w14:paraId="0CF0E7AA" w14:textId="3C61ED31" w:rsidR="00030049" w:rsidRPr="00C2260A" w:rsidRDefault="00030049" w:rsidP="004F07CC">
            <w:pPr>
              <w:pStyle w:val="affff"/>
              <w:ind w:left="744" w:hanging="372"/>
              <w:rPr>
                <w:rFonts w:eastAsia="宋体"/>
                <w:sz w:val="15"/>
                <w:szCs w:val="15"/>
              </w:rPr>
            </w:pPr>
            <w:proofErr w:type="spellStart"/>
            <w:r w:rsidRPr="00C2260A">
              <w:rPr>
                <w:sz w:val="15"/>
                <w:szCs w:val="15"/>
              </w:rPr>
              <w:t>gasleft</w:t>
            </w:r>
            <w:proofErr w:type="spellEnd"/>
            <w:r w:rsidRPr="00C2260A">
              <w:rPr>
                <w:rFonts w:eastAsia="宋体"/>
                <w:sz w:val="15"/>
                <w:szCs w:val="15"/>
              </w:rPr>
              <w:t>函数数量</w:t>
            </w:r>
          </w:p>
        </w:tc>
      </w:tr>
      <w:tr w:rsidR="00030049" w:rsidRPr="00C2260A" w14:paraId="5054F7DE" w14:textId="77777777" w:rsidTr="0085789A">
        <w:tc>
          <w:tcPr>
            <w:tcW w:w="746" w:type="pct"/>
            <w:vMerge/>
          </w:tcPr>
          <w:p w14:paraId="0EFCB4D6" w14:textId="77777777" w:rsidR="00030049" w:rsidRPr="00C2260A" w:rsidRDefault="00030049" w:rsidP="004F07CC">
            <w:pPr>
              <w:pStyle w:val="affff"/>
              <w:ind w:left="744" w:hanging="372"/>
              <w:rPr>
                <w:rFonts w:eastAsiaTheme="minorEastAsia"/>
                <w:sz w:val="15"/>
                <w:szCs w:val="15"/>
              </w:rPr>
            </w:pPr>
          </w:p>
        </w:tc>
        <w:tc>
          <w:tcPr>
            <w:tcW w:w="695" w:type="pct"/>
          </w:tcPr>
          <w:p w14:paraId="0FB2288C" w14:textId="7C7AB85A" w:rsidR="00030049" w:rsidRPr="00C2260A" w:rsidRDefault="00B84231" w:rsidP="004F07CC">
            <w:pPr>
              <w:pStyle w:val="affff"/>
              <w:ind w:left="744" w:hanging="372"/>
              <w:rPr>
                <w:rFonts w:eastAsiaTheme="minorEastAsia"/>
                <w:sz w:val="15"/>
                <w:szCs w:val="15"/>
              </w:rPr>
            </w:pPr>
            <w:r>
              <w:rPr>
                <w:rFonts w:eastAsiaTheme="minorEastAsia" w:hint="eastAsia"/>
                <w:sz w:val="15"/>
                <w:szCs w:val="15"/>
              </w:rPr>
              <w:t>TNTD</w:t>
            </w:r>
            <w:r w:rsidR="00802CF1">
              <w:rPr>
                <w:rFonts w:eastAsiaTheme="minorEastAsia" w:hint="eastAsia"/>
                <w:sz w:val="15"/>
                <w:szCs w:val="15"/>
              </w:rPr>
              <w:t>F</w:t>
            </w:r>
          </w:p>
        </w:tc>
        <w:tc>
          <w:tcPr>
            <w:tcW w:w="2090" w:type="pct"/>
          </w:tcPr>
          <w:p w14:paraId="40CA3C2E" w14:textId="374F7976" w:rsidR="00030049" w:rsidRPr="00C2260A" w:rsidRDefault="00394224" w:rsidP="004F07CC">
            <w:pPr>
              <w:pStyle w:val="affff"/>
              <w:ind w:left="744" w:hanging="372"/>
              <w:rPr>
                <w:sz w:val="15"/>
                <w:szCs w:val="15"/>
              </w:rPr>
            </w:pPr>
            <w:r>
              <w:rPr>
                <w:rFonts w:hint="eastAsia"/>
                <w:sz w:val="15"/>
                <w:szCs w:val="15"/>
              </w:rPr>
              <w:t>T</w:t>
            </w:r>
            <w:r>
              <w:rPr>
                <w:sz w:val="15"/>
                <w:szCs w:val="15"/>
              </w:rPr>
              <w:t xml:space="preserve">otal Number of Time </w:t>
            </w:r>
            <w:r w:rsidR="00C64F62">
              <w:rPr>
                <w:sz w:val="15"/>
                <w:szCs w:val="15"/>
              </w:rPr>
              <w:t>Dependence</w:t>
            </w:r>
            <w:r w:rsidR="00802CF1">
              <w:rPr>
                <w:sz w:val="15"/>
                <w:szCs w:val="15"/>
              </w:rPr>
              <w:t xml:space="preserve"> </w:t>
            </w:r>
            <w:r w:rsidR="00802CF1">
              <w:rPr>
                <w:rFonts w:hint="eastAsia"/>
                <w:sz w:val="15"/>
                <w:szCs w:val="15"/>
              </w:rPr>
              <w:t>Function</w:t>
            </w:r>
          </w:p>
        </w:tc>
        <w:tc>
          <w:tcPr>
            <w:tcW w:w="1469" w:type="pct"/>
          </w:tcPr>
          <w:p w14:paraId="297388D4" w14:textId="03199794" w:rsidR="00030049" w:rsidRPr="00C2260A" w:rsidRDefault="00FC48EC" w:rsidP="004F07CC">
            <w:pPr>
              <w:pStyle w:val="affff"/>
              <w:ind w:left="744" w:hanging="372"/>
              <w:rPr>
                <w:sz w:val="15"/>
                <w:szCs w:val="15"/>
              </w:rPr>
            </w:pPr>
            <w:del w:id="201" w:author="yang huiwen" w:date="2021-05-10T07:30:00Z">
              <w:r w:rsidDel="00134BD1">
                <w:rPr>
                  <w:rFonts w:hint="eastAsia"/>
                  <w:sz w:val="15"/>
                  <w:szCs w:val="15"/>
                </w:rPr>
                <w:delText>t</w:delText>
              </w:r>
              <w:r w:rsidR="00C348C9" w:rsidDel="00134BD1">
                <w:rPr>
                  <w:rFonts w:hint="eastAsia"/>
                  <w:sz w:val="15"/>
                  <w:szCs w:val="15"/>
                </w:rPr>
                <w:delText>imestamp</w:delText>
              </w:r>
              <w:r w:rsidR="001963F3" w:rsidDel="00134BD1">
                <w:rPr>
                  <w:rFonts w:ascii="宋体" w:eastAsia="宋体" w:hAnsi="宋体" w:cs="宋体" w:hint="eastAsia"/>
                  <w:sz w:val="15"/>
                  <w:szCs w:val="15"/>
                </w:rPr>
                <w:delText>变量</w:delText>
              </w:r>
              <w:r w:rsidR="00C348C9" w:rsidDel="00134BD1">
                <w:rPr>
                  <w:rFonts w:ascii="宋体" w:eastAsia="宋体" w:hAnsi="宋体" w:cs="宋体" w:hint="eastAsia"/>
                  <w:sz w:val="15"/>
                  <w:szCs w:val="15"/>
                </w:rPr>
                <w:delText>和now函数</w:delText>
              </w:r>
            </w:del>
            <w:ins w:id="202" w:author="yang huiwen" w:date="2021-05-10T07:30:00Z">
              <w:r w:rsidR="00134BD1">
                <w:rPr>
                  <w:rFonts w:ascii="宋体" w:eastAsia="宋体" w:hAnsi="宋体" w:cs="宋体" w:hint="eastAsia"/>
                  <w:sz w:val="15"/>
                  <w:szCs w:val="15"/>
                </w:rPr>
                <w:t>与时间相关函数</w:t>
              </w:r>
            </w:ins>
            <w:ins w:id="203" w:author="yang huiwen" w:date="2021-05-13T19:40:00Z">
              <w:r w:rsidR="00BC2FA8">
                <w:rPr>
                  <w:rFonts w:ascii="宋体" w:eastAsia="宋体" w:hAnsi="宋体" w:cs="宋体" w:hint="eastAsia"/>
                  <w:sz w:val="15"/>
                  <w:szCs w:val="15"/>
                </w:rPr>
                <w:t>或变量</w:t>
              </w:r>
            </w:ins>
            <w:r w:rsidR="00C348C9">
              <w:rPr>
                <w:rFonts w:ascii="宋体" w:eastAsia="宋体" w:hAnsi="宋体" w:cs="宋体" w:hint="eastAsia"/>
                <w:sz w:val="15"/>
                <w:szCs w:val="15"/>
              </w:rPr>
              <w:t>数量</w:t>
            </w:r>
          </w:p>
        </w:tc>
      </w:tr>
      <w:tr w:rsidR="00127002" w:rsidRPr="00C2260A" w14:paraId="2CCE20A0" w14:textId="77777777" w:rsidTr="00E6321E">
        <w:tc>
          <w:tcPr>
            <w:tcW w:w="746" w:type="pct"/>
            <w:tcBorders>
              <w:bottom w:val="single" w:sz="12" w:space="0" w:color="auto"/>
            </w:tcBorders>
          </w:tcPr>
          <w:p w14:paraId="5AE95375" w14:textId="77777777" w:rsidR="00127002" w:rsidRPr="00C2260A" w:rsidRDefault="00127002" w:rsidP="004F07CC">
            <w:pPr>
              <w:pStyle w:val="affff"/>
              <w:ind w:left="744" w:hanging="372"/>
              <w:rPr>
                <w:rFonts w:eastAsiaTheme="minorEastAsia"/>
                <w:sz w:val="15"/>
                <w:szCs w:val="15"/>
              </w:rPr>
            </w:pPr>
          </w:p>
        </w:tc>
        <w:tc>
          <w:tcPr>
            <w:tcW w:w="695" w:type="pct"/>
            <w:tcBorders>
              <w:bottom w:val="single" w:sz="12" w:space="0" w:color="auto"/>
            </w:tcBorders>
          </w:tcPr>
          <w:p w14:paraId="44339196" w14:textId="62BBBDDA" w:rsidR="00127002" w:rsidRDefault="0009315D" w:rsidP="004F07CC">
            <w:pPr>
              <w:pStyle w:val="affff"/>
              <w:ind w:left="744" w:hanging="372"/>
              <w:rPr>
                <w:rFonts w:eastAsiaTheme="minorEastAsia"/>
                <w:sz w:val="15"/>
                <w:szCs w:val="15"/>
              </w:rPr>
            </w:pPr>
            <w:r>
              <w:rPr>
                <w:rFonts w:eastAsiaTheme="minorEastAsia" w:hint="eastAsia"/>
                <w:sz w:val="15"/>
                <w:szCs w:val="15"/>
              </w:rPr>
              <w:t>TNBND</w:t>
            </w:r>
          </w:p>
        </w:tc>
        <w:tc>
          <w:tcPr>
            <w:tcW w:w="2090" w:type="pct"/>
            <w:tcBorders>
              <w:bottom w:val="single" w:sz="12" w:space="0" w:color="auto"/>
            </w:tcBorders>
          </w:tcPr>
          <w:p w14:paraId="0964F86B" w14:textId="7FC3840E" w:rsidR="00127002" w:rsidRDefault="00127002" w:rsidP="004F07CC">
            <w:pPr>
              <w:pStyle w:val="affff"/>
              <w:ind w:left="744" w:hanging="372"/>
              <w:rPr>
                <w:sz w:val="15"/>
                <w:szCs w:val="15"/>
              </w:rPr>
            </w:pPr>
            <w:r>
              <w:rPr>
                <w:rFonts w:hint="eastAsia"/>
                <w:sz w:val="15"/>
                <w:szCs w:val="15"/>
              </w:rPr>
              <w:t>Total</w:t>
            </w:r>
            <w:r>
              <w:rPr>
                <w:sz w:val="15"/>
                <w:szCs w:val="15"/>
              </w:rPr>
              <w:t xml:space="preserve"> </w:t>
            </w:r>
            <w:proofErr w:type="spellStart"/>
            <w:r>
              <w:rPr>
                <w:rFonts w:hint="eastAsia"/>
                <w:sz w:val="15"/>
                <w:szCs w:val="15"/>
              </w:rPr>
              <w:t>Numbr</w:t>
            </w:r>
            <w:proofErr w:type="spellEnd"/>
            <w:r>
              <w:rPr>
                <w:sz w:val="15"/>
                <w:szCs w:val="15"/>
              </w:rPr>
              <w:t xml:space="preserve"> </w:t>
            </w:r>
            <w:r>
              <w:rPr>
                <w:rFonts w:hint="eastAsia"/>
                <w:sz w:val="15"/>
                <w:szCs w:val="15"/>
              </w:rPr>
              <w:t>of</w:t>
            </w:r>
            <w:r>
              <w:rPr>
                <w:sz w:val="15"/>
                <w:szCs w:val="15"/>
              </w:rPr>
              <w:t xml:space="preserve"> </w:t>
            </w:r>
            <w:r>
              <w:rPr>
                <w:rFonts w:hint="eastAsia"/>
                <w:sz w:val="15"/>
                <w:szCs w:val="15"/>
              </w:rPr>
              <w:t>Block</w:t>
            </w:r>
            <w:r>
              <w:rPr>
                <w:sz w:val="15"/>
                <w:szCs w:val="15"/>
              </w:rPr>
              <w:t xml:space="preserve"> </w:t>
            </w:r>
            <w:r>
              <w:rPr>
                <w:rFonts w:hint="eastAsia"/>
                <w:sz w:val="15"/>
                <w:szCs w:val="15"/>
              </w:rPr>
              <w:t>Number</w:t>
            </w:r>
            <w:r>
              <w:rPr>
                <w:sz w:val="15"/>
                <w:szCs w:val="15"/>
              </w:rPr>
              <w:t xml:space="preserve"> </w:t>
            </w:r>
            <w:r>
              <w:rPr>
                <w:rFonts w:hint="eastAsia"/>
                <w:sz w:val="15"/>
                <w:szCs w:val="15"/>
              </w:rPr>
              <w:t>Depend</w:t>
            </w:r>
            <w:r w:rsidR="001963F3">
              <w:rPr>
                <w:rFonts w:hint="eastAsia"/>
                <w:sz w:val="15"/>
                <w:szCs w:val="15"/>
              </w:rPr>
              <w:t>ence</w:t>
            </w:r>
          </w:p>
        </w:tc>
        <w:tc>
          <w:tcPr>
            <w:tcW w:w="1469" w:type="pct"/>
            <w:tcBorders>
              <w:bottom w:val="single" w:sz="12" w:space="0" w:color="auto"/>
            </w:tcBorders>
          </w:tcPr>
          <w:p w14:paraId="019ADAF2" w14:textId="2289AF44" w:rsidR="00127002" w:rsidRDefault="001963F3" w:rsidP="004F07CC">
            <w:pPr>
              <w:pStyle w:val="affff"/>
              <w:ind w:left="744" w:hanging="372"/>
              <w:rPr>
                <w:sz w:val="15"/>
                <w:szCs w:val="15"/>
              </w:rPr>
            </w:pPr>
            <w:proofErr w:type="spellStart"/>
            <w:r>
              <w:rPr>
                <w:sz w:val="15"/>
                <w:szCs w:val="15"/>
              </w:rPr>
              <w:t>block.number</w:t>
            </w:r>
            <w:proofErr w:type="spellEnd"/>
            <w:r>
              <w:rPr>
                <w:rFonts w:ascii="宋体" w:eastAsia="宋体" w:hAnsi="宋体" w:cs="宋体" w:hint="eastAsia"/>
                <w:sz w:val="15"/>
                <w:szCs w:val="15"/>
              </w:rPr>
              <w:t>变量数量</w:t>
            </w:r>
          </w:p>
        </w:tc>
      </w:tr>
    </w:tbl>
    <w:p w14:paraId="2DFBD9A7" w14:textId="77777777" w:rsidR="00386A2C" w:rsidRPr="004C21D9" w:rsidRDefault="00386A2C" w:rsidP="00211327">
      <w:pPr>
        <w:pStyle w:val="a3"/>
        <w:ind w:firstLineChars="0" w:firstLine="0"/>
      </w:pPr>
    </w:p>
    <w:p w14:paraId="06A92D78" w14:textId="77777777" w:rsidR="004C21D9" w:rsidRPr="004C21D9" w:rsidRDefault="004C21D9" w:rsidP="004C21D9">
      <w:pPr>
        <w:pStyle w:val="a3"/>
        <w:ind w:firstLine="372"/>
      </w:pPr>
      <w:r w:rsidRPr="004C21D9">
        <w:fldChar w:fldCharType="begin"/>
      </w:r>
      <w:r w:rsidRPr="004C21D9">
        <w:instrText xml:space="preserve"> REF _Ref59780447 \h  \* MERGEFORMAT </w:instrText>
      </w:r>
      <w:r w:rsidRPr="004C21D9">
        <w:fldChar w:fldCharType="separate"/>
      </w:r>
      <w:r w:rsidRPr="004C21D9">
        <w:t>表</w:t>
      </w:r>
      <w:r w:rsidRPr="004C21D9">
        <w:t>2</w:t>
      </w:r>
      <w:r w:rsidRPr="004C21D9">
        <w:fldChar w:fldCharType="end"/>
      </w:r>
      <w:r w:rsidRPr="004C21D9">
        <w:t>中的</w:t>
      </w:r>
      <w:r w:rsidRPr="004C21D9">
        <w:t>SC-Sol</w:t>
      </w:r>
      <w:proofErr w:type="gramStart"/>
      <w:r w:rsidRPr="004C21D9">
        <w:t>度量元</w:t>
      </w:r>
      <w:proofErr w:type="gramEnd"/>
      <w:r w:rsidRPr="004C21D9">
        <w:t>集可划分为地址相关、结构相关、异常处理、参数使用和易</w:t>
      </w:r>
      <w:proofErr w:type="gramStart"/>
      <w:r w:rsidRPr="004C21D9">
        <w:t>错操作</w:t>
      </w:r>
      <w:proofErr w:type="gramEnd"/>
      <w:r w:rsidRPr="004C21D9">
        <w:t>5</w:t>
      </w:r>
      <w:r w:rsidRPr="004C21D9">
        <w:t>个类型，其中各个</w:t>
      </w:r>
      <w:proofErr w:type="gramStart"/>
      <w:r w:rsidRPr="004C21D9">
        <w:t>度量元</w:t>
      </w:r>
      <w:proofErr w:type="gramEnd"/>
      <w:r w:rsidRPr="004C21D9">
        <w:t>的粒度均为</w:t>
      </w:r>
      <w:r w:rsidRPr="004C21D9">
        <w:t>contract</w:t>
      </w:r>
      <w:r w:rsidRPr="004C21D9">
        <w:t>和</w:t>
      </w:r>
      <w:r w:rsidRPr="004C21D9">
        <w:t>library</w:t>
      </w:r>
      <w:r w:rsidRPr="004C21D9">
        <w:t>，具体分类与各个</w:t>
      </w:r>
      <w:proofErr w:type="gramStart"/>
      <w:r w:rsidRPr="004C21D9">
        <w:t>度量元</w:t>
      </w:r>
      <w:proofErr w:type="gramEnd"/>
      <w:r w:rsidRPr="004C21D9">
        <w:t>的解释如下。</w:t>
      </w:r>
    </w:p>
    <w:p w14:paraId="23421748" w14:textId="77777777" w:rsidR="004C21D9" w:rsidRPr="004C21D9" w:rsidRDefault="004C21D9" w:rsidP="006064C8">
      <w:pPr>
        <w:pStyle w:val="a3"/>
        <w:numPr>
          <w:ilvl w:val="0"/>
          <w:numId w:val="34"/>
        </w:numPr>
        <w:ind w:leftChars="152" w:left="283" w:firstLineChars="76" w:firstLine="141"/>
      </w:pPr>
      <w:r w:rsidRPr="004C21D9">
        <w:t>地址相关度量元</w:t>
      </w:r>
    </w:p>
    <w:p w14:paraId="3983F1F5" w14:textId="7DFC2113" w:rsidR="004C21D9" w:rsidRPr="004C21D9" w:rsidRDefault="004C21D9" w:rsidP="004C21D9">
      <w:pPr>
        <w:pStyle w:val="a3"/>
        <w:ind w:firstLine="372"/>
      </w:pPr>
      <w:r w:rsidRPr="004C21D9">
        <w:t>NATV</w:t>
      </w:r>
      <w:r w:rsidRPr="004C21D9">
        <w:t>，该度量元统计状态变量中</w:t>
      </w:r>
      <w:r w:rsidRPr="004C21D9">
        <w:t>address</w:t>
      </w:r>
      <w:r w:rsidRPr="004C21D9">
        <w:t>类型变量的数量。</w:t>
      </w:r>
      <w:r w:rsidRPr="004C21D9">
        <w:t>address</w:t>
      </w:r>
      <w:r w:rsidRPr="004C21D9">
        <w:t>是</w:t>
      </w:r>
      <w:r w:rsidRPr="004C21D9">
        <w:t>Solidity</w:t>
      </w:r>
      <w:r w:rsidRPr="004C21D9">
        <w:t>智能合约中的地址类型变量，</w:t>
      </w:r>
      <w:r w:rsidR="008F2E1F">
        <w:rPr>
          <w:rFonts w:hint="eastAsia"/>
        </w:rPr>
        <w:t>是</w:t>
      </w:r>
      <w:r w:rsidRPr="004C21D9">
        <w:t>用于实现以太币转移功能的核心变量。</w:t>
      </w:r>
      <w:r w:rsidRPr="004C21D9">
        <w:t>Solidity</w:t>
      </w:r>
      <w:r w:rsidRPr="004C21D9">
        <w:t>为</w:t>
      </w:r>
      <w:r w:rsidRPr="004C21D9">
        <w:t>address</w:t>
      </w:r>
      <w:r w:rsidRPr="004C21D9">
        <w:t>提供了</w:t>
      </w:r>
      <w:r w:rsidR="00E52CB5">
        <w:t>3</w:t>
      </w:r>
      <w:r w:rsidRPr="004C21D9">
        <w:t>个</w:t>
      </w:r>
      <w:r w:rsidRPr="004C21D9">
        <w:t>API</w:t>
      </w:r>
      <w:r w:rsidRPr="004C21D9">
        <w:t>用于账户间以太币的转移，即</w:t>
      </w:r>
      <w:proofErr w:type="spellStart"/>
      <w:r w:rsidRPr="004C21D9">
        <w:t>address.transfer</w:t>
      </w:r>
      <w:proofErr w:type="spellEnd"/>
      <w:r w:rsidRPr="004C21D9">
        <w:t>(</w:t>
      </w:r>
      <w:r w:rsidRPr="004C21D9">
        <w:rPr>
          <w:i/>
          <w:iCs/>
        </w:rPr>
        <w:t>amount</w:t>
      </w:r>
      <w:r w:rsidRPr="004C21D9">
        <w:t>)</w:t>
      </w:r>
      <w:r w:rsidR="00E52CB5">
        <w:rPr>
          <w:rFonts w:hint="eastAsia"/>
        </w:rPr>
        <w:t>、</w:t>
      </w:r>
      <w:proofErr w:type="spellStart"/>
      <w:r w:rsidRPr="004C21D9">
        <w:t>address.send</w:t>
      </w:r>
      <w:proofErr w:type="spellEnd"/>
      <w:r w:rsidRPr="004C21D9">
        <w:t>(</w:t>
      </w:r>
      <w:r w:rsidRPr="004C21D9">
        <w:rPr>
          <w:i/>
          <w:iCs/>
        </w:rPr>
        <w:t>amount</w:t>
      </w:r>
      <w:r w:rsidRPr="004C21D9">
        <w:t>)</w:t>
      </w:r>
      <w:r w:rsidR="00E52CB5">
        <w:rPr>
          <w:rFonts w:hint="eastAsia"/>
        </w:rPr>
        <w:t>和</w:t>
      </w:r>
      <w:proofErr w:type="spellStart"/>
      <w:r w:rsidR="00D342EA">
        <w:rPr>
          <w:rFonts w:hint="eastAsia"/>
        </w:rPr>
        <w:t>address</w:t>
      </w:r>
      <w:r w:rsidR="00D342EA">
        <w:t>.call</w:t>
      </w:r>
      <w:proofErr w:type="spellEnd"/>
      <w:r w:rsidR="00D342EA">
        <w:t>(</w:t>
      </w:r>
      <w:r w:rsidR="00D342EA" w:rsidRPr="0085789A">
        <w:rPr>
          <w:i/>
          <w:iCs/>
        </w:rPr>
        <w:t>amount</w:t>
      </w:r>
      <w:r w:rsidR="00D342EA">
        <w:t>)</w:t>
      </w:r>
      <w:r w:rsidRPr="004C21D9">
        <w:t>。</w:t>
      </w:r>
    </w:p>
    <w:p w14:paraId="0CB005AB" w14:textId="7065A55B" w:rsidR="001712CE" w:rsidRDefault="004C21D9" w:rsidP="004C21D9">
      <w:pPr>
        <w:pStyle w:val="a3"/>
        <w:ind w:firstLine="372"/>
      </w:pPr>
      <w:r w:rsidRPr="004C21D9">
        <w:t>NTF</w:t>
      </w:r>
      <w:r w:rsidRPr="004C21D9">
        <w:t>，该度量元统计</w:t>
      </w:r>
      <w:r w:rsidRPr="004C21D9">
        <w:t>transfer</w:t>
      </w:r>
      <w:r w:rsidRPr="004C21D9">
        <w:t>函数的数量。</w:t>
      </w:r>
      <w:r w:rsidRPr="004C21D9">
        <w:t>transfer</w:t>
      </w:r>
      <w:r w:rsidRPr="004C21D9">
        <w:t>函数是</w:t>
      </w:r>
      <w:r w:rsidRPr="004C21D9">
        <w:t>address</w:t>
      </w:r>
      <w:r w:rsidRPr="004C21D9">
        <w:t>类型变量的一个成员函数，接收一个</w:t>
      </w:r>
      <w:r w:rsidRPr="004C21D9">
        <w:t>uint256</w:t>
      </w:r>
      <w:r w:rsidRPr="004C21D9">
        <w:t>类型的参数</w:t>
      </w:r>
      <w:r w:rsidRPr="004C21D9">
        <w:rPr>
          <w:i/>
          <w:iCs/>
        </w:rPr>
        <w:t>amount</w:t>
      </w:r>
      <w:r w:rsidRPr="004C21D9">
        <w:t>，功能为向地址发送</w:t>
      </w:r>
      <w:r w:rsidRPr="004C21D9">
        <w:rPr>
          <w:i/>
          <w:iCs/>
        </w:rPr>
        <w:t>amount</w:t>
      </w:r>
      <w:r w:rsidRPr="004C21D9">
        <w:t>数量的以太币，失败时抛出异常</w:t>
      </w:r>
      <w:r w:rsidR="00145480">
        <w:rPr>
          <w:rFonts w:hint="eastAsia"/>
        </w:rPr>
        <w:t>.</w:t>
      </w:r>
    </w:p>
    <w:p w14:paraId="0D351627" w14:textId="052B910D" w:rsidR="008516EF" w:rsidRDefault="008516EF" w:rsidP="008516EF">
      <w:pPr>
        <w:pStyle w:val="a3"/>
        <w:ind w:firstLine="372"/>
      </w:pPr>
      <w:r w:rsidRPr="008516EF">
        <w:t>NSF</w:t>
      </w:r>
      <w:r w:rsidRPr="008516EF">
        <w:t>，该度量元统计</w:t>
      </w:r>
      <w:r w:rsidRPr="008516EF">
        <w:t>send</w:t>
      </w:r>
      <w:r w:rsidRPr="008516EF">
        <w:t>函数的数量。</w:t>
      </w:r>
      <w:r w:rsidRPr="008516EF">
        <w:t>send</w:t>
      </w:r>
      <w:r w:rsidRPr="008516EF">
        <w:t>函数与</w:t>
      </w:r>
      <w:r w:rsidRPr="008516EF">
        <w:t>transfer</w:t>
      </w:r>
      <w:r w:rsidRPr="008516EF">
        <w:t>函数相似，同样为</w:t>
      </w:r>
      <w:r w:rsidRPr="008516EF">
        <w:t>address</w:t>
      </w:r>
      <w:r w:rsidRPr="008516EF">
        <w:t>类型变量的成员函</w:t>
      </w:r>
      <w:r w:rsidRPr="008516EF">
        <w:lastRenderedPageBreak/>
        <w:t>数，接受一个</w:t>
      </w:r>
      <w:r w:rsidRPr="008516EF">
        <w:t>uint256</w:t>
      </w:r>
      <w:r w:rsidRPr="008516EF">
        <w:t>类型的参数</w:t>
      </w:r>
      <w:r w:rsidRPr="008516EF">
        <w:rPr>
          <w:i/>
          <w:iCs/>
        </w:rPr>
        <w:t>amount</w:t>
      </w:r>
      <w:r w:rsidRPr="008516EF">
        <w:t>，功能为向地址发送数量为</w:t>
      </w:r>
      <w:r w:rsidRPr="008516EF">
        <w:rPr>
          <w:i/>
          <w:iCs/>
        </w:rPr>
        <w:t>amount</w:t>
      </w:r>
      <w:r w:rsidRPr="008516EF">
        <w:t>的以太币，与</w:t>
      </w:r>
      <w:r w:rsidRPr="008516EF">
        <w:t>transfer</w:t>
      </w:r>
      <w:r w:rsidRPr="008516EF">
        <w:t>函数的区别在于，</w:t>
      </w:r>
      <w:r w:rsidRPr="008516EF">
        <w:t>send</w:t>
      </w:r>
      <w:r w:rsidRPr="008516EF">
        <w:t>函数发送失败时返回</w:t>
      </w:r>
      <w:r w:rsidRPr="008516EF">
        <w:t>false</w:t>
      </w:r>
      <w:r w:rsidRPr="008516EF">
        <w:t>。</w:t>
      </w:r>
      <w:r w:rsidR="0051469C">
        <w:rPr>
          <w:rFonts w:hint="eastAsia"/>
        </w:rPr>
        <w:t>send</w:t>
      </w:r>
      <w:r w:rsidR="0051469C">
        <w:rPr>
          <w:rFonts w:hint="eastAsia"/>
        </w:rPr>
        <w:t>函数</w:t>
      </w:r>
      <w:r w:rsidR="009C4A11">
        <w:rPr>
          <w:rFonts w:hint="eastAsia"/>
        </w:rPr>
        <w:t>转移以太币到目标合约后</w:t>
      </w:r>
      <w:r w:rsidR="0051469C">
        <w:rPr>
          <w:rFonts w:hint="eastAsia"/>
        </w:rPr>
        <w:t>，则会自动调用</w:t>
      </w:r>
      <w:r w:rsidR="009C4A11">
        <w:rPr>
          <w:rFonts w:hint="eastAsia"/>
        </w:rPr>
        <w:t>目标合约的</w:t>
      </w:r>
      <w:r w:rsidR="0051469C">
        <w:rPr>
          <w:rFonts w:hint="eastAsia"/>
        </w:rPr>
        <w:t>fallback</w:t>
      </w:r>
      <w:r w:rsidR="0051469C">
        <w:rPr>
          <w:rFonts w:hint="eastAsia"/>
        </w:rPr>
        <w:t>函数，由于</w:t>
      </w:r>
      <w:r w:rsidR="0051469C">
        <w:rPr>
          <w:rFonts w:hint="eastAsia"/>
        </w:rPr>
        <w:t>send</w:t>
      </w:r>
      <w:r w:rsidR="0051469C">
        <w:rPr>
          <w:rFonts w:hint="eastAsia"/>
        </w:rPr>
        <w:t>函数默认的</w:t>
      </w:r>
      <w:r w:rsidR="0051469C">
        <w:rPr>
          <w:rFonts w:hint="eastAsia"/>
        </w:rPr>
        <w:t>gas</w:t>
      </w:r>
      <w:r w:rsidR="0051469C">
        <w:rPr>
          <w:rFonts w:hint="eastAsia"/>
        </w:rPr>
        <w:t>为</w:t>
      </w:r>
      <w:r w:rsidR="0051469C">
        <w:rPr>
          <w:rFonts w:hint="eastAsia"/>
        </w:rPr>
        <w:t>2</w:t>
      </w:r>
      <w:r w:rsidR="0051469C">
        <w:t>300</w:t>
      </w:r>
      <w:r w:rsidR="0051469C">
        <w:rPr>
          <w:rFonts w:hint="eastAsia"/>
        </w:rPr>
        <w:t>，如果被调用合约的</w:t>
      </w:r>
      <w:r w:rsidR="0051469C">
        <w:rPr>
          <w:rFonts w:hint="eastAsia"/>
        </w:rPr>
        <w:t>fallback</w:t>
      </w:r>
      <w:r w:rsidR="0051469C">
        <w:rPr>
          <w:rFonts w:hint="eastAsia"/>
        </w:rPr>
        <w:t>函数过于复杂，例如涉及状态变量的修改或者函数调用等，则会抛出</w:t>
      </w:r>
      <w:proofErr w:type="spellStart"/>
      <w:r w:rsidR="0013322C">
        <w:rPr>
          <w:rFonts w:hint="eastAsia"/>
        </w:rPr>
        <w:t>ErrOutGas</w:t>
      </w:r>
      <w:proofErr w:type="spellEnd"/>
      <w:r w:rsidR="0051469C">
        <w:rPr>
          <w:rFonts w:hint="eastAsia"/>
        </w:rPr>
        <w:t>异常，</w:t>
      </w:r>
      <w:r w:rsidR="005D5D28">
        <w:rPr>
          <w:rFonts w:hint="eastAsia"/>
        </w:rPr>
        <w:t>并返还以太币给调用者。</w:t>
      </w:r>
      <w:r w:rsidR="001122A5">
        <w:rPr>
          <w:rFonts w:hint="eastAsia"/>
        </w:rPr>
        <w:t>如果</w:t>
      </w:r>
      <w:r w:rsidR="0051469C">
        <w:rPr>
          <w:rFonts w:hint="eastAsia"/>
        </w:rPr>
        <w:t>调用者没有正确处理</w:t>
      </w:r>
      <w:r w:rsidR="0051469C">
        <w:rPr>
          <w:rFonts w:hint="eastAsia"/>
        </w:rPr>
        <w:t>send</w:t>
      </w:r>
      <w:r w:rsidR="0051469C">
        <w:rPr>
          <w:rFonts w:hint="eastAsia"/>
        </w:rPr>
        <w:t>函数的返回值</w:t>
      </w:r>
      <w:r w:rsidR="001122A5">
        <w:rPr>
          <w:rFonts w:hint="eastAsia"/>
        </w:rPr>
        <w:t>或异常</w:t>
      </w:r>
      <w:r w:rsidR="0051469C">
        <w:rPr>
          <w:rFonts w:hint="eastAsia"/>
        </w:rPr>
        <w:t>，可能导致代码逻辑错误</w:t>
      </w:r>
      <w:r w:rsidR="004A03F5" w:rsidRPr="0085789A">
        <w:rPr>
          <w:vertAlign w:val="superscript"/>
        </w:rPr>
        <w:fldChar w:fldCharType="begin"/>
      </w:r>
      <w:r w:rsidR="004A03F5" w:rsidRPr="0085789A">
        <w:rPr>
          <w:vertAlign w:val="superscript"/>
        </w:rPr>
        <w:instrText xml:space="preserve"> REF _Ref58920120 \r \h </w:instrText>
      </w:r>
      <w:r w:rsidR="004A03F5">
        <w:rPr>
          <w:vertAlign w:val="superscript"/>
        </w:rPr>
        <w:instrText xml:space="preserve"> \* MERGEFORMAT </w:instrText>
      </w:r>
      <w:r w:rsidR="004A03F5" w:rsidRPr="0085789A">
        <w:rPr>
          <w:vertAlign w:val="superscript"/>
        </w:rPr>
      </w:r>
      <w:r w:rsidR="004A03F5" w:rsidRPr="0085789A">
        <w:rPr>
          <w:vertAlign w:val="superscript"/>
        </w:rPr>
        <w:fldChar w:fldCharType="separate"/>
      </w:r>
      <w:r w:rsidR="004A03F5" w:rsidRPr="0085789A">
        <w:rPr>
          <w:vertAlign w:val="superscript"/>
        </w:rPr>
        <w:t xml:space="preserve">[6]  </w:t>
      </w:r>
      <w:r w:rsidR="004A03F5" w:rsidRPr="0085789A">
        <w:rPr>
          <w:vertAlign w:val="superscript"/>
        </w:rPr>
        <w:fldChar w:fldCharType="end"/>
      </w:r>
      <w:r w:rsidR="004A03F5" w:rsidRPr="0085789A">
        <w:rPr>
          <w:vertAlign w:val="superscript"/>
        </w:rPr>
        <w:fldChar w:fldCharType="begin"/>
      </w:r>
      <w:r w:rsidR="004A03F5" w:rsidRPr="0085789A">
        <w:rPr>
          <w:vertAlign w:val="superscript"/>
        </w:rPr>
        <w:instrText xml:space="preserve"> REF _Ref69998169 \r \h </w:instrText>
      </w:r>
      <w:r w:rsidR="004A03F5">
        <w:rPr>
          <w:vertAlign w:val="superscript"/>
        </w:rPr>
        <w:instrText xml:space="preserve"> \* MERGEFORMAT </w:instrText>
      </w:r>
      <w:r w:rsidR="004A03F5" w:rsidRPr="0085789A">
        <w:rPr>
          <w:vertAlign w:val="superscript"/>
        </w:rPr>
      </w:r>
      <w:r w:rsidR="004A03F5" w:rsidRPr="0085789A">
        <w:rPr>
          <w:vertAlign w:val="superscript"/>
        </w:rPr>
        <w:fldChar w:fldCharType="separate"/>
      </w:r>
      <w:r w:rsidR="004A03F5" w:rsidRPr="0085789A">
        <w:rPr>
          <w:vertAlign w:val="superscript"/>
        </w:rPr>
        <w:t xml:space="preserve">[39]  </w:t>
      </w:r>
      <w:r w:rsidR="004A03F5" w:rsidRPr="0085789A">
        <w:rPr>
          <w:vertAlign w:val="superscript"/>
        </w:rPr>
        <w:fldChar w:fldCharType="end"/>
      </w:r>
      <w:r w:rsidR="0051469C">
        <w:rPr>
          <w:rFonts w:hint="eastAsia"/>
        </w:rPr>
        <w:t>。</w:t>
      </w:r>
    </w:p>
    <w:p w14:paraId="66F7D7A4" w14:textId="42C13F4B" w:rsidR="00DA1533" w:rsidRDefault="00DA1533" w:rsidP="008516EF">
      <w:pPr>
        <w:pStyle w:val="a3"/>
        <w:ind w:firstLine="372"/>
      </w:pPr>
      <w:r>
        <w:rPr>
          <w:rFonts w:hint="eastAsia"/>
        </w:rPr>
        <w:t>NCF</w:t>
      </w:r>
      <w:r>
        <w:rPr>
          <w:rFonts w:hint="eastAsia"/>
        </w:rPr>
        <w:t>，该度量元统计</w:t>
      </w:r>
      <w:r>
        <w:rPr>
          <w:rFonts w:hint="eastAsia"/>
        </w:rPr>
        <w:t>call</w:t>
      </w:r>
      <w:r>
        <w:rPr>
          <w:rFonts w:hint="eastAsia"/>
        </w:rPr>
        <w:t>函数的数量。</w:t>
      </w:r>
      <w:r>
        <w:rPr>
          <w:rFonts w:hint="eastAsia"/>
        </w:rPr>
        <w:t>call</w:t>
      </w:r>
      <w:r>
        <w:rPr>
          <w:rFonts w:hint="eastAsia"/>
        </w:rPr>
        <w:t>函数是</w:t>
      </w:r>
      <w:r>
        <w:rPr>
          <w:rFonts w:hint="eastAsia"/>
        </w:rPr>
        <w:t>send</w:t>
      </w:r>
      <w:r>
        <w:rPr>
          <w:rFonts w:hint="eastAsia"/>
        </w:rPr>
        <w:t>和</w:t>
      </w:r>
      <w:r>
        <w:rPr>
          <w:rFonts w:hint="eastAsia"/>
        </w:rPr>
        <w:t>transfer</w:t>
      </w:r>
      <w:r>
        <w:rPr>
          <w:rFonts w:hint="eastAsia"/>
        </w:rPr>
        <w:t>函数的底层调用，与</w:t>
      </w:r>
      <w:r>
        <w:rPr>
          <w:rFonts w:hint="eastAsia"/>
        </w:rPr>
        <w:t>send</w:t>
      </w:r>
      <w:r>
        <w:rPr>
          <w:rFonts w:hint="eastAsia"/>
        </w:rPr>
        <w:t>和</w:t>
      </w:r>
      <w:r>
        <w:rPr>
          <w:rFonts w:hint="eastAsia"/>
        </w:rPr>
        <w:t>transfer</w:t>
      </w:r>
      <w:r>
        <w:rPr>
          <w:rFonts w:hint="eastAsia"/>
        </w:rPr>
        <w:t>不同，</w:t>
      </w:r>
      <w:r>
        <w:rPr>
          <w:rFonts w:hint="eastAsia"/>
        </w:rPr>
        <w:t>call</w:t>
      </w:r>
      <w:r>
        <w:rPr>
          <w:rFonts w:hint="eastAsia"/>
        </w:rPr>
        <w:t>函数除了可以用于转移货币，还可以调用外部合约的函数。</w:t>
      </w:r>
      <w:r w:rsidR="005C0A0B">
        <w:rPr>
          <w:rFonts w:hint="eastAsia"/>
        </w:rPr>
        <w:t>call</w:t>
      </w:r>
      <w:r w:rsidR="005C0A0B">
        <w:rPr>
          <w:rFonts w:hint="eastAsia"/>
        </w:rPr>
        <w:t>函数</w:t>
      </w:r>
      <w:r>
        <w:rPr>
          <w:rFonts w:hint="eastAsia"/>
        </w:rPr>
        <w:t>如果不指定</w:t>
      </w:r>
      <w:r>
        <w:rPr>
          <w:rFonts w:hint="eastAsia"/>
        </w:rPr>
        <w:t>gas</w:t>
      </w:r>
      <w:r>
        <w:rPr>
          <w:rFonts w:hint="eastAsia"/>
        </w:rPr>
        <w:t>的数量，则默认将所有</w:t>
      </w:r>
      <w:r>
        <w:rPr>
          <w:rFonts w:hint="eastAsia"/>
        </w:rPr>
        <w:t>gas</w:t>
      </w:r>
      <w:r>
        <w:rPr>
          <w:rFonts w:hint="eastAsia"/>
        </w:rPr>
        <w:t>用于传输</w:t>
      </w:r>
      <w:r w:rsidR="00576383">
        <w:rPr>
          <w:rFonts w:hint="eastAsia"/>
        </w:rPr>
        <w:t>，由此可能导致重入漏洞</w:t>
      </w:r>
      <w:r>
        <w:rPr>
          <w:rFonts w:hint="eastAsia"/>
        </w:rPr>
        <w:t>。</w:t>
      </w:r>
      <w:r w:rsidR="005C0A0B">
        <w:rPr>
          <w:rFonts w:hint="eastAsia"/>
        </w:rPr>
        <w:t>重入漏洞是智能合约中经典漏洞之一，</w:t>
      </w:r>
      <w:r w:rsidR="001155D9">
        <w:rPr>
          <w:rFonts w:hint="eastAsia"/>
        </w:rPr>
        <w:t>导致该漏洞的原因是</w:t>
      </w:r>
      <w:r w:rsidR="006B2C2D">
        <w:rPr>
          <w:rFonts w:hint="eastAsia"/>
        </w:rPr>
        <w:t>被攻击</w:t>
      </w:r>
      <w:r w:rsidR="001155D9">
        <w:rPr>
          <w:rFonts w:hint="eastAsia"/>
        </w:rPr>
        <w:t>合约具有可重入函数</w:t>
      </w:r>
      <w:r w:rsidR="00AC51AE" w:rsidRPr="0085789A">
        <w:rPr>
          <w:vertAlign w:val="superscript"/>
        </w:rPr>
        <w:fldChar w:fldCharType="begin"/>
      </w:r>
      <w:r w:rsidR="00AC51AE" w:rsidRPr="0085789A">
        <w:rPr>
          <w:vertAlign w:val="superscript"/>
        </w:rPr>
        <w:instrText xml:space="preserve"> REF _Ref58919913 \r \h </w:instrText>
      </w:r>
      <w:r w:rsidR="00AC51AE">
        <w:rPr>
          <w:vertAlign w:val="superscript"/>
        </w:rPr>
        <w:instrText xml:space="preserve"> \* MERGEFORMAT </w:instrText>
      </w:r>
      <w:r w:rsidR="00AC51AE" w:rsidRPr="0085789A">
        <w:rPr>
          <w:vertAlign w:val="superscript"/>
        </w:rPr>
      </w:r>
      <w:r w:rsidR="00AC51AE" w:rsidRPr="0085789A">
        <w:rPr>
          <w:vertAlign w:val="superscript"/>
        </w:rPr>
        <w:fldChar w:fldCharType="separate"/>
      </w:r>
      <w:r w:rsidR="00AC51AE" w:rsidRPr="0085789A">
        <w:rPr>
          <w:vertAlign w:val="superscript"/>
        </w:rPr>
        <w:t xml:space="preserve">[5]  </w:t>
      </w:r>
      <w:r w:rsidR="00AC51AE" w:rsidRPr="0085789A">
        <w:rPr>
          <w:vertAlign w:val="superscript"/>
        </w:rPr>
        <w:fldChar w:fldCharType="end"/>
      </w:r>
      <w:r w:rsidR="00AC51AE" w:rsidRPr="0085789A">
        <w:rPr>
          <w:vertAlign w:val="superscript"/>
        </w:rPr>
        <w:fldChar w:fldCharType="begin"/>
      </w:r>
      <w:r w:rsidR="00AC51AE" w:rsidRPr="0085789A">
        <w:rPr>
          <w:vertAlign w:val="superscript"/>
        </w:rPr>
        <w:instrText xml:space="preserve"> REF _Ref58920120 \r \h </w:instrText>
      </w:r>
      <w:r w:rsidR="00AC51AE">
        <w:rPr>
          <w:vertAlign w:val="superscript"/>
        </w:rPr>
        <w:instrText xml:space="preserve"> \* MERGEFORMAT </w:instrText>
      </w:r>
      <w:r w:rsidR="00AC51AE" w:rsidRPr="0085789A">
        <w:rPr>
          <w:vertAlign w:val="superscript"/>
        </w:rPr>
      </w:r>
      <w:r w:rsidR="00AC51AE" w:rsidRPr="0085789A">
        <w:rPr>
          <w:vertAlign w:val="superscript"/>
        </w:rPr>
        <w:fldChar w:fldCharType="separate"/>
      </w:r>
      <w:r w:rsidR="00AC51AE" w:rsidRPr="0085789A">
        <w:rPr>
          <w:vertAlign w:val="superscript"/>
        </w:rPr>
        <w:t xml:space="preserve">[6]  </w:t>
      </w:r>
      <w:r w:rsidR="00AC51AE" w:rsidRPr="0085789A">
        <w:rPr>
          <w:vertAlign w:val="superscript"/>
        </w:rPr>
        <w:fldChar w:fldCharType="end"/>
      </w:r>
      <w:r w:rsidR="00AC51AE" w:rsidRPr="0085789A">
        <w:rPr>
          <w:vertAlign w:val="superscript"/>
        </w:rPr>
        <w:fldChar w:fldCharType="begin"/>
      </w:r>
      <w:r w:rsidR="00AC51AE" w:rsidRPr="0085789A">
        <w:rPr>
          <w:vertAlign w:val="superscript"/>
        </w:rPr>
        <w:instrText xml:space="preserve"> REF _Ref58920165 \r \h </w:instrText>
      </w:r>
      <w:r w:rsidR="00AC51AE">
        <w:rPr>
          <w:vertAlign w:val="superscript"/>
        </w:rPr>
        <w:instrText xml:space="preserve"> \* MERGEFORMAT </w:instrText>
      </w:r>
      <w:r w:rsidR="00AC51AE" w:rsidRPr="0085789A">
        <w:rPr>
          <w:vertAlign w:val="superscript"/>
        </w:rPr>
      </w:r>
      <w:r w:rsidR="00AC51AE" w:rsidRPr="0085789A">
        <w:rPr>
          <w:vertAlign w:val="superscript"/>
        </w:rPr>
        <w:fldChar w:fldCharType="separate"/>
      </w:r>
      <w:r w:rsidR="00AC51AE" w:rsidRPr="0085789A">
        <w:rPr>
          <w:vertAlign w:val="superscript"/>
        </w:rPr>
        <w:t xml:space="preserve">[7]  </w:t>
      </w:r>
      <w:r w:rsidR="00AC51AE" w:rsidRPr="0085789A">
        <w:rPr>
          <w:vertAlign w:val="superscript"/>
        </w:rPr>
        <w:fldChar w:fldCharType="end"/>
      </w:r>
      <w:r w:rsidR="00544210">
        <w:rPr>
          <w:rFonts w:hint="eastAsia"/>
        </w:rPr>
        <w:t>。</w:t>
      </w:r>
      <w:r w:rsidR="009C208C">
        <w:rPr>
          <w:rFonts w:hint="eastAsia"/>
        </w:rPr>
        <w:t>举例来讲，</w:t>
      </w:r>
      <w:r w:rsidR="005C0A0B">
        <w:rPr>
          <w:rFonts w:hint="eastAsia"/>
        </w:rPr>
        <w:t>合约</w:t>
      </w:r>
      <w:r w:rsidR="005C0A0B">
        <w:rPr>
          <w:rFonts w:hint="eastAsia"/>
        </w:rPr>
        <w:t>A</w:t>
      </w:r>
      <w:r w:rsidR="005C0A0B">
        <w:rPr>
          <w:rFonts w:hint="eastAsia"/>
        </w:rPr>
        <w:t>通过函数</w:t>
      </w:r>
      <w:r w:rsidR="005C0A0B">
        <w:rPr>
          <w:rFonts w:hint="eastAsia"/>
        </w:rPr>
        <w:t>fun</w:t>
      </w:r>
      <w:r w:rsidR="005C0A0B">
        <w:t>1</w:t>
      </w:r>
      <w:r w:rsidR="005C0A0B">
        <w:rPr>
          <w:rFonts w:hint="eastAsia"/>
        </w:rPr>
        <w:t>中的</w:t>
      </w:r>
      <w:r w:rsidR="005C0A0B">
        <w:rPr>
          <w:rFonts w:hint="eastAsia"/>
        </w:rPr>
        <w:t>call</w:t>
      </w:r>
      <w:r w:rsidR="005C0A0B">
        <w:rPr>
          <w:rFonts w:hint="eastAsia"/>
        </w:rPr>
        <w:t>函数向外部合约</w:t>
      </w:r>
      <w:r w:rsidR="005C0A0B">
        <w:rPr>
          <w:rFonts w:hint="eastAsia"/>
        </w:rPr>
        <w:t>B</w:t>
      </w:r>
      <w:r w:rsidR="005C0A0B">
        <w:rPr>
          <w:rFonts w:hint="eastAsia"/>
        </w:rPr>
        <w:t>转移以太币</w:t>
      </w:r>
      <w:r w:rsidR="00E04599">
        <w:rPr>
          <w:rFonts w:hint="eastAsia"/>
        </w:rPr>
        <w:t>时，如果开发者没有指明</w:t>
      </w:r>
      <w:r w:rsidR="00E04599">
        <w:rPr>
          <w:rFonts w:hint="eastAsia"/>
        </w:rPr>
        <w:t>B</w:t>
      </w:r>
      <w:r w:rsidR="00E04599">
        <w:rPr>
          <w:rFonts w:hint="eastAsia"/>
        </w:rPr>
        <w:t>合约中可接受以太币的目标函数（</w:t>
      </w:r>
      <w:r w:rsidR="000D256E">
        <w:rPr>
          <w:rFonts w:hint="eastAsia"/>
        </w:rPr>
        <w:t>即带有</w:t>
      </w:r>
      <w:r w:rsidR="000D256E">
        <w:rPr>
          <w:rFonts w:hint="eastAsia"/>
        </w:rPr>
        <w:t>payable</w:t>
      </w:r>
      <w:r w:rsidR="000D256E">
        <w:rPr>
          <w:rFonts w:hint="eastAsia"/>
        </w:rPr>
        <w:t>标识符的函数</w:t>
      </w:r>
      <w:r w:rsidR="00E04599">
        <w:rPr>
          <w:rFonts w:hint="eastAsia"/>
        </w:rPr>
        <w:t>）</w:t>
      </w:r>
      <w:r w:rsidR="005C0A0B">
        <w:rPr>
          <w:rFonts w:hint="eastAsia"/>
        </w:rPr>
        <w:t>，</w:t>
      </w:r>
      <w:r w:rsidR="00DF60B0">
        <w:rPr>
          <w:rFonts w:hint="eastAsia"/>
        </w:rPr>
        <w:t>则</w:t>
      </w:r>
      <w:r w:rsidR="009C208C">
        <w:rPr>
          <w:rFonts w:hint="eastAsia"/>
        </w:rPr>
        <w:t>会</w:t>
      </w:r>
      <w:r w:rsidR="005C0A0B">
        <w:rPr>
          <w:rFonts w:hint="eastAsia"/>
        </w:rPr>
        <w:t>自动调用</w:t>
      </w:r>
      <w:r w:rsidR="00DF60B0">
        <w:rPr>
          <w:rFonts w:hint="eastAsia"/>
        </w:rPr>
        <w:t>合约</w:t>
      </w:r>
      <w:r w:rsidR="005C0A0B">
        <w:rPr>
          <w:rFonts w:hint="eastAsia"/>
        </w:rPr>
        <w:t>B</w:t>
      </w:r>
      <w:r w:rsidR="005C0A0B">
        <w:rPr>
          <w:rFonts w:hint="eastAsia"/>
        </w:rPr>
        <w:t>中的</w:t>
      </w:r>
      <w:r w:rsidR="005C0A0B">
        <w:rPr>
          <w:rFonts w:hint="eastAsia"/>
        </w:rPr>
        <w:t>fallback</w:t>
      </w:r>
      <w:r w:rsidR="005C0A0B">
        <w:rPr>
          <w:rFonts w:hint="eastAsia"/>
        </w:rPr>
        <w:t>函数，恶意攻击者会在合约</w:t>
      </w:r>
      <w:r w:rsidR="00DF60B0">
        <w:rPr>
          <w:rFonts w:hint="eastAsia"/>
        </w:rPr>
        <w:t>B</w:t>
      </w:r>
      <w:r w:rsidR="005C0A0B">
        <w:rPr>
          <w:rFonts w:hint="eastAsia"/>
        </w:rPr>
        <w:t>中的</w:t>
      </w:r>
      <w:r w:rsidR="005C0A0B">
        <w:rPr>
          <w:rFonts w:hint="eastAsia"/>
        </w:rPr>
        <w:t>fallback</w:t>
      </w:r>
      <w:r w:rsidR="005C0A0B">
        <w:rPr>
          <w:rFonts w:hint="eastAsia"/>
        </w:rPr>
        <w:t>函数里重新调用合约</w:t>
      </w:r>
      <w:r w:rsidR="005C0A0B">
        <w:rPr>
          <w:rFonts w:hint="eastAsia"/>
        </w:rPr>
        <w:t>A</w:t>
      </w:r>
      <w:r w:rsidR="005C0A0B">
        <w:rPr>
          <w:rFonts w:hint="eastAsia"/>
        </w:rPr>
        <w:t>中的</w:t>
      </w:r>
      <w:r w:rsidR="005C0A0B">
        <w:rPr>
          <w:rFonts w:hint="eastAsia"/>
        </w:rPr>
        <w:t>fun</w:t>
      </w:r>
      <w:r w:rsidR="005C0A0B">
        <w:t>1</w:t>
      </w:r>
      <w:r w:rsidR="005C0A0B">
        <w:rPr>
          <w:rFonts w:hint="eastAsia"/>
        </w:rPr>
        <w:t>，如果</w:t>
      </w:r>
      <w:r w:rsidR="005C0A0B">
        <w:rPr>
          <w:rFonts w:hint="eastAsia"/>
        </w:rPr>
        <w:t>fun</w:t>
      </w:r>
      <w:r w:rsidR="005C0A0B">
        <w:t>1</w:t>
      </w:r>
      <w:r w:rsidR="005C0A0B">
        <w:rPr>
          <w:rFonts w:hint="eastAsia"/>
        </w:rPr>
        <w:t>中没有先</w:t>
      </w:r>
      <w:r w:rsidR="00E4582E">
        <w:rPr>
          <w:rFonts w:hint="eastAsia"/>
        </w:rPr>
        <w:t>进行</w:t>
      </w:r>
      <w:r w:rsidR="005C0A0B">
        <w:rPr>
          <w:rFonts w:hint="eastAsia"/>
        </w:rPr>
        <w:t>更改变量的</w:t>
      </w:r>
      <w:r w:rsidR="00E4582E">
        <w:rPr>
          <w:rFonts w:hint="eastAsia"/>
        </w:rPr>
        <w:t>操作</w:t>
      </w:r>
      <w:r w:rsidR="005C0A0B">
        <w:rPr>
          <w:rFonts w:hint="eastAsia"/>
        </w:rPr>
        <w:t>，而是先转移以太币</w:t>
      </w:r>
      <w:r w:rsidR="00D7180E">
        <w:rPr>
          <w:rFonts w:hint="eastAsia"/>
        </w:rPr>
        <w:t>再进行变量修改</w:t>
      </w:r>
      <w:r w:rsidR="005C0A0B">
        <w:rPr>
          <w:rFonts w:hint="eastAsia"/>
        </w:rPr>
        <w:t>，则再次调用过程中仍会满足转移条件，从而不断地将合约</w:t>
      </w:r>
      <w:r w:rsidR="005C0A0B">
        <w:rPr>
          <w:rFonts w:hint="eastAsia"/>
        </w:rPr>
        <w:t>A</w:t>
      </w:r>
      <w:r w:rsidR="005C0A0B">
        <w:rPr>
          <w:rFonts w:hint="eastAsia"/>
        </w:rPr>
        <w:t>的以太币转移给合约</w:t>
      </w:r>
      <w:r w:rsidR="005C0A0B">
        <w:rPr>
          <w:rFonts w:hint="eastAsia"/>
        </w:rPr>
        <w:t>B</w:t>
      </w:r>
      <w:r w:rsidR="005C0A0B">
        <w:rPr>
          <w:rFonts w:hint="eastAsia"/>
        </w:rPr>
        <w:t>。</w:t>
      </w:r>
      <w:r w:rsidR="00CF6F6F">
        <w:rPr>
          <w:rFonts w:hint="eastAsia"/>
        </w:rPr>
        <w:t>此外，</w:t>
      </w:r>
      <w:r w:rsidR="00B70620">
        <w:rPr>
          <w:rFonts w:hint="eastAsia"/>
        </w:rPr>
        <w:t>编译器不会检查</w:t>
      </w:r>
      <w:r w:rsidR="00C0642A">
        <w:rPr>
          <w:rFonts w:hint="eastAsia"/>
        </w:rPr>
        <w:t>call</w:t>
      </w:r>
      <w:r w:rsidR="00B70620">
        <w:rPr>
          <w:rFonts w:hint="eastAsia"/>
        </w:rPr>
        <w:t>函数</w:t>
      </w:r>
      <w:r w:rsidR="0095613A">
        <w:rPr>
          <w:rFonts w:hint="eastAsia"/>
        </w:rPr>
        <w:t>的</w:t>
      </w:r>
      <w:r w:rsidR="00B70620">
        <w:rPr>
          <w:rFonts w:hint="eastAsia"/>
        </w:rPr>
        <w:t>调用对象地址是否存在，如果地址不存在，则以太坊会自动创建地址合约，但</w:t>
      </w:r>
      <w:r w:rsidR="00A364E7">
        <w:rPr>
          <w:rFonts w:hint="eastAsia"/>
        </w:rPr>
        <w:t>由于</w:t>
      </w:r>
      <w:r w:rsidR="00B70620">
        <w:rPr>
          <w:rFonts w:hint="eastAsia"/>
        </w:rPr>
        <w:t>这个合约不属于任何人，</w:t>
      </w:r>
      <w:r w:rsidR="002261F4">
        <w:rPr>
          <w:rFonts w:hint="eastAsia"/>
        </w:rPr>
        <w:t>合约中</w:t>
      </w:r>
      <w:r w:rsidR="00B70620">
        <w:rPr>
          <w:rFonts w:hint="eastAsia"/>
        </w:rPr>
        <w:t>的以太</w:t>
      </w:r>
      <w:proofErr w:type="gramStart"/>
      <w:r w:rsidR="00B70620">
        <w:rPr>
          <w:rFonts w:hint="eastAsia"/>
        </w:rPr>
        <w:t>币无法</w:t>
      </w:r>
      <w:proofErr w:type="gramEnd"/>
      <w:r w:rsidR="00B70620">
        <w:rPr>
          <w:rFonts w:hint="eastAsia"/>
        </w:rPr>
        <w:t>被转移出来，导致以太币的丢失</w:t>
      </w:r>
      <w:r w:rsidR="006C2A6F" w:rsidRPr="0085789A">
        <w:rPr>
          <w:vertAlign w:val="superscript"/>
        </w:rPr>
        <w:fldChar w:fldCharType="begin"/>
      </w:r>
      <w:r w:rsidR="006C2A6F" w:rsidRPr="0085789A">
        <w:rPr>
          <w:vertAlign w:val="superscript"/>
        </w:rPr>
        <w:instrText xml:space="preserve"> REF _Ref69995568 \r \h </w:instrText>
      </w:r>
      <w:r w:rsidR="006C2A6F">
        <w:rPr>
          <w:vertAlign w:val="superscript"/>
        </w:rPr>
        <w:instrText xml:space="preserve"> \* MERGEFORMAT </w:instrText>
      </w:r>
      <w:r w:rsidR="006C2A6F" w:rsidRPr="0085789A">
        <w:rPr>
          <w:vertAlign w:val="superscript"/>
        </w:rPr>
      </w:r>
      <w:r w:rsidR="006C2A6F" w:rsidRPr="0085789A">
        <w:rPr>
          <w:vertAlign w:val="superscript"/>
        </w:rPr>
        <w:fldChar w:fldCharType="separate"/>
      </w:r>
      <w:r w:rsidR="006C2A6F" w:rsidRPr="0085789A">
        <w:rPr>
          <w:vertAlign w:val="superscript"/>
        </w:rPr>
        <w:t xml:space="preserve">[38]  </w:t>
      </w:r>
      <w:r w:rsidR="006C2A6F" w:rsidRPr="0085789A">
        <w:rPr>
          <w:vertAlign w:val="superscript"/>
        </w:rPr>
        <w:fldChar w:fldCharType="end"/>
      </w:r>
      <w:r w:rsidR="00B70620">
        <w:rPr>
          <w:rFonts w:hint="eastAsia"/>
        </w:rPr>
        <w:t>。</w:t>
      </w:r>
    </w:p>
    <w:p w14:paraId="42DCBDE2" w14:textId="0141F128" w:rsidR="005C0A0B" w:rsidRPr="005C0A0B" w:rsidRDefault="005C0A0B" w:rsidP="008516EF">
      <w:pPr>
        <w:pStyle w:val="a3"/>
        <w:ind w:firstLine="372"/>
      </w:pPr>
      <w:r>
        <w:rPr>
          <w:rFonts w:hint="eastAsia"/>
        </w:rPr>
        <w:t>NDF</w:t>
      </w:r>
      <w:r>
        <w:rPr>
          <w:rFonts w:hint="eastAsia"/>
        </w:rPr>
        <w:t>，该度量元统计</w:t>
      </w:r>
      <w:r>
        <w:rPr>
          <w:rFonts w:hint="eastAsia"/>
        </w:rPr>
        <w:t>delegatecall</w:t>
      </w:r>
      <w:r>
        <w:rPr>
          <w:rFonts w:hint="eastAsia"/>
        </w:rPr>
        <w:t>函数的数量。</w:t>
      </w:r>
      <w:r>
        <w:rPr>
          <w:rFonts w:hint="eastAsia"/>
        </w:rPr>
        <w:t>delegatecall</w:t>
      </w:r>
      <w:r>
        <w:rPr>
          <w:rFonts w:hint="eastAsia"/>
        </w:rPr>
        <w:t>函数与</w:t>
      </w:r>
      <w:r>
        <w:rPr>
          <w:rFonts w:hint="eastAsia"/>
        </w:rPr>
        <w:t>call</w:t>
      </w:r>
      <w:r>
        <w:rPr>
          <w:rFonts w:hint="eastAsia"/>
        </w:rPr>
        <w:t>函数相似，区别在于</w:t>
      </w:r>
      <w:r>
        <w:rPr>
          <w:rFonts w:hint="eastAsia"/>
        </w:rPr>
        <w:t>delegatecall</w:t>
      </w:r>
      <w:r>
        <w:rPr>
          <w:rFonts w:hint="eastAsia"/>
        </w:rPr>
        <w:t>函数会在调用合约的上下文执行，例如合约</w:t>
      </w:r>
      <w:r>
        <w:rPr>
          <w:rFonts w:hint="eastAsia"/>
        </w:rPr>
        <w:t>A</w:t>
      </w:r>
      <w:r>
        <w:rPr>
          <w:rFonts w:hint="eastAsia"/>
        </w:rPr>
        <w:t>通过</w:t>
      </w:r>
      <w:r>
        <w:rPr>
          <w:rFonts w:hint="eastAsia"/>
        </w:rPr>
        <w:t>delegatecall</w:t>
      </w:r>
      <w:r>
        <w:rPr>
          <w:rFonts w:hint="eastAsia"/>
        </w:rPr>
        <w:t>函数调用合约</w:t>
      </w:r>
      <w:r>
        <w:rPr>
          <w:rFonts w:hint="eastAsia"/>
        </w:rPr>
        <w:t>B</w:t>
      </w:r>
      <w:r>
        <w:rPr>
          <w:rFonts w:hint="eastAsia"/>
        </w:rPr>
        <w:t>的</w:t>
      </w:r>
      <w:r>
        <w:rPr>
          <w:rFonts w:hint="eastAsia"/>
        </w:rPr>
        <w:t>fun</w:t>
      </w:r>
      <w:r>
        <w:t>2</w:t>
      </w:r>
      <w:r>
        <w:rPr>
          <w:rFonts w:hint="eastAsia"/>
        </w:rPr>
        <w:t>，则</w:t>
      </w:r>
      <w:r>
        <w:rPr>
          <w:rFonts w:hint="eastAsia"/>
        </w:rPr>
        <w:t>fun</w:t>
      </w:r>
      <w:r>
        <w:t>2</w:t>
      </w:r>
      <w:r>
        <w:rPr>
          <w:rFonts w:hint="eastAsia"/>
        </w:rPr>
        <w:t>中的</w:t>
      </w:r>
      <w:r>
        <w:rPr>
          <w:rFonts w:hint="eastAsia"/>
        </w:rPr>
        <w:t>this</w:t>
      </w:r>
      <w:r>
        <w:rPr>
          <w:rFonts w:hint="eastAsia"/>
        </w:rPr>
        <w:t>会指向合约</w:t>
      </w:r>
      <w:r>
        <w:rPr>
          <w:rFonts w:hint="eastAsia"/>
        </w:rPr>
        <w:t>A</w:t>
      </w:r>
      <w:r>
        <w:rPr>
          <w:rFonts w:hint="eastAsia"/>
        </w:rPr>
        <w:t>。不受控制的</w:t>
      </w:r>
      <w:r>
        <w:rPr>
          <w:rFonts w:hint="eastAsia"/>
        </w:rPr>
        <w:t>delegatecall</w:t>
      </w:r>
      <w:r>
        <w:rPr>
          <w:rFonts w:hint="eastAsia"/>
        </w:rPr>
        <w:t>函数会被恶意攻击者利用，从而使被攻击合约执行恶意代码。</w:t>
      </w:r>
      <w:r w:rsidR="002E35A0">
        <w:rPr>
          <w:rFonts w:hint="eastAsia"/>
        </w:rPr>
        <w:t>Parity</w:t>
      </w:r>
      <w:r w:rsidR="002E35A0">
        <w:rPr>
          <w:rFonts w:hint="eastAsia"/>
        </w:rPr>
        <w:t>合约遭受的攻击与</w:t>
      </w:r>
      <w:proofErr w:type="spellStart"/>
      <w:r w:rsidR="002E35A0">
        <w:rPr>
          <w:rFonts w:hint="eastAsia"/>
        </w:rPr>
        <w:t>delegatecall</w:t>
      </w:r>
      <w:proofErr w:type="spellEnd"/>
      <w:r w:rsidR="002E35A0">
        <w:rPr>
          <w:rFonts w:hint="eastAsia"/>
        </w:rPr>
        <w:t>合约相关，在这次攻击中，攻击者发现</w:t>
      </w:r>
      <w:r w:rsidR="002E35A0">
        <w:rPr>
          <w:rFonts w:hint="eastAsia"/>
        </w:rPr>
        <w:t>Parity</w:t>
      </w:r>
      <w:r w:rsidR="002E35A0">
        <w:rPr>
          <w:rFonts w:hint="eastAsia"/>
        </w:rPr>
        <w:t>合约中</w:t>
      </w:r>
      <w:r w:rsidR="00E064D0">
        <w:rPr>
          <w:rFonts w:hint="eastAsia"/>
        </w:rPr>
        <w:t>的</w:t>
      </w:r>
      <w:proofErr w:type="spellStart"/>
      <w:r w:rsidR="002E35A0">
        <w:rPr>
          <w:rFonts w:hint="eastAsia"/>
        </w:rPr>
        <w:t>delegatecall</w:t>
      </w:r>
      <w:proofErr w:type="spellEnd"/>
      <w:r w:rsidR="002E35A0">
        <w:rPr>
          <w:rFonts w:hint="eastAsia"/>
        </w:rPr>
        <w:t>函数能够任意地被外部控制，</w:t>
      </w:r>
      <w:r w:rsidR="00E064D0">
        <w:rPr>
          <w:rFonts w:hint="eastAsia"/>
        </w:rPr>
        <w:t>因此攻击者通过编写了一个经过设计的合约，从而转移了</w:t>
      </w:r>
      <w:r w:rsidR="00E064D0">
        <w:rPr>
          <w:rFonts w:hint="eastAsia"/>
        </w:rPr>
        <w:t>Parity</w:t>
      </w:r>
      <w:r w:rsidR="00E064D0">
        <w:rPr>
          <w:rFonts w:hint="eastAsia"/>
        </w:rPr>
        <w:t>中的价值</w:t>
      </w:r>
      <w:r w:rsidR="00E064D0">
        <w:rPr>
          <w:rFonts w:hint="eastAsia"/>
        </w:rPr>
        <w:t>3</w:t>
      </w:r>
      <w:proofErr w:type="gramStart"/>
      <w:r w:rsidR="00E064D0">
        <w:rPr>
          <w:rFonts w:hint="eastAsia"/>
        </w:rPr>
        <w:t>千万</w:t>
      </w:r>
      <w:proofErr w:type="gramEnd"/>
      <w:r w:rsidR="00E064D0">
        <w:rPr>
          <w:rFonts w:hint="eastAsia"/>
        </w:rPr>
        <w:t>美金的以太币</w:t>
      </w:r>
      <w:r w:rsidR="00A27851" w:rsidRPr="0085789A">
        <w:rPr>
          <w:vertAlign w:val="superscript"/>
        </w:rPr>
        <w:fldChar w:fldCharType="begin"/>
      </w:r>
      <w:r w:rsidR="00A27851" w:rsidRPr="0085789A">
        <w:rPr>
          <w:vertAlign w:val="superscript"/>
        </w:rPr>
        <w:instrText xml:space="preserve"> REF _Ref58920120 \r \h </w:instrText>
      </w:r>
      <w:r w:rsidR="00A27851">
        <w:rPr>
          <w:vertAlign w:val="superscript"/>
        </w:rPr>
        <w:instrText xml:space="preserve"> \* MERGEFORMAT </w:instrText>
      </w:r>
      <w:r w:rsidR="00A27851" w:rsidRPr="0085789A">
        <w:rPr>
          <w:vertAlign w:val="superscript"/>
        </w:rPr>
      </w:r>
      <w:r w:rsidR="00A27851" w:rsidRPr="0085789A">
        <w:rPr>
          <w:vertAlign w:val="superscript"/>
        </w:rPr>
        <w:fldChar w:fldCharType="separate"/>
      </w:r>
      <w:r w:rsidR="00A27851" w:rsidRPr="0085789A">
        <w:rPr>
          <w:vertAlign w:val="superscript"/>
        </w:rPr>
        <w:t xml:space="preserve">[6]  </w:t>
      </w:r>
      <w:r w:rsidR="00A27851" w:rsidRPr="0085789A">
        <w:rPr>
          <w:vertAlign w:val="superscript"/>
        </w:rPr>
        <w:fldChar w:fldCharType="end"/>
      </w:r>
      <w:r w:rsidR="00E064D0">
        <w:rPr>
          <w:rFonts w:hint="eastAsia"/>
        </w:rPr>
        <w:t>。</w:t>
      </w:r>
    </w:p>
    <w:p w14:paraId="4AC8F269" w14:textId="4C8DC8C4" w:rsidR="00324EEE" w:rsidRPr="004C21D9" w:rsidRDefault="00936681" w:rsidP="00E74922">
      <w:pPr>
        <w:pStyle w:val="a3"/>
        <w:numPr>
          <w:ilvl w:val="0"/>
          <w:numId w:val="34"/>
        </w:numPr>
        <w:ind w:leftChars="152" w:left="283" w:firstLineChars="76" w:firstLine="141"/>
      </w:pPr>
      <w:r>
        <w:rPr>
          <w:rFonts w:hint="eastAsia"/>
        </w:rPr>
        <w:t>结构</w:t>
      </w:r>
      <w:r w:rsidR="00324EEE" w:rsidRPr="004C21D9">
        <w:t>相关度量元</w:t>
      </w:r>
    </w:p>
    <w:p w14:paraId="6C1B6073" w14:textId="3C550F2B" w:rsidR="00F15AC7" w:rsidRPr="00F15AC7" w:rsidRDefault="00F15AC7" w:rsidP="00F15AC7">
      <w:pPr>
        <w:pStyle w:val="a3"/>
        <w:ind w:firstLine="372"/>
      </w:pPr>
      <w:r w:rsidRPr="00F15AC7">
        <w:t>NS</w:t>
      </w:r>
      <w:r w:rsidRPr="00F15AC7">
        <w:t>，该度量元统计结构体的数量。结构体可以自定义数据类型，合约中使用结构体的数量越多，代码复杂性和逻辑复杂性越高，</w:t>
      </w:r>
      <w:r w:rsidRPr="00F15AC7">
        <w:rPr>
          <w:rFonts w:hint="eastAsia"/>
        </w:rPr>
        <w:t>通常</w:t>
      </w:r>
      <w:r w:rsidRPr="00F15AC7">
        <w:t>出现缺陷的可能性越大。</w:t>
      </w:r>
    </w:p>
    <w:p w14:paraId="71501442" w14:textId="77777777" w:rsidR="00F15AC7" w:rsidRPr="00F15AC7" w:rsidRDefault="00F15AC7" w:rsidP="00F15AC7">
      <w:pPr>
        <w:pStyle w:val="a3"/>
        <w:ind w:firstLine="372"/>
      </w:pPr>
      <w:r w:rsidRPr="00F15AC7">
        <w:t>NM</w:t>
      </w:r>
      <w:r w:rsidRPr="00F15AC7">
        <w:t>，该度量元统计</w:t>
      </w:r>
      <w:r w:rsidRPr="00F15AC7">
        <w:t>modifier</w:t>
      </w:r>
      <w:r w:rsidRPr="00F15AC7">
        <w:t>的数量。在</w:t>
      </w:r>
      <w:r w:rsidRPr="00F15AC7">
        <w:t>Solidity</w:t>
      </w:r>
      <w:r w:rsidRPr="00F15AC7">
        <w:t>语言中，合约类似于面向对象编程语言的类，除了函数、结构体和成员变量等其他面向对象语言常见的结构外，还有函数修饰器（</w:t>
      </w:r>
      <w:r w:rsidRPr="00F15AC7">
        <w:t>modifier</w:t>
      </w:r>
      <w:r w:rsidRPr="00F15AC7">
        <w:t>）和事件（</w:t>
      </w:r>
      <w:r w:rsidRPr="00F15AC7">
        <w:t>event</w:t>
      </w:r>
      <w:r w:rsidRPr="00F15AC7">
        <w:t>）两种其他语言没有的结构。其中，函数</w:t>
      </w:r>
      <w:proofErr w:type="gramStart"/>
      <w:r w:rsidRPr="00F15AC7">
        <w:t>修饰器</w:t>
      </w:r>
      <w:proofErr w:type="gramEnd"/>
      <w:r w:rsidRPr="00F15AC7">
        <w:t>可以改变函数的行为，带有函数</w:t>
      </w:r>
      <w:proofErr w:type="gramStart"/>
      <w:r w:rsidRPr="00F15AC7">
        <w:t>修饰器</w:t>
      </w:r>
      <w:proofErr w:type="gramEnd"/>
      <w:r w:rsidRPr="00F15AC7">
        <w:t>的函数需要先执行</w:t>
      </w:r>
      <w:proofErr w:type="gramStart"/>
      <w:r w:rsidRPr="00F15AC7">
        <w:t>修饰器</w:t>
      </w:r>
      <w:proofErr w:type="gramEnd"/>
      <w:r w:rsidRPr="00F15AC7">
        <w:t>的内容，例如：在执行函数之前检查某个条件</w:t>
      </w:r>
      <w:r w:rsidRPr="00F15AC7">
        <w:rPr>
          <w:vertAlign w:val="superscript"/>
        </w:rPr>
        <w:fldChar w:fldCharType="begin"/>
      </w:r>
      <w:r w:rsidRPr="00F15AC7">
        <w:rPr>
          <w:vertAlign w:val="superscript"/>
        </w:rPr>
        <w:instrText xml:space="preserve"> REF _Ref58919716 \r \h  \* MERGEFORMAT </w:instrText>
      </w:r>
      <w:r w:rsidRPr="00F15AC7">
        <w:rPr>
          <w:vertAlign w:val="superscript"/>
        </w:rPr>
      </w:r>
      <w:r w:rsidRPr="00F15AC7">
        <w:rPr>
          <w:vertAlign w:val="superscript"/>
        </w:rPr>
        <w:fldChar w:fldCharType="separate"/>
      </w:r>
      <w:r w:rsidRPr="00F15AC7">
        <w:rPr>
          <w:vertAlign w:val="superscript"/>
        </w:rPr>
        <w:t>[9]</w:t>
      </w:r>
      <w:r w:rsidRPr="00F15AC7">
        <w:fldChar w:fldCharType="end"/>
      </w:r>
      <w:r w:rsidRPr="00F15AC7">
        <w:t>。</w:t>
      </w:r>
    </w:p>
    <w:p w14:paraId="5D6A9ABC" w14:textId="28262B2E" w:rsidR="00CF6DA0" w:rsidRPr="004C21D9" w:rsidRDefault="00F15AC7" w:rsidP="00F15AC7">
      <w:pPr>
        <w:pStyle w:val="a3"/>
        <w:ind w:firstLine="372"/>
      </w:pPr>
      <w:r w:rsidRPr="00F15AC7">
        <w:t>NE</w:t>
      </w:r>
      <w:r w:rsidRPr="00F15AC7">
        <w:t>，该度量元统计</w:t>
      </w:r>
      <w:r w:rsidRPr="00F15AC7">
        <w:t>event</w:t>
      </w:r>
      <w:r w:rsidRPr="00F15AC7">
        <w:t>的数量。</w:t>
      </w:r>
      <w:r w:rsidRPr="00F15AC7">
        <w:t>event</w:t>
      </w:r>
      <w:r w:rsidRPr="00F15AC7">
        <w:t>接口允许开发者使用以太坊虚拟机中的日志基础设施，开发者可以利用</w:t>
      </w:r>
      <w:r w:rsidRPr="00F15AC7">
        <w:t>event</w:t>
      </w:r>
      <w:r w:rsidRPr="00F15AC7">
        <w:t>接口监听合约事件</w:t>
      </w:r>
    </w:p>
    <w:p w14:paraId="282BF3A2" w14:textId="1FB92335" w:rsidR="00E230BB" w:rsidRDefault="00C44506" w:rsidP="00831A0E">
      <w:pPr>
        <w:pStyle w:val="a3"/>
        <w:numPr>
          <w:ilvl w:val="0"/>
          <w:numId w:val="34"/>
        </w:numPr>
        <w:ind w:leftChars="152" w:left="283" w:firstLineChars="76" w:firstLine="141"/>
      </w:pPr>
      <w:r>
        <w:rPr>
          <w:rFonts w:hint="eastAsia"/>
        </w:rPr>
        <w:t>异常处理</w:t>
      </w:r>
    </w:p>
    <w:p w14:paraId="32992C9D" w14:textId="7EE80F75" w:rsidR="00C20AC9" w:rsidRPr="00C20AC9" w:rsidRDefault="00C20AC9" w:rsidP="00C20AC9">
      <w:pPr>
        <w:pStyle w:val="a3"/>
        <w:ind w:firstLine="372"/>
      </w:pPr>
      <w:r w:rsidRPr="00C20AC9">
        <w:t>NRF</w:t>
      </w:r>
      <w:r w:rsidRPr="00C20AC9">
        <w:t>，该度量元统计所有函数调用</w:t>
      </w:r>
      <w:r w:rsidRPr="00C20AC9">
        <w:t>require</w:t>
      </w:r>
      <w:r w:rsidRPr="00C20AC9">
        <w:t>函数的次数总和。异常处理可以增</w:t>
      </w:r>
      <w:r w:rsidRPr="00C20AC9">
        <w:rPr>
          <w:rFonts w:hint="eastAsia"/>
        </w:rPr>
        <w:t>强</w:t>
      </w:r>
      <w:r w:rsidRPr="00C20AC9">
        <w:t>代码的健壮性，</w:t>
      </w:r>
      <w:r w:rsidRPr="00C20AC9">
        <w:t>Solidity</w:t>
      </w:r>
      <w:r w:rsidRPr="00C20AC9">
        <w:t>智能合约中使用状态恢复异常来处理错误，当发生异常时，将撤销所有的状态更改，同时向调用者标记错误。</w:t>
      </w:r>
      <w:r w:rsidRPr="00C20AC9">
        <w:t>require</w:t>
      </w:r>
      <w:r w:rsidRPr="00C20AC9">
        <w:t>函数可用于检查由输入或外部组件引起的错误。</w:t>
      </w:r>
      <w:r w:rsidRPr="00C20AC9">
        <w:t>require</w:t>
      </w:r>
      <w:r w:rsidRPr="00C20AC9">
        <w:t>函数的参数有两种形式，接受一个布尔参数，或一个布尔参数和一个字符串。当条件不满足时（即布尔参数为</w:t>
      </w:r>
      <w:r w:rsidRPr="00C20AC9">
        <w:t>false</w:t>
      </w:r>
      <w:r w:rsidRPr="00C20AC9">
        <w:t>）抛出异常，同时撤销状态更改。当</w:t>
      </w:r>
      <w:r w:rsidRPr="00C20AC9">
        <w:t>require</w:t>
      </w:r>
      <w:r w:rsidRPr="00C20AC9">
        <w:t>接受两个参数时，会同时提供一个错误信息。</w:t>
      </w:r>
    </w:p>
    <w:p w14:paraId="1C886BC4" w14:textId="5D248FE4" w:rsidR="00635FA6" w:rsidRDefault="004077F8" w:rsidP="00831A0E">
      <w:pPr>
        <w:pStyle w:val="a3"/>
        <w:numPr>
          <w:ilvl w:val="0"/>
          <w:numId w:val="34"/>
        </w:numPr>
        <w:ind w:leftChars="152" w:left="283" w:firstLineChars="76" w:firstLine="141"/>
      </w:pPr>
      <w:r>
        <w:rPr>
          <w:rFonts w:hint="eastAsia"/>
        </w:rPr>
        <w:t>参数使用</w:t>
      </w:r>
    </w:p>
    <w:p w14:paraId="09CCF979" w14:textId="2BCA20C2" w:rsidR="00764804" w:rsidRPr="00241BB9" w:rsidRDefault="00764804" w:rsidP="00B35611">
      <w:pPr>
        <w:pStyle w:val="a3"/>
        <w:ind w:firstLine="372"/>
      </w:pPr>
      <w:r w:rsidRPr="00241BB9">
        <w:t>TNP</w:t>
      </w:r>
      <w:r w:rsidRPr="00241BB9">
        <w:t>，该度量元统计各个函数参数的总数量。</w:t>
      </w:r>
      <w:r w:rsidRPr="00241BB9">
        <w:t>Solidity</w:t>
      </w:r>
      <w:r w:rsidRPr="00241BB9">
        <w:t>智能合约中，各个合约之间通过函数调用实现业务功能，如以太币的转账或信息交互等，所以合约中的函数参数应被关注。</w:t>
      </w:r>
    </w:p>
    <w:p w14:paraId="178B4694" w14:textId="77777777" w:rsidR="00764804" w:rsidRPr="00241BB9" w:rsidRDefault="00764804" w:rsidP="00B35611">
      <w:pPr>
        <w:pStyle w:val="a3"/>
        <w:ind w:firstLine="372"/>
      </w:pPr>
      <w:r w:rsidRPr="00241BB9">
        <w:t>NUAP</w:t>
      </w:r>
      <w:r w:rsidRPr="00241BB9">
        <w:t>，该度量元统计各个函数中使用</w:t>
      </w:r>
      <w:r w:rsidRPr="00241BB9">
        <w:t>address</w:t>
      </w:r>
      <w:r w:rsidRPr="00241BB9">
        <w:t>类型参数的次数。特别是当函数使用</w:t>
      </w:r>
      <w:r w:rsidRPr="00241BB9">
        <w:t>address</w:t>
      </w:r>
      <w:r w:rsidRPr="00241BB9">
        <w:t>类型的参数时，实现的功能通常与以太币的数量变动有关，因此</w:t>
      </w:r>
      <w:r w:rsidRPr="00241BB9">
        <w:t>address</w:t>
      </w:r>
      <w:r w:rsidRPr="00241BB9">
        <w:t>类型的参数应被更加关注。</w:t>
      </w:r>
    </w:p>
    <w:p w14:paraId="551F4CA8" w14:textId="77777777" w:rsidR="00764804" w:rsidRPr="00241BB9" w:rsidRDefault="00764804" w:rsidP="00B35611">
      <w:pPr>
        <w:pStyle w:val="a3"/>
        <w:ind w:firstLine="372"/>
      </w:pPr>
      <w:r w:rsidRPr="00241BB9">
        <w:t>TNMSV</w:t>
      </w:r>
      <w:r w:rsidRPr="00241BB9">
        <w:t>，该度量元统计各个函数对状态变量的修改的次数总和。合约中的状态变量所存储的值会永久存</w:t>
      </w:r>
      <w:r w:rsidRPr="00241BB9">
        <w:lastRenderedPageBreak/>
        <w:t>储在合约中，状态变量通常存储重要信息，如：拥有者地址、参与者地址等，不恰当的状态变量修改可能会导致缺陷。</w:t>
      </w:r>
    </w:p>
    <w:p w14:paraId="2CCCA3A9" w14:textId="49E7651B" w:rsidR="00764804" w:rsidRDefault="00764804" w:rsidP="00B35611">
      <w:pPr>
        <w:pStyle w:val="a3"/>
        <w:ind w:firstLine="372"/>
      </w:pPr>
      <w:r w:rsidRPr="00241BB9">
        <w:t>如</w:t>
      </w:r>
      <w:r w:rsidRPr="00241BB9">
        <w:fldChar w:fldCharType="begin"/>
      </w:r>
      <w:r w:rsidRPr="00241BB9">
        <w:instrText xml:space="preserve"> REF _Ref59100731 \h  \* MERGEFORMAT </w:instrText>
      </w:r>
      <w:r w:rsidRPr="00241BB9">
        <w:fldChar w:fldCharType="separate"/>
      </w:r>
      <w:r w:rsidRPr="00241BB9">
        <w:t>图</w:t>
      </w:r>
      <w:r w:rsidRPr="00241BB9">
        <w:t>1</w:t>
      </w:r>
      <w:r w:rsidRPr="00241BB9">
        <w:fldChar w:fldCharType="end"/>
      </w:r>
      <w:r w:rsidRPr="00241BB9">
        <w:t>所示</w:t>
      </w:r>
      <w:r w:rsidRPr="00241BB9">
        <w:rPr>
          <w:rFonts w:hint="eastAsia"/>
        </w:rPr>
        <w:t>，</w:t>
      </w:r>
      <w:r w:rsidRPr="00241BB9">
        <w:t>我们</w:t>
      </w:r>
      <w:r w:rsidRPr="00241BB9">
        <w:rPr>
          <w:rFonts w:hint="eastAsia"/>
        </w:rPr>
        <w:t>以地址为</w:t>
      </w:r>
      <w:r w:rsidRPr="000445BD">
        <w:t>0x0dd1093721997be0421f49597820df3bfd1dc755</w:t>
      </w:r>
      <w:r w:rsidRPr="00241BB9">
        <w:footnoteReference w:id="5"/>
      </w:r>
      <w:r w:rsidRPr="00241BB9">
        <w:rPr>
          <w:rFonts w:hint="eastAsia"/>
        </w:rPr>
        <w:t>的</w:t>
      </w:r>
      <w:r w:rsidRPr="00241BB9">
        <w:t>Solidity</w:t>
      </w:r>
      <w:r w:rsidRPr="00241BB9">
        <w:rPr>
          <w:rFonts w:hint="eastAsia"/>
        </w:rPr>
        <w:t>合约改写的代码片段为例，介绍该组</w:t>
      </w:r>
      <w:proofErr w:type="gramStart"/>
      <w:r w:rsidRPr="00241BB9">
        <w:rPr>
          <w:rFonts w:hint="eastAsia"/>
        </w:rPr>
        <w:t>度量元</w:t>
      </w:r>
      <w:proofErr w:type="gramEnd"/>
      <w:r w:rsidRPr="00241BB9">
        <w:rPr>
          <w:rFonts w:hint="eastAsia"/>
        </w:rPr>
        <w:t>的计算方式</w:t>
      </w:r>
      <w:r w:rsidRPr="00241BB9">
        <w:t>。该例中</w:t>
      </w:r>
      <w:r w:rsidRPr="00241BB9">
        <w:t>TNP</w:t>
      </w:r>
      <w:r w:rsidRPr="00241BB9">
        <w:t>的值为</w:t>
      </w:r>
      <w:r w:rsidRPr="00241BB9">
        <w:t>1</w:t>
      </w:r>
      <w:r w:rsidRPr="00241BB9">
        <w:t>，因为函数</w:t>
      </w:r>
      <w:r w:rsidRPr="00241BB9">
        <w:t>f1</w:t>
      </w:r>
      <w:r w:rsidRPr="00241BB9">
        <w:t>的参数列表中</w:t>
      </w:r>
      <w:r w:rsidRPr="00241BB9">
        <w:rPr>
          <w:rFonts w:hint="eastAsia"/>
        </w:rPr>
        <w:t>只</w:t>
      </w:r>
      <w:r w:rsidRPr="00241BB9">
        <w:t>含有</w:t>
      </w:r>
      <w:r w:rsidRPr="00241BB9">
        <w:rPr>
          <w:rFonts w:hint="eastAsia"/>
        </w:rPr>
        <w:t>1</w:t>
      </w:r>
      <w:r w:rsidRPr="00241BB9">
        <w:t>个参数；</w:t>
      </w:r>
      <w:r w:rsidRPr="00241BB9">
        <w:t>NUAP</w:t>
      </w:r>
      <w:r w:rsidRPr="00241BB9">
        <w:t>的值为</w:t>
      </w:r>
      <w:r w:rsidRPr="00241BB9">
        <w:t>3</w:t>
      </w:r>
      <w:r w:rsidRPr="00241BB9">
        <w:t>，因为</w:t>
      </w:r>
      <w:r w:rsidRPr="00241BB9">
        <w:t>f1</w:t>
      </w:r>
      <w:r w:rsidRPr="00241BB9">
        <w:t>中有</w:t>
      </w:r>
      <w:r w:rsidRPr="00241BB9">
        <w:rPr>
          <w:rFonts w:hint="eastAsia"/>
        </w:rPr>
        <w:t>3</w:t>
      </w:r>
      <w:r w:rsidRPr="00241BB9">
        <w:t>个函数调用了</w:t>
      </w:r>
      <w:r w:rsidRPr="00241BB9">
        <w:t>address</w:t>
      </w:r>
      <w:r w:rsidRPr="00241BB9">
        <w:t>类型参数，即</w:t>
      </w:r>
      <w:proofErr w:type="spellStart"/>
      <w:r w:rsidRPr="00241BB9">
        <w:t>newOwner</w:t>
      </w:r>
      <w:proofErr w:type="spellEnd"/>
      <w:r w:rsidRPr="00241BB9">
        <w:t>；</w:t>
      </w:r>
      <w:r w:rsidRPr="00241BB9">
        <w:t>TNMSV</w:t>
      </w:r>
      <w:r w:rsidRPr="00241BB9">
        <w:t>的值为</w:t>
      </w:r>
      <w:r w:rsidRPr="00241BB9">
        <w:t>1</w:t>
      </w:r>
      <w:r w:rsidRPr="00241BB9">
        <w:t>，因为</w:t>
      </w:r>
      <w:r w:rsidRPr="00241BB9">
        <w:t>f1</w:t>
      </w:r>
      <w:r w:rsidRPr="00241BB9">
        <w:t>中最后一行对状态变量进行了修改</w:t>
      </w:r>
      <w:r w:rsidRPr="00241BB9">
        <w:rPr>
          <w:rFonts w:hint="eastAsia"/>
        </w:rPr>
        <w:t>，修改次数为</w:t>
      </w:r>
      <w:r w:rsidRPr="00241BB9">
        <w:rPr>
          <w:rFonts w:hint="eastAsia"/>
        </w:rPr>
        <w:t>1</w:t>
      </w:r>
      <w:r w:rsidRPr="00241BB9">
        <w:rPr>
          <w:rFonts w:hint="eastAsia"/>
        </w:rPr>
        <w:t>次</w:t>
      </w:r>
      <w:r w:rsidRPr="00241BB9">
        <w:t>。</w:t>
      </w:r>
    </w:p>
    <w:p w14:paraId="4D1EA08A" w14:textId="2B019EE8" w:rsidR="00746B76" w:rsidRDefault="00746B76" w:rsidP="00B35611">
      <w:pPr>
        <w:pStyle w:val="a3"/>
        <w:ind w:firstLine="372"/>
      </w:pPr>
    </w:p>
    <w:p w14:paraId="57D6BB38" w14:textId="401E9EB5" w:rsidR="00FB5E04" w:rsidRDefault="00746B76" w:rsidP="00FB5E04">
      <w:pPr>
        <w:pStyle w:val="a3"/>
        <w:ind w:firstLineChars="853" w:firstLine="1842"/>
      </w:pPr>
      <w:r w:rsidRPr="006C2B8E">
        <w:rPr>
          <w:noProof/>
          <w:sz w:val="21"/>
          <w:szCs w:val="21"/>
        </w:rPr>
        <mc:AlternateContent>
          <mc:Choice Requires="wps">
            <w:drawing>
              <wp:inline distT="0" distB="0" distL="0" distR="0" wp14:anchorId="36A14D95" wp14:editId="1775B970">
                <wp:extent cx="2922908" cy="1404620"/>
                <wp:effectExtent l="0" t="0" r="10795"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8" cy="1404620"/>
                        </a:xfrm>
                        <a:prstGeom prst="rect">
                          <a:avLst/>
                        </a:prstGeom>
                        <a:solidFill>
                          <a:srgbClr val="FFFFFF"/>
                        </a:solidFill>
                        <a:ln w="9525">
                          <a:solidFill>
                            <a:srgbClr val="000000"/>
                          </a:solidFill>
                          <a:miter lim="800000"/>
                          <a:headEnd/>
                          <a:tailEnd/>
                        </a:ln>
                      </wps:spPr>
                      <wps:txbx>
                        <w:txbxContent>
                          <w:p w14:paraId="18DDD456" w14:textId="77777777" w:rsidR="004F07CC" w:rsidRDefault="004F07CC" w:rsidP="00FB5E04">
                            <w:pPr>
                              <w:jc w:val="left"/>
                            </w:pPr>
                            <w:r>
                              <w:t>contract Ownable {</w:t>
                            </w:r>
                          </w:p>
                          <w:p w14:paraId="1127B2D9" w14:textId="77777777" w:rsidR="004F07CC" w:rsidRDefault="004F07CC" w:rsidP="00FB5E04">
                            <w:pPr>
                              <w:jc w:val="left"/>
                            </w:pPr>
                            <w:r>
                              <w:t xml:space="preserve">  address public owner;</w:t>
                            </w:r>
                          </w:p>
                          <w:p w14:paraId="3B04ECE0" w14:textId="77777777" w:rsidR="004F07CC" w:rsidRDefault="004F07CC" w:rsidP="00FB5E04">
                            <w:pPr>
                              <w:jc w:val="left"/>
                            </w:pPr>
                            <w:r>
                              <w:t xml:space="preserve">  event event1(address indexed previousOwner, address indexed newOwner);</w:t>
                            </w:r>
                          </w:p>
                          <w:p w14:paraId="47001023" w14:textId="77777777" w:rsidR="004F07CC" w:rsidRDefault="004F07CC" w:rsidP="00FB5E04">
                            <w:pPr>
                              <w:jc w:val="left"/>
                            </w:pPr>
                            <w:r>
                              <w:t xml:space="preserve">  modifier modifier1() {</w:t>
                            </w:r>
                          </w:p>
                          <w:p w14:paraId="6877E27C" w14:textId="77777777" w:rsidR="004F07CC" w:rsidRDefault="004F07CC" w:rsidP="00FB5E04">
                            <w:pPr>
                              <w:jc w:val="left"/>
                            </w:pPr>
                            <w:r>
                              <w:t xml:space="preserve">    require(msg.sender == owner);</w:t>
                            </w:r>
                          </w:p>
                          <w:p w14:paraId="5A388BBB" w14:textId="77777777" w:rsidR="004F07CC" w:rsidRDefault="004F07CC" w:rsidP="00FB5E04">
                            <w:pPr>
                              <w:jc w:val="left"/>
                            </w:pPr>
                            <w:r>
                              <w:t xml:space="preserve">    _;</w:t>
                            </w:r>
                          </w:p>
                          <w:p w14:paraId="46557939" w14:textId="77777777" w:rsidR="004F07CC" w:rsidRDefault="004F07CC" w:rsidP="00FB5E04">
                            <w:pPr>
                              <w:jc w:val="left"/>
                            </w:pPr>
                            <w:r>
                              <w:t xml:space="preserve">  }</w:t>
                            </w:r>
                          </w:p>
                          <w:p w14:paraId="581855F3" w14:textId="77777777" w:rsidR="004F07CC" w:rsidRDefault="004F07CC" w:rsidP="00FB5E04">
                            <w:pPr>
                              <w:jc w:val="left"/>
                            </w:pPr>
                            <w:r>
                              <w:t xml:space="preserve">  function f1(address newOwner) onlyOwner public {</w:t>
                            </w:r>
                          </w:p>
                          <w:p w14:paraId="38A627BD" w14:textId="77777777" w:rsidR="004F07CC" w:rsidRDefault="004F07CC" w:rsidP="00FB5E04">
                            <w:pPr>
                              <w:jc w:val="left"/>
                            </w:pPr>
                            <w:r>
                              <w:t xml:space="preserve">    require(newOwner != address(0));</w:t>
                            </w:r>
                          </w:p>
                          <w:p w14:paraId="594F5D0B" w14:textId="77777777" w:rsidR="004F07CC" w:rsidRDefault="004F07CC" w:rsidP="00FB5E04">
                            <w:pPr>
                              <w:jc w:val="left"/>
                            </w:pPr>
                            <w:r>
                              <w:t xml:space="preserve">    OwnershipTransferred(owner, newOwner);</w:t>
                            </w:r>
                          </w:p>
                          <w:p w14:paraId="54B1519A" w14:textId="77777777" w:rsidR="004F07CC" w:rsidRDefault="004F07CC" w:rsidP="00FB5E04">
                            <w:pPr>
                              <w:jc w:val="left"/>
                            </w:pPr>
                            <w:r>
                              <w:t xml:space="preserve">    owner = newOwner;</w:t>
                            </w:r>
                          </w:p>
                          <w:p w14:paraId="31945C49" w14:textId="77777777" w:rsidR="004F07CC" w:rsidRDefault="004F07CC" w:rsidP="00FB5E04">
                            <w:pPr>
                              <w:jc w:val="left"/>
                            </w:pPr>
                            <w:r>
                              <w:t xml:space="preserve">  }</w:t>
                            </w:r>
                          </w:p>
                          <w:p w14:paraId="23A5201B" w14:textId="77777777" w:rsidR="004F07CC" w:rsidRDefault="004F07CC" w:rsidP="00FB5E04">
                            <w:pPr>
                              <w:jc w:val="left"/>
                            </w:pPr>
                            <w:r>
                              <w:t>}</w:t>
                            </w:r>
                          </w:p>
                        </w:txbxContent>
                      </wps:txbx>
                      <wps:bodyPr rot="0" vert="horz" wrap="square" lIns="91440" tIns="45720" rIns="91440" bIns="45720" anchor="ctr" anchorCtr="0">
                        <a:spAutoFit/>
                      </wps:bodyPr>
                    </wps:wsp>
                  </a:graphicData>
                </a:graphic>
              </wp:inline>
            </w:drawing>
          </mc:Choice>
          <mc:Fallback>
            <w:pict>
              <v:shapetype w14:anchorId="36A14D95" id="_x0000_t202" coordsize="21600,21600" o:spt="202" path="m,l,21600r21600,l21600,xe">
                <v:stroke joinstyle="miter"/>
                <v:path gradientshapeok="t" o:connecttype="rect"/>
              </v:shapetype>
              <v:shape id="文本框 2" o:spid="_x0000_s1026" type="#_x0000_t202" style="width:230.1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">
                <v:textbox style="mso-fit-shape-to-text:t">
                  <w:txbxContent>
                    <w:p w14:paraId="18DDD456" w14:textId="77777777" w:rsidR="004F07CC" w:rsidRDefault="004F07CC" w:rsidP="00FB5E04">
                      <w:pPr>
                        <w:jc w:val="left"/>
                      </w:pPr>
                      <w:r>
                        <w:t>contract Ownable {</w:t>
                      </w:r>
                    </w:p>
                    <w:p w14:paraId="1127B2D9" w14:textId="77777777" w:rsidR="004F07CC" w:rsidRDefault="004F07CC" w:rsidP="00FB5E04">
                      <w:pPr>
                        <w:jc w:val="left"/>
                      </w:pPr>
                      <w:r>
                        <w:t xml:space="preserve">  address public owner;</w:t>
                      </w:r>
                    </w:p>
                    <w:p w14:paraId="3B04ECE0" w14:textId="77777777" w:rsidR="004F07CC" w:rsidRDefault="004F07CC" w:rsidP="00FB5E04">
                      <w:pPr>
                        <w:jc w:val="left"/>
                      </w:pPr>
                      <w:r>
                        <w:t xml:space="preserve">  event event1(address indexed previousOwner, address indexed newOwner);</w:t>
                      </w:r>
                    </w:p>
                    <w:p w14:paraId="47001023" w14:textId="77777777" w:rsidR="004F07CC" w:rsidRDefault="004F07CC" w:rsidP="00FB5E04">
                      <w:pPr>
                        <w:jc w:val="left"/>
                      </w:pPr>
                      <w:r>
                        <w:t xml:space="preserve">  modifier modifier1() {</w:t>
                      </w:r>
                    </w:p>
                    <w:p w14:paraId="6877E27C" w14:textId="77777777" w:rsidR="004F07CC" w:rsidRDefault="004F07CC" w:rsidP="00FB5E04">
                      <w:pPr>
                        <w:jc w:val="left"/>
                      </w:pPr>
                      <w:r>
                        <w:t xml:space="preserve">    require(msg.sender == owner);</w:t>
                      </w:r>
                    </w:p>
                    <w:p w14:paraId="5A388BBB" w14:textId="77777777" w:rsidR="004F07CC" w:rsidRDefault="004F07CC" w:rsidP="00FB5E04">
                      <w:pPr>
                        <w:jc w:val="left"/>
                      </w:pPr>
                      <w:r>
                        <w:t xml:space="preserve">    _;</w:t>
                      </w:r>
                    </w:p>
                    <w:p w14:paraId="46557939" w14:textId="77777777" w:rsidR="004F07CC" w:rsidRDefault="004F07CC" w:rsidP="00FB5E04">
                      <w:pPr>
                        <w:jc w:val="left"/>
                      </w:pPr>
                      <w:r>
                        <w:t xml:space="preserve">  }</w:t>
                      </w:r>
                    </w:p>
                    <w:p w14:paraId="581855F3" w14:textId="77777777" w:rsidR="004F07CC" w:rsidRDefault="004F07CC" w:rsidP="00FB5E04">
                      <w:pPr>
                        <w:jc w:val="left"/>
                      </w:pPr>
                      <w:r>
                        <w:t xml:space="preserve">  function f1(address newOwner) onlyOwner public {</w:t>
                      </w:r>
                    </w:p>
                    <w:p w14:paraId="38A627BD" w14:textId="77777777" w:rsidR="004F07CC" w:rsidRDefault="004F07CC" w:rsidP="00FB5E04">
                      <w:pPr>
                        <w:jc w:val="left"/>
                      </w:pPr>
                      <w:r>
                        <w:t xml:space="preserve">    require(newOwner != address(0));</w:t>
                      </w:r>
                    </w:p>
                    <w:p w14:paraId="594F5D0B" w14:textId="77777777" w:rsidR="004F07CC" w:rsidRDefault="004F07CC" w:rsidP="00FB5E04">
                      <w:pPr>
                        <w:jc w:val="left"/>
                      </w:pPr>
                      <w:r>
                        <w:t xml:space="preserve">    OwnershipTransferred(owner, newOwner);</w:t>
                      </w:r>
                    </w:p>
                    <w:p w14:paraId="54B1519A" w14:textId="77777777" w:rsidR="004F07CC" w:rsidRDefault="004F07CC" w:rsidP="00FB5E04">
                      <w:pPr>
                        <w:jc w:val="left"/>
                      </w:pPr>
                      <w:r>
                        <w:t xml:space="preserve">    owner = newOwner;</w:t>
                      </w:r>
                    </w:p>
                    <w:p w14:paraId="31945C49" w14:textId="77777777" w:rsidR="004F07CC" w:rsidRDefault="004F07CC" w:rsidP="00FB5E04">
                      <w:pPr>
                        <w:jc w:val="left"/>
                      </w:pPr>
                      <w:r>
                        <w:t xml:space="preserve">  }</w:t>
                      </w:r>
                    </w:p>
                    <w:p w14:paraId="23A5201B" w14:textId="77777777" w:rsidR="004F07CC" w:rsidRDefault="004F07CC" w:rsidP="00FB5E04">
                      <w:pPr>
                        <w:jc w:val="left"/>
                      </w:pPr>
                      <w:r>
                        <w:t>}</w:t>
                      </w:r>
                    </w:p>
                  </w:txbxContent>
                </v:textbox>
                <w10:anchorlock/>
              </v:shape>
            </w:pict>
          </mc:Fallback>
        </mc:AlternateContent>
      </w:r>
    </w:p>
    <w:p w14:paraId="0C4D7D45" w14:textId="5768E255" w:rsidR="00566884" w:rsidRPr="006C2B8E" w:rsidRDefault="00566884" w:rsidP="00566884">
      <w:pPr>
        <w:pStyle w:val="a9"/>
        <w:jc w:val="center"/>
        <w:rPr>
          <w:rFonts w:ascii="Times New Roman" w:eastAsia="宋体" w:hAnsi="Times New Roman"/>
          <w:szCs w:val="18"/>
        </w:rPr>
      </w:pPr>
      <w:bookmarkStart w:id="204" w:name="_Ref59100731"/>
      <w:r w:rsidRPr="006C2B8E">
        <w:rPr>
          <w:rFonts w:ascii="Times New Roman" w:eastAsia="宋体" w:hAnsi="Times New Roman"/>
          <w:szCs w:val="18"/>
        </w:rPr>
        <w:t>图</w:t>
      </w:r>
      <w:r w:rsidRPr="006C2B8E">
        <w:rPr>
          <w:rFonts w:ascii="Times New Roman" w:eastAsia="宋体" w:hAnsi="Times New Roman"/>
          <w:szCs w:val="18"/>
        </w:rPr>
        <w:fldChar w:fldCharType="begin"/>
      </w:r>
      <w:r w:rsidRPr="00323B56">
        <w:rPr>
          <w:rFonts w:ascii="Times New Roman" w:eastAsia="宋体" w:hAnsi="Times New Roman"/>
          <w:szCs w:val="18"/>
        </w:rPr>
        <w:instrText xml:space="preserve"> SEQ </w:instrText>
      </w:r>
      <w:r w:rsidRPr="00323B56">
        <w:rPr>
          <w:rFonts w:ascii="Times New Roman" w:eastAsia="宋体" w:hAnsi="Times New Roman"/>
          <w:szCs w:val="18"/>
        </w:rPr>
        <w:instrText>图</w:instrText>
      </w:r>
      <w:r w:rsidRPr="00323B56">
        <w:rPr>
          <w:rFonts w:ascii="Times New Roman" w:eastAsia="宋体" w:hAnsi="Times New Roman"/>
          <w:szCs w:val="18"/>
        </w:rPr>
        <w:instrText xml:space="preserve"> \* ARABIC </w:instrText>
      </w:r>
      <w:r w:rsidRPr="006C2B8E">
        <w:rPr>
          <w:rFonts w:ascii="Times New Roman" w:eastAsia="宋体" w:hAnsi="Times New Roman"/>
          <w:szCs w:val="18"/>
        </w:rPr>
        <w:fldChar w:fldCharType="separate"/>
      </w:r>
      <w:r w:rsidR="0006434D">
        <w:rPr>
          <w:rFonts w:ascii="Times New Roman" w:eastAsia="宋体" w:hAnsi="Times New Roman"/>
          <w:noProof/>
          <w:szCs w:val="18"/>
        </w:rPr>
        <w:t>1</w:t>
      </w:r>
      <w:r w:rsidRPr="006C2B8E">
        <w:rPr>
          <w:rFonts w:ascii="Times New Roman" w:eastAsia="宋体" w:hAnsi="Times New Roman"/>
          <w:szCs w:val="18"/>
        </w:rPr>
        <w:fldChar w:fldCharType="end"/>
      </w:r>
      <w:bookmarkEnd w:id="204"/>
      <w:r w:rsidRPr="006C2B8E">
        <w:rPr>
          <w:rFonts w:ascii="Times New Roman" w:eastAsia="宋体" w:hAnsi="Times New Roman"/>
          <w:szCs w:val="18"/>
        </w:rPr>
        <w:t xml:space="preserve"> Solidity</w:t>
      </w:r>
      <w:r w:rsidRPr="006C2B8E">
        <w:rPr>
          <w:rFonts w:ascii="Times New Roman" w:eastAsia="宋体" w:hAnsi="Times New Roman"/>
          <w:szCs w:val="18"/>
        </w:rPr>
        <w:t>源代码</w:t>
      </w:r>
      <w:r>
        <w:rPr>
          <w:rFonts w:ascii="Times New Roman" w:eastAsia="宋体" w:hAnsi="Times New Roman" w:hint="eastAsia"/>
          <w:szCs w:val="18"/>
        </w:rPr>
        <w:t>示</w:t>
      </w:r>
      <w:r w:rsidRPr="006C2B8E">
        <w:rPr>
          <w:rFonts w:ascii="Times New Roman" w:eastAsia="宋体" w:hAnsi="Times New Roman"/>
          <w:szCs w:val="18"/>
        </w:rPr>
        <w:t>例</w:t>
      </w:r>
    </w:p>
    <w:p w14:paraId="079922EF" w14:textId="77777777" w:rsidR="00746B76" w:rsidRPr="00241BB9" w:rsidRDefault="00746B76" w:rsidP="00B35611">
      <w:pPr>
        <w:pStyle w:val="a3"/>
        <w:ind w:firstLine="372"/>
      </w:pPr>
    </w:p>
    <w:p w14:paraId="60BE7355" w14:textId="19ED687E" w:rsidR="004077F8" w:rsidRDefault="004077F8" w:rsidP="00831A0E">
      <w:pPr>
        <w:pStyle w:val="a3"/>
        <w:numPr>
          <w:ilvl w:val="0"/>
          <w:numId w:val="34"/>
        </w:numPr>
        <w:ind w:leftChars="152" w:left="283" w:firstLineChars="76" w:firstLine="141"/>
      </w:pPr>
      <w:r>
        <w:rPr>
          <w:rFonts w:hint="eastAsia"/>
        </w:rPr>
        <w:t>易错操作</w:t>
      </w:r>
    </w:p>
    <w:p w14:paraId="3D6E3E66" w14:textId="7374BB53" w:rsidR="00583864" w:rsidRDefault="00583864" w:rsidP="003A0773">
      <w:pPr>
        <w:pStyle w:val="a3"/>
        <w:ind w:firstLine="372"/>
      </w:pPr>
      <w:r w:rsidRPr="003A0773">
        <w:t>NDO</w:t>
      </w:r>
      <w:r w:rsidRPr="003A0773">
        <w:t>，该度量元统计各个函数使用除号的数量。</w:t>
      </w:r>
      <w:r w:rsidRPr="003A0773">
        <w:t>Solidity</w:t>
      </w:r>
      <w:r w:rsidRPr="003A0773">
        <w:t>智能合约中，两个整数相除的结果会被截断（仅被编译为</w:t>
      </w:r>
      <w:r w:rsidRPr="003A0773">
        <w:t>EVM</w:t>
      </w:r>
      <w:r w:rsidRPr="003A0773">
        <w:t>中的</w:t>
      </w:r>
      <w:r w:rsidRPr="003A0773">
        <w:t>DIV</w:t>
      </w:r>
      <w:r w:rsidRPr="003A0773">
        <w:t>操作码），如果开发人员不注意截断问题，在进行乘法运算前或在发送以太币操作前进行除法运算，可能会造成错误。</w:t>
      </w:r>
      <w:r w:rsidR="005D1D57">
        <w:t>BSCSCS</w:t>
      </w:r>
      <w:r w:rsidR="00E25ADC">
        <w:rPr>
          <w:rFonts w:hint="eastAsia"/>
        </w:rPr>
        <w:t>指出</w:t>
      </w:r>
      <w:r w:rsidRPr="003A0773">
        <w:t>乘法前进行除法运算（</w:t>
      </w:r>
      <w:proofErr w:type="spellStart"/>
      <w:r w:rsidRPr="003A0773">
        <w:t>DivisionBeforeMultiply</w:t>
      </w:r>
      <w:proofErr w:type="spellEnd"/>
      <w:r w:rsidRPr="003A0773">
        <w:t>）和调用价值前进行除法运算（</w:t>
      </w:r>
      <w:proofErr w:type="spellStart"/>
      <w:r w:rsidRPr="003A0773">
        <w:t>DivisionBeforeCallvalue</w:t>
      </w:r>
      <w:proofErr w:type="spellEnd"/>
      <w:r w:rsidRPr="003A0773">
        <w:t>）两种漏洞与整数除法相关。</w:t>
      </w:r>
      <w:r w:rsidR="00412C93">
        <w:rPr>
          <w:rFonts w:hint="eastAsia"/>
        </w:rPr>
        <w:t>此外，被除数如果为</w:t>
      </w:r>
      <w:r w:rsidR="00412C93">
        <w:rPr>
          <w:rFonts w:hint="eastAsia"/>
        </w:rPr>
        <w:t>0</w:t>
      </w:r>
      <w:r w:rsidR="00412C93">
        <w:rPr>
          <w:rFonts w:hint="eastAsia"/>
        </w:rPr>
        <w:t>则会导致</w:t>
      </w:r>
      <w:proofErr w:type="gramStart"/>
      <w:r w:rsidR="00412C93">
        <w:rPr>
          <w:rFonts w:hint="eastAsia"/>
        </w:rPr>
        <w:t>除零错误</w:t>
      </w:r>
      <w:proofErr w:type="gramEnd"/>
      <w:r w:rsidR="00994DA0" w:rsidRPr="005D1D57">
        <w:rPr>
          <w:vertAlign w:val="superscript"/>
        </w:rPr>
        <w:fldChar w:fldCharType="begin"/>
      </w:r>
      <w:r w:rsidR="00994DA0" w:rsidRPr="005D1D57">
        <w:rPr>
          <w:vertAlign w:val="superscript"/>
        </w:rPr>
        <w:instrText xml:space="preserve"> REF _Ref58920252 \r \h </w:instrText>
      </w:r>
      <w:r w:rsidR="00994DA0">
        <w:rPr>
          <w:vertAlign w:val="superscript"/>
        </w:rPr>
        <w:instrText xml:space="preserve"> \* MERGEFORMAT </w:instrText>
      </w:r>
      <w:r w:rsidR="00994DA0" w:rsidRPr="005D1D57">
        <w:rPr>
          <w:vertAlign w:val="superscript"/>
        </w:rPr>
      </w:r>
      <w:r w:rsidR="00994DA0" w:rsidRPr="005D1D57">
        <w:rPr>
          <w:vertAlign w:val="superscript"/>
        </w:rPr>
        <w:fldChar w:fldCharType="separate"/>
      </w:r>
      <w:r w:rsidR="00994DA0" w:rsidRPr="005D1D57">
        <w:rPr>
          <w:vertAlign w:val="superscript"/>
        </w:rPr>
        <w:t xml:space="preserve">[11]  </w:t>
      </w:r>
      <w:r w:rsidR="00994DA0" w:rsidRPr="005D1D57">
        <w:rPr>
          <w:vertAlign w:val="superscript"/>
        </w:rPr>
        <w:fldChar w:fldCharType="end"/>
      </w:r>
      <w:r w:rsidR="00412C93">
        <w:rPr>
          <w:rFonts w:hint="eastAsia"/>
        </w:rPr>
        <w:t>。</w:t>
      </w:r>
    </w:p>
    <w:p w14:paraId="43F3F0CF" w14:textId="6BFD9982" w:rsidR="0087322C" w:rsidRDefault="0087322C" w:rsidP="003A0773">
      <w:pPr>
        <w:pStyle w:val="a3"/>
        <w:ind w:firstLine="372"/>
      </w:pPr>
      <w:r>
        <w:rPr>
          <w:rFonts w:hint="eastAsia"/>
        </w:rPr>
        <w:t>N</w:t>
      </w:r>
      <w:r>
        <w:t>OV</w:t>
      </w:r>
      <w:r>
        <w:rPr>
          <w:rFonts w:hint="eastAsia"/>
        </w:rPr>
        <w:t>，该度量元统计</w:t>
      </w:r>
      <w:proofErr w:type="spellStart"/>
      <w:r>
        <w:t>tx.origin</w:t>
      </w:r>
      <w:proofErr w:type="spellEnd"/>
      <w:r>
        <w:rPr>
          <w:rFonts w:hint="eastAsia"/>
        </w:rPr>
        <w:t>变量的数量。</w:t>
      </w:r>
      <w:r>
        <w:rPr>
          <w:rFonts w:hint="eastAsia"/>
        </w:rPr>
        <w:t>Solidity</w:t>
      </w:r>
      <w:r>
        <w:rPr>
          <w:rFonts w:hint="eastAsia"/>
        </w:rPr>
        <w:t>智能合约中，</w:t>
      </w:r>
      <w:proofErr w:type="spellStart"/>
      <w:r w:rsidR="00D72959">
        <w:t>tx.origin</w:t>
      </w:r>
      <w:proofErr w:type="spellEnd"/>
      <w:r w:rsidR="00D72959">
        <w:rPr>
          <w:rFonts w:hint="eastAsia"/>
        </w:rPr>
        <w:t>代表</w:t>
      </w:r>
      <w:r w:rsidR="00F9457B">
        <w:rPr>
          <w:rFonts w:hint="eastAsia"/>
        </w:rPr>
        <w:t>完整</w:t>
      </w:r>
      <w:r w:rsidR="00D72959">
        <w:rPr>
          <w:rFonts w:hint="eastAsia"/>
        </w:rPr>
        <w:t>调用链</w:t>
      </w:r>
      <w:r w:rsidR="00F9457B">
        <w:rPr>
          <w:rFonts w:hint="eastAsia"/>
        </w:rPr>
        <w:t>的</w:t>
      </w:r>
      <w:r w:rsidR="00267B74">
        <w:rPr>
          <w:rFonts w:hint="eastAsia"/>
        </w:rPr>
        <w:t>原始发送方，</w:t>
      </w:r>
      <w:r w:rsidR="007157BC">
        <w:rPr>
          <w:rFonts w:hint="eastAsia"/>
        </w:rPr>
        <w:t>恶意攻击者可以通过构造一个经过设计的调用链，从而窃取合约中的以太币</w:t>
      </w:r>
      <w:r w:rsidR="00321D94" w:rsidRPr="005D1D57">
        <w:rPr>
          <w:vertAlign w:val="superscript"/>
        </w:rPr>
        <w:fldChar w:fldCharType="begin"/>
      </w:r>
      <w:r w:rsidR="00321D94" w:rsidRPr="005D1D57">
        <w:rPr>
          <w:vertAlign w:val="superscript"/>
        </w:rPr>
        <w:instrText xml:space="preserve"> REF _Ref70255922 \r \h </w:instrText>
      </w:r>
      <w:r w:rsidR="007158A7">
        <w:rPr>
          <w:vertAlign w:val="superscript"/>
        </w:rPr>
        <w:instrText xml:space="preserve"> \* MERGEFORMAT </w:instrText>
      </w:r>
      <w:r w:rsidR="00321D94" w:rsidRPr="005D1D57">
        <w:rPr>
          <w:vertAlign w:val="superscript"/>
        </w:rPr>
      </w:r>
      <w:r w:rsidR="00321D94" w:rsidRPr="005D1D57">
        <w:rPr>
          <w:vertAlign w:val="superscript"/>
        </w:rPr>
        <w:fldChar w:fldCharType="separate"/>
      </w:r>
      <w:r w:rsidR="00321D94" w:rsidRPr="005D1D57">
        <w:rPr>
          <w:vertAlign w:val="superscript"/>
        </w:rPr>
        <w:t xml:space="preserve">[40]  </w:t>
      </w:r>
      <w:r w:rsidR="00321D94" w:rsidRPr="005D1D57">
        <w:rPr>
          <w:vertAlign w:val="superscript"/>
        </w:rPr>
        <w:fldChar w:fldCharType="end"/>
      </w:r>
      <w:r w:rsidR="00321D94" w:rsidRPr="005D1D57">
        <w:rPr>
          <w:vertAlign w:val="superscript"/>
        </w:rPr>
        <w:fldChar w:fldCharType="begin"/>
      </w:r>
      <w:r w:rsidR="00321D94" w:rsidRPr="005D1D57">
        <w:rPr>
          <w:vertAlign w:val="superscript"/>
        </w:rPr>
        <w:instrText xml:space="preserve"> REF _Ref70255924 \r \h </w:instrText>
      </w:r>
      <w:r w:rsidR="007158A7">
        <w:rPr>
          <w:vertAlign w:val="superscript"/>
        </w:rPr>
        <w:instrText xml:space="preserve"> \* MERGEFORMAT </w:instrText>
      </w:r>
      <w:r w:rsidR="00321D94" w:rsidRPr="005D1D57">
        <w:rPr>
          <w:vertAlign w:val="superscript"/>
        </w:rPr>
      </w:r>
      <w:r w:rsidR="00321D94" w:rsidRPr="005D1D57">
        <w:rPr>
          <w:vertAlign w:val="superscript"/>
        </w:rPr>
        <w:fldChar w:fldCharType="separate"/>
      </w:r>
      <w:r w:rsidR="00321D94" w:rsidRPr="005D1D57">
        <w:rPr>
          <w:vertAlign w:val="superscript"/>
        </w:rPr>
        <w:t xml:space="preserve">[41]  </w:t>
      </w:r>
      <w:r w:rsidR="00321D94" w:rsidRPr="005D1D57">
        <w:rPr>
          <w:vertAlign w:val="superscript"/>
        </w:rPr>
        <w:fldChar w:fldCharType="end"/>
      </w:r>
      <w:r w:rsidR="007157BC">
        <w:rPr>
          <w:rFonts w:hint="eastAsia"/>
        </w:rPr>
        <w:t>。</w:t>
      </w:r>
      <w:r w:rsidR="005D1D57">
        <w:t>BSCSCS</w:t>
      </w:r>
      <w:r w:rsidR="00075B65">
        <w:rPr>
          <w:rFonts w:hint="eastAsia"/>
        </w:rPr>
        <w:t>中</w:t>
      </w:r>
      <w:r w:rsidR="005D1D57">
        <w:rPr>
          <w:rFonts w:hint="eastAsia"/>
        </w:rPr>
        <w:t>检测到的</w:t>
      </w:r>
      <w:proofErr w:type="spellStart"/>
      <w:r w:rsidR="00075B65">
        <w:rPr>
          <w:rFonts w:hint="eastAsia"/>
        </w:rPr>
        <w:t>UseOfOrigin</w:t>
      </w:r>
      <w:proofErr w:type="spellEnd"/>
      <w:r w:rsidR="00075B65">
        <w:rPr>
          <w:rFonts w:hint="eastAsia"/>
        </w:rPr>
        <w:t>类型漏洞与该变量有关。</w:t>
      </w:r>
    </w:p>
    <w:p w14:paraId="02F58909" w14:textId="7AF711D9" w:rsidR="00932437" w:rsidRPr="003A0773" w:rsidRDefault="00932437" w:rsidP="005D1D57">
      <w:pPr>
        <w:pStyle w:val="a3"/>
        <w:numPr>
          <w:ilvl w:val="0"/>
          <w:numId w:val="34"/>
        </w:numPr>
        <w:ind w:firstLineChars="0"/>
      </w:pPr>
      <w:r>
        <w:rPr>
          <w:rFonts w:hint="eastAsia"/>
        </w:rPr>
        <w:t>不当依赖</w:t>
      </w:r>
    </w:p>
    <w:p w14:paraId="093BC845" w14:textId="3DADA490" w:rsidR="00A877E9" w:rsidRDefault="00BC5156" w:rsidP="00DA0B64">
      <w:pPr>
        <w:pStyle w:val="a3"/>
        <w:ind w:firstLine="372"/>
      </w:pPr>
      <w:r>
        <w:rPr>
          <w:rFonts w:hint="eastAsia"/>
        </w:rPr>
        <w:t>TNGF</w:t>
      </w:r>
      <w:r w:rsidR="00583864" w:rsidRPr="003A0773">
        <w:t>，该度量元统计</w:t>
      </w:r>
      <w:proofErr w:type="spellStart"/>
      <w:r w:rsidR="00583864" w:rsidRPr="003A0773">
        <w:t>gasleft</w:t>
      </w:r>
      <w:proofErr w:type="spellEnd"/>
      <w:r w:rsidR="00583864" w:rsidRPr="003A0773">
        <w:t>函数的数量。</w:t>
      </w:r>
      <w:proofErr w:type="spellStart"/>
      <w:r w:rsidR="00583864" w:rsidRPr="003A0773">
        <w:t>gasleft</w:t>
      </w:r>
      <w:proofErr w:type="spellEnd"/>
      <w:r w:rsidR="00583864" w:rsidRPr="003A0773">
        <w:t>用于获得剩余的</w:t>
      </w:r>
      <w:r w:rsidR="00583864" w:rsidRPr="003A0773">
        <w:t>gas</w:t>
      </w:r>
      <w:r w:rsidR="00543379">
        <w:rPr>
          <w:rFonts w:hint="eastAsia"/>
        </w:rPr>
        <w:t>。</w:t>
      </w:r>
      <w:r w:rsidR="00583864" w:rsidRPr="003A0773">
        <w:rPr>
          <w:rFonts w:hint="eastAsia"/>
        </w:rPr>
        <w:t>由于</w:t>
      </w:r>
      <w:r w:rsidR="00583864" w:rsidRPr="003A0773">
        <w:t>Solidity</w:t>
      </w:r>
      <w:r w:rsidR="00583864" w:rsidRPr="003A0773">
        <w:t>难以实现随机数的生成，因此开发</w:t>
      </w:r>
      <w:r w:rsidR="00543379">
        <w:rPr>
          <w:rFonts w:hint="eastAsia"/>
        </w:rPr>
        <w:t>者会</w:t>
      </w:r>
      <w:r w:rsidR="00666ED2">
        <w:rPr>
          <w:rFonts w:hint="eastAsia"/>
        </w:rPr>
        <w:t>使用</w:t>
      </w:r>
      <w:r w:rsidR="00583864" w:rsidRPr="003A0773">
        <w:t>自创随机数算法和自定义</w:t>
      </w:r>
      <w:r w:rsidR="00583864" w:rsidRPr="003A0773">
        <w:t>seed</w:t>
      </w:r>
      <w:r w:rsidR="00583864" w:rsidRPr="003A0773">
        <w:t>，例如使用</w:t>
      </w:r>
      <w:r w:rsidR="00666ED2">
        <w:rPr>
          <w:rFonts w:hint="eastAsia"/>
        </w:rPr>
        <w:t>合约剩余</w:t>
      </w:r>
      <w:r w:rsidR="000D56D5">
        <w:rPr>
          <w:rFonts w:hint="eastAsia"/>
        </w:rPr>
        <w:t>的</w:t>
      </w:r>
      <w:r w:rsidR="00583864" w:rsidRPr="003A0773">
        <w:t>gas</w:t>
      </w:r>
      <w:r w:rsidR="00583864" w:rsidRPr="003A0773">
        <w:t>的数量，导致生成的随机数</w:t>
      </w:r>
      <w:r w:rsidR="000D56D5">
        <w:rPr>
          <w:rFonts w:hint="eastAsia"/>
        </w:rPr>
        <w:t>可能被攻击者</w:t>
      </w:r>
      <w:r w:rsidR="00583864" w:rsidRPr="003A0773">
        <w:t>预测</w:t>
      </w:r>
      <w:r w:rsidR="003206BE">
        <w:rPr>
          <w:rFonts w:hint="eastAsia"/>
        </w:rPr>
        <w:t>和</w:t>
      </w:r>
      <w:r w:rsidR="00583864" w:rsidRPr="003A0773">
        <w:t>利用</w:t>
      </w:r>
      <w:r w:rsidR="00583864" w:rsidRPr="003A0773">
        <w:rPr>
          <w:rFonts w:hint="eastAsia"/>
        </w:rPr>
        <w:t>。</w:t>
      </w:r>
    </w:p>
    <w:p w14:paraId="00C474BF" w14:textId="6F9B42A2" w:rsidR="008040BE" w:rsidRDefault="00246596" w:rsidP="00DA0B64">
      <w:pPr>
        <w:pStyle w:val="a3"/>
        <w:ind w:firstLine="372"/>
      </w:pPr>
      <w:r>
        <w:rPr>
          <w:rFonts w:hint="eastAsia"/>
        </w:rPr>
        <w:t>TNTD</w:t>
      </w:r>
      <w:r w:rsidR="00BC5156">
        <w:rPr>
          <w:rFonts w:hint="eastAsia"/>
        </w:rPr>
        <w:t>F</w:t>
      </w:r>
      <w:r>
        <w:rPr>
          <w:rFonts w:hint="eastAsia"/>
        </w:rPr>
        <w:t>，该度量元统计</w:t>
      </w:r>
      <w:ins w:id="205" w:author="yang huiwen" w:date="2021-05-10T07:31:00Z">
        <w:r w:rsidR="00DB3BA9">
          <w:rPr>
            <w:rFonts w:hint="eastAsia"/>
          </w:rPr>
          <w:t>合约中与时间相关的函数</w:t>
        </w:r>
        <w:r w:rsidR="00BF13A6">
          <w:rPr>
            <w:rFonts w:hint="eastAsia"/>
          </w:rPr>
          <w:t>或</w:t>
        </w:r>
      </w:ins>
      <w:ins w:id="206" w:author="yang huiwen" w:date="2021-05-10T07:32:00Z">
        <w:r w:rsidR="00BF13A6">
          <w:rPr>
            <w:rFonts w:hint="eastAsia"/>
          </w:rPr>
          <w:t>变量数量</w:t>
        </w:r>
        <w:r w:rsidR="00E22B3F">
          <w:rPr>
            <w:rFonts w:hint="eastAsia"/>
          </w:rPr>
          <w:t>，</w:t>
        </w:r>
        <w:r w:rsidR="00BF13A6">
          <w:rPr>
            <w:rFonts w:hint="eastAsia"/>
          </w:rPr>
          <w:t>即</w:t>
        </w:r>
      </w:ins>
      <w:r>
        <w:rPr>
          <w:rFonts w:hint="eastAsia"/>
        </w:rPr>
        <w:t>使用</w:t>
      </w:r>
      <w:proofErr w:type="spellStart"/>
      <w:r>
        <w:rPr>
          <w:rFonts w:hint="eastAsia"/>
        </w:rPr>
        <w:t>block</w:t>
      </w:r>
      <w:r>
        <w:t>.timestamp</w:t>
      </w:r>
      <w:proofErr w:type="spellEnd"/>
      <w:r w:rsidR="00161E4C">
        <w:rPr>
          <w:rFonts w:hint="eastAsia"/>
        </w:rPr>
        <w:t>变量</w:t>
      </w:r>
      <w:r>
        <w:rPr>
          <w:rFonts w:hint="eastAsia"/>
        </w:rPr>
        <w:t>和</w:t>
      </w:r>
      <w:r>
        <w:rPr>
          <w:rFonts w:hint="eastAsia"/>
        </w:rPr>
        <w:t>now</w:t>
      </w:r>
      <w:r>
        <w:rPr>
          <w:rFonts w:hint="eastAsia"/>
        </w:rPr>
        <w:t>函数的数量。</w:t>
      </w:r>
      <w:proofErr w:type="spellStart"/>
      <w:r w:rsidR="006C0019">
        <w:rPr>
          <w:rFonts w:hint="eastAsia"/>
        </w:rPr>
        <w:t>b</w:t>
      </w:r>
      <w:r w:rsidR="00B12C49">
        <w:rPr>
          <w:rFonts w:hint="eastAsia"/>
        </w:rPr>
        <w:t>lock</w:t>
      </w:r>
      <w:r w:rsidR="00B12C49">
        <w:t>.timestamp</w:t>
      </w:r>
      <w:proofErr w:type="spellEnd"/>
      <w:r w:rsidR="00DF1EFE">
        <w:rPr>
          <w:rFonts w:hint="eastAsia"/>
        </w:rPr>
        <w:t>变量</w:t>
      </w:r>
      <w:r w:rsidR="006C0019">
        <w:rPr>
          <w:rFonts w:hint="eastAsia"/>
        </w:rPr>
        <w:t>和</w:t>
      </w:r>
      <w:r w:rsidR="006C0019">
        <w:rPr>
          <w:rFonts w:hint="eastAsia"/>
        </w:rPr>
        <w:t>now</w:t>
      </w:r>
      <w:r w:rsidR="006C0019">
        <w:rPr>
          <w:rFonts w:hint="eastAsia"/>
        </w:rPr>
        <w:t>函数的作用等价，均是用于在合约中获得当前区块的时间戳</w:t>
      </w:r>
      <w:r w:rsidR="00A83BF5">
        <w:rPr>
          <w:rFonts w:hint="eastAsia"/>
        </w:rPr>
        <w:t>。在以太坊中，</w:t>
      </w:r>
      <w:r w:rsidR="00924844">
        <w:rPr>
          <w:rFonts w:hint="eastAsia"/>
        </w:rPr>
        <w:lastRenderedPageBreak/>
        <w:t>区块的时间戳为挖出该区块的矿工的本地系统时间，但以太坊</w:t>
      </w:r>
      <w:r w:rsidR="008B2B0B">
        <w:rPr>
          <w:rFonts w:hint="eastAsia"/>
        </w:rPr>
        <w:t>允许矿工在一定范围内修改区块的时间戳</w:t>
      </w:r>
      <w:r w:rsidR="004A3FC2">
        <w:rPr>
          <w:rFonts w:hint="eastAsia"/>
        </w:rPr>
        <w:t>。如果开发</w:t>
      </w:r>
      <w:r w:rsidR="00D23728">
        <w:rPr>
          <w:rFonts w:hint="eastAsia"/>
        </w:rPr>
        <w:t>人员使用区块的时间</w:t>
      </w:r>
      <w:proofErr w:type="gramStart"/>
      <w:r w:rsidR="00D23728">
        <w:rPr>
          <w:rFonts w:hint="eastAsia"/>
        </w:rPr>
        <w:t>戳作为</w:t>
      </w:r>
      <w:proofErr w:type="gramEnd"/>
      <w:r w:rsidR="00D23728">
        <w:rPr>
          <w:rFonts w:hint="eastAsia"/>
        </w:rPr>
        <w:t>转移以太币或其他关键操作的条件，那么恶意</w:t>
      </w:r>
      <w:r w:rsidR="00217DF5">
        <w:rPr>
          <w:rFonts w:hint="eastAsia"/>
        </w:rPr>
        <w:t>攻击者（即挖出该区块的矿工）可以通过改变时间戳</w:t>
      </w:r>
      <w:proofErr w:type="gramStart"/>
      <w:r w:rsidR="00217DF5">
        <w:rPr>
          <w:rFonts w:hint="eastAsia"/>
        </w:rPr>
        <w:t>的值使条件</w:t>
      </w:r>
      <w:proofErr w:type="gramEnd"/>
      <w:r w:rsidR="00217DF5">
        <w:rPr>
          <w:rFonts w:hint="eastAsia"/>
        </w:rPr>
        <w:t>满足，从而获得不当利益，甚至</w:t>
      </w:r>
      <w:r w:rsidR="00FB371D">
        <w:rPr>
          <w:rFonts w:hint="eastAsia"/>
        </w:rPr>
        <w:t>破坏合约</w:t>
      </w:r>
      <w:r w:rsidR="00335EC5" w:rsidRPr="007C3095">
        <w:rPr>
          <w:vertAlign w:val="superscript"/>
        </w:rPr>
        <w:fldChar w:fldCharType="begin"/>
      </w:r>
      <w:r w:rsidR="00335EC5" w:rsidRPr="007C3095">
        <w:rPr>
          <w:vertAlign w:val="superscript"/>
        </w:rPr>
        <w:instrText xml:space="preserve"> REF _Ref58920165 \r \h </w:instrText>
      </w:r>
      <w:r w:rsidR="00335EC5">
        <w:rPr>
          <w:vertAlign w:val="superscript"/>
        </w:rPr>
        <w:instrText xml:space="preserve"> \* MERGEFORMAT </w:instrText>
      </w:r>
      <w:r w:rsidR="00335EC5" w:rsidRPr="007C3095">
        <w:rPr>
          <w:vertAlign w:val="superscript"/>
        </w:rPr>
      </w:r>
      <w:r w:rsidR="00335EC5" w:rsidRPr="007C3095">
        <w:rPr>
          <w:vertAlign w:val="superscript"/>
        </w:rPr>
        <w:fldChar w:fldCharType="separate"/>
      </w:r>
      <w:r w:rsidR="00335EC5" w:rsidRPr="007C3095">
        <w:rPr>
          <w:vertAlign w:val="superscript"/>
        </w:rPr>
        <w:t xml:space="preserve">[7]  </w:t>
      </w:r>
      <w:r w:rsidR="00335EC5" w:rsidRPr="007C3095">
        <w:rPr>
          <w:vertAlign w:val="superscript"/>
        </w:rPr>
        <w:fldChar w:fldCharType="end"/>
      </w:r>
      <w:r w:rsidR="00FB371D">
        <w:rPr>
          <w:rFonts w:hint="eastAsia"/>
        </w:rPr>
        <w:t>。</w:t>
      </w:r>
    </w:p>
    <w:p w14:paraId="449C25CB" w14:textId="2072892C" w:rsidR="00127002" w:rsidRDefault="0062586A" w:rsidP="00DA0B64">
      <w:pPr>
        <w:pStyle w:val="a3"/>
        <w:ind w:firstLine="372"/>
      </w:pPr>
      <w:r>
        <w:rPr>
          <w:rFonts w:hint="eastAsia"/>
        </w:rPr>
        <w:t>TNBND</w:t>
      </w:r>
      <w:r>
        <w:rPr>
          <w:rFonts w:hint="eastAsia"/>
        </w:rPr>
        <w:t>，该度量元统计使用</w:t>
      </w:r>
      <w:proofErr w:type="spellStart"/>
      <w:r>
        <w:t>bloc</w:t>
      </w:r>
      <w:r w:rsidR="00161E4C">
        <w:rPr>
          <w:rFonts w:hint="eastAsia"/>
        </w:rPr>
        <w:t>k</w:t>
      </w:r>
      <w:r>
        <w:rPr>
          <w:rFonts w:hint="eastAsia"/>
        </w:rPr>
        <w:t>.</w:t>
      </w:r>
      <w:r>
        <w:t>number</w:t>
      </w:r>
      <w:proofErr w:type="spellEnd"/>
      <w:r>
        <w:rPr>
          <w:rFonts w:hint="eastAsia"/>
        </w:rPr>
        <w:t>变量的数量</w:t>
      </w:r>
      <w:r w:rsidR="00B3709F">
        <w:rPr>
          <w:rFonts w:hint="eastAsia"/>
        </w:rPr>
        <w:t>。</w:t>
      </w:r>
      <w:proofErr w:type="spellStart"/>
      <w:r w:rsidR="00DF1EFE">
        <w:rPr>
          <w:rFonts w:hint="eastAsia"/>
        </w:rPr>
        <w:t>b</w:t>
      </w:r>
      <w:r w:rsidR="002C2C80">
        <w:t>lock.number</w:t>
      </w:r>
      <w:proofErr w:type="spellEnd"/>
      <w:r w:rsidR="002C2C80">
        <w:rPr>
          <w:rFonts w:hint="eastAsia"/>
        </w:rPr>
        <w:t>变量</w:t>
      </w:r>
      <w:r w:rsidR="00DF1EFE">
        <w:rPr>
          <w:rFonts w:hint="eastAsia"/>
        </w:rPr>
        <w:t>存储当前</w:t>
      </w:r>
      <w:r w:rsidR="00E35866">
        <w:rPr>
          <w:rFonts w:hint="eastAsia"/>
        </w:rPr>
        <w:t>合约所在区块的区号。</w:t>
      </w:r>
      <w:r w:rsidR="00D80A25">
        <w:rPr>
          <w:rFonts w:hint="eastAsia"/>
        </w:rPr>
        <w:t>与时间戳相似，区块的块号</w:t>
      </w:r>
      <w:r w:rsidR="00ED0DDB">
        <w:rPr>
          <w:rFonts w:hint="eastAsia"/>
        </w:rPr>
        <w:t>可被矿工操作</w:t>
      </w:r>
      <w:r w:rsidR="00C5343B">
        <w:rPr>
          <w:rFonts w:hint="eastAsia"/>
        </w:rPr>
        <w:t>。如果开发者使用区块的块号作为随机数种子生成随机数，则恶意攻击者可以通过操作块号</w:t>
      </w:r>
      <w:r w:rsidR="00F73F85">
        <w:rPr>
          <w:rFonts w:hint="eastAsia"/>
        </w:rPr>
        <w:t>生成</w:t>
      </w:r>
      <w:r w:rsidR="00C625C9">
        <w:rPr>
          <w:rFonts w:hint="eastAsia"/>
        </w:rPr>
        <w:t>攻击</w:t>
      </w:r>
      <w:r w:rsidR="00BE3EFD">
        <w:rPr>
          <w:rFonts w:hint="eastAsia"/>
        </w:rPr>
        <w:t>者</w:t>
      </w:r>
      <w:r w:rsidR="00D03F0C">
        <w:rPr>
          <w:rFonts w:hint="eastAsia"/>
        </w:rPr>
        <w:t>期望</w:t>
      </w:r>
      <w:r w:rsidR="00F73F85">
        <w:rPr>
          <w:rFonts w:hint="eastAsia"/>
        </w:rPr>
        <w:t>的数字，</w:t>
      </w:r>
      <w:r w:rsidR="00F52F45">
        <w:rPr>
          <w:rFonts w:hint="eastAsia"/>
        </w:rPr>
        <w:t>导致合约中的以太币被窃取。</w:t>
      </w:r>
    </w:p>
    <w:p w14:paraId="1044C6D9" w14:textId="398D2C74" w:rsidR="00910383" w:rsidRPr="00335EC5" w:rsidRDefault="00910383" w:rsidP="00A877E9">
      <w:pPr>
        <w:pStyle w:val="a3"/>
        <w:ind w:firstLineChars="0" w:firstLine="0"/>
      </w:pPr>
    </w:p>
    <w:p w14:paraId="2D6EDEF0" w14:textId="48CD8962" w:rsidR="00910383" w:rsidRDefault="0051214B" w:rsidP="00910383">
      <w:pPr>
        <w:pStyle w:val="1"/>
      </w:pPr>
      <w:ins w:id="207" w:author="yang huiwen" w:date="2021-05-06T21:44:00Z">
        <w:r>
          <w:rPr>
            <w:rFonts w:hint="eastAsia"/>
          </w:rPr>
          <w:t>面向</w:t>
        </w:r>
        <w:r>
          <w:rPr>
            <w:rFonts w:hint="eastAsia"/>
          </w:rPr>
          <w:t>Solidity</w:t>
        </w:r>
        <w:r>
          <w:rPr>
            <w:rFonts w:hint="eastAsia"/>
          </w:rPr>
          <w:t>智能合约的缺陷预测方法</w:t>
        </w:r>
      </w:ins>
      <w:commentRangeStart w:id="208"/>
      <w:del w:id="209" w:author="yang huiwen" w:date="2021-05-06T21:44:00Z">
        <w:r w:rsidR="00910383" w:rsidDel="006C2D5B">
          <w:rPr>
            <w:rFonts w:hint="eastAsia"/>
          </w:rPr>
          <w:delText>Solidity</w:delText>
        </w:r>
        <w:r w:rsidR="00910383" w:rsidDel="006C2D5B">
          <w:rPr>
            <w:rFonts w:hint="eastAsia"/>
          </w:rPr>
          <w:delText>智能合约度量元设计</w:delText>
        </w:r>
      </w:del>
      <w:commentRangeEnd w:id="208"/>
      <w:r w:rsidR="002165D3">
        <w:rPr>
          <w:rStyle w:val="afffd"/>
          <w:rFonts w:eastAsia="宋体"/>
          <w:kern w:val="2"/>
        </w:rPr>
        <w:commentReference w:id="208"/>
      </w:r>
    </w:p>
    <w:p w14:paraId="017CEDF4" w14:textId="1DFE13C2" w:rsidR="00910383" w:rsidRPr="00910383" w:rsidRDefault="00910383" w:rsidP="00910383">
      <w:pPr>
        <w:pStyle w:val="a3"/>
        <w:ind w:firstLine="372"/>
      </w:pPr>
      <w:r w:rsidRPr="00910383">
        <w:rPr>
          <w:rFonts w:hint="eastAsia"/>
        </w:rPr>
        <w:t>基于所设计的</w:t>
      </w:r>
      <w:r w:rsidRPr="00910383">
        <w:t>COOP-SC-Sol</w:t>
      </w:r>
      <w:r w:rsidRPr="00910383">
        <w:t>度量元集</w:t>
      </w:r>
      <w:r w:rsidRPr="00910383">
        <w:rPr>
          <w:rFonts w:hint="eastAsia"/>
        </w:rPr>
        <w:t>，本文提出了面向</w:t>
      </w:r>
      <w:r w:rsidRPr="00910383">
        <w:rPr>
          <w:rFonts w:hint="eastAsia"/>
        </w:rPr>
        <w:t>Solidity</w:t>
      </w:r>
      <w:r w:rsidRPr="00910383">
        <w:rPr>
          <w:rFonts w:hint="eastAsia"/>
        </w:rPr>
        <w:t>智能合约的缺陷预测方法。</w:t>
      </w:r>
      <w:r w:rsidRPr="00910383">
        <w:t>首先根据</w:t>
      </w:r>
      <w:r w:rsidRPr="00910383">
        <w:t>COOP-SC-Sol</w:t>
      </w:r>
      <w:r w:rsidRPr="00910383">
        <w:t>度量元集对</w:t>
      </w:r>
      <w:r w:rsidRPr="00910383">
        <w:t>Solidity</w:t>
      </w:r>
      <w:r w:rsidRPr="00910383">
        <w:t>源代码进行代码度量，提取代码模块的度量元信息，并为每个代码模块标记各</w:t>
      </w:r>
      <w:r w:rsidRPr="00910383">
        <w:rPr>
          <w:rFonts w:hint="eastAsia"/>
        </w:rPr>
        <w:t>种</w:t>
      </w:r>
      <w:r w:rsidRPr="00910383">
        <w:t>类型的缺陷数量，以构建缺陷数据集。然后，对</w:t>
      </w:r>
      <w:r w:rsidRPr="00910383">
        <w:t>Solidity</w:t>
      </w:r>
      <w:r w:rsidRPr="00910383">
        <w:t>智能合约缺陷数据集中的类不平衡问题采用</w:t>
      </w:r>
      <w:r w:rsidR="00FB2F29">
        <w:rPr>
          <w:rFonts w:hint="eastAsia"/>
        </w:rPr>
        <w:t>不同</w:t>
      </w:r>
      <w:r w:rsidRPr="00910383">
        <w:t>采样方法进行数据预处理。最后，分别构建回归模型以及分类模型预测</w:t>
      </w:r>
      <w:r w:rsidRPr="00910383">
        <w:t>Solidity</w:t>
      </w:r>
      <w:r w:rsidRPr="00910383">
        <w:t>智能合约的缺陷数量和缺陷倾向性，并评估模型的性能。</w:t>
      </w:r>
    </w:p>
    <w:p w14:paraId="30C16270" w14:textId="2225BEBE" w:rsidR="00910383" w:rsidRDefault="00910383" w:rsidP="00910383">
      <w:pPr>
        <w:pStyle w:val="a3"/>
        <w:ind w:firstLine="372"/>
      </w:pPr>
      <w:r w:rsidRPr="00910383">
        <w:t>本节将详细介绍度量元提取，类不平衡问题处理以及模型构建与评估。</w:t>
      </w:r>
    </w:p>
    <w:p w14:paraId="6AAA76E0" w14:textId="51420DC1" w:rsidR="00910383" w:rsidRDefault="009153B9" w:rsidP="00910383">
      <w:pPr>
        <w:pStyle w:val="21"/>
        <w:spacing w:before="71" w:after="71"/>
      </w:pPr>
      <w:r>
        <w:rPr>
          <w:rFonts w:hint="eastAsia"/>
        </w:rPr>
        <w:t>度量元提取</w:t>
      </w:r>
    </w:p>
    <w:p w14:paraId="0BF549D5" w14:textId="3F02A0D8" w:rsidR="00910383" w:rsidRPr="006071DF" w:rsidRDefault="00910383" w:rsidP="00910383">
      <w:pPr>
        <w:pStyle w:val="a3"/>
        <w:ind w:firstLine="372"/>
        <w:rPr>
          <w:highlight w:val="yellow"/>
          <w:rPrChange w:id="210" w:author="王 浩仁" w:date="2021-06-07T15:59:00Z">
            <w:rPr/>
          </w:rPrChange>
        </w:rPr>
      </w:pPr>
      <w:r w:rsidRPr="006071DF">
        <w:rPr>
          <w:rFonts w:hint="eastAsia"/>
          <w:highlight w:val="yellow"/>
          <w:rPrChange w:id="211" w:author="王 浩仁" w:date="2021-06-07T15:59:00Z">
            <w:rPr>
              <w:rFonts w:hint="eastAsia"/>
            </w:rPr>
          </w:rPrChange>
        </w:rPr>
        <w:t>由于目前还没有针对</w:t>
      </w:r>
      <w:r w:rsidRPr="006071DF">
        <w:rPr>
          <w:highlight w:val="yellow"/>
          <w:rPrChange w:id="212" w:author="王 浩仁" w:date="2021-06-07T15:59:00Z">
            <w:rPr/>
          </w:rPrChange>
        </w:rPr>
        <w:t>Solidity</w:t>
      </w:r>
      <w:r w:rsidRPr="006071DF">
        <w:rPr>
          <w:rFonts w:hint="eastAsia"/>
          <w:highlight w:val="yellow"/>
          <w:rPrChange w:id="213" w:author="王 浩仁" w:date="2021-06-07T15:59:00Z">
            <w:rPr>
              <w:rFonts w:hint="eastAsia"/>
            </w:rPr>
          </w:rPrChange>
        </w:rPr>
        <w:t>智能合约的缺陷数据集，因此首先需要构建缺陷预测数据集。我们从</w:t>
      </w:r>
      <w:proofErr w:type="spellStart"/>
      <w:r w:rsidRPr="006071DF">
        <w:rPr>
          <w:highlight w:val="yellow"/>
          <w:rPrChange w:id="214" w:author="王 浩仁" w:date="2021-06-07T15:59:00Z">
            <w:rPr/>
          </w:rPrChange>
        </w:rPr>
        <w:t>Xblock</w:t>
      </w:r>
      <w:proofErr w:type="spellEnd"/>
      <w:r w:rsidRPr="006071DF">
        <w:rPr>
          <w:highlight w:val="yellow"/>
          <w:rPrChange w:id="215" w:author="王 浩仁" w:date="2021-06-07T15:59:00Z">
            <w:rPr/>
          </w:rPrChange>
        </w:rPr>
        <w:footnoteReference w:id="6"/>
      </w:r>
      <w:r w:rsidRPr="006071DF">
        <w:rPr>
          <w:rFonts w:hint="eastAsia"/>
          <w:highlight w:val="yellow"/>
          <w:rPrChange w:id="216" w:author="王 浩仁" w:date="2021-06-07T15:59:00Z">
            <w:rPr>
              <w:rFonts w:hint="eastAsia"/>
            </w:rPr>
          </w:rPrChange>
        </w:rPr>
        <w:t>获取</w:t>
      </w:r>
      <w:r w:rsidRPr="006071DF">
        <w:rPr>
          <w:highlight w:val="yellow"/>
          <w:rPrChange w:id="217" w:author="王 浩仁" w:date="2021-06-07T15:59:00Z">
            <w:rPr/>
          </w:rPrChange>
        </w:rPr>
        <w:t>Solidity</w:t>
      </w:r>
      <w:r w:rsidRPr="006071DF">
        <w:rPr>
          <w:rFonts w:hint="eastAsia"/>
          <w:highlight w:val="yellow"/>
          <w:rPrChange w:id="218" w:author="王 浩仁" w:date="2021-06-07T15:59:00Z">
            <w:rPr>
              <w:rFonts w:hint="eastAsia"/>
            </w:rPr>
          </w:rPrChange>
        </w:rPr>
        <w:t>智能合约的源码，使用</w:t>
      </w:r>
      <w:r w:rsidRPr="006071DF">
        <w:rPr>
          <w:highlight w:val="yellow"/>
          <w:rPrChange w:id="219" w:author="王 浩仁" w:date="2021-06-07T15:59:00Z">
            <w:rPr/>
          </w:rPrChange>
        </w:rPr>
        <w:t>solidity-parser-</w:t>
      </w:r>
      <w:proofErr w:type="spellStart"/>
      <w:r w:rsidRPr="006071DF">
        <w:rPr>
          <w:highlight w:val="yellow"/>
          <w:rPrChange w:id="220" w:author="王 浩仁" w:date="2021-06-07T15:59:00Z">
            <w:rPr/>
          </w:rPrChange>
        </w:rPr>
        <w:t>antlr</w:t>
      </w:r>
      <w:proofErr w:type="spellEnd"/>
      <w:r w:rsidRPr="006071DF">
        <w:rPr>
          <w:highlight w:val="yellow"/>
          <w:rPrChange w:id="221" w:author="王 浩仁" w:date="2021-06-07T15:59:00Z">
            <w:rPr/>
          </w:rPrChange>
        </w:rPr>
        <w:footnoteReference w:id="7"/>
      </w:r>
      <w:r w:rsidR="00F325C3" w:rsidRPr="006071DF">
        <w:rPr>
          <w:rFonts w:hint="eastAsia"/>
          <w:highlight w:val="yellow"/>
          <w:rPrChange w:id="222" w:author="王 浩仁" w:date="2021-06-07T15:59:00Z">
            <w:rPr>
              <w:rFonts w:hint="eastAsia"/>
            </w:rPr>
          </w:rPrChange>
        </w:rPr>
        <w:t>获得</w:t>
      </w:r>
      <w:r w:rsidRPr="006071DF">
        <w:rPr>
          <w:highlight w:val="yellow"/>
          <w:rPrChange w:id="223" w:author="王 浩仁" w:date="2021-06-07T15:59:00Z">
            <w:rPr/>
          </w:rPrChange>
        </w:rPr>
        <w:t>Solidity</w:t>
      </w:r>
      <w:r w:rsidRPr="006071DF">
        <w:rPr>
          <w:rFonts w:hint="eastAsia"/>
          <w:highlight w:val="yellow"/>
          <w:rPrChange w:id="224" w:author="王 浩仁" w:date="2021-06-07T15:59:00Z">
            <w:rPr>
              <w:rFonts w:hint="eastAsia"/>
            </w:rPr>
          </w:rPrChange>
        </w:rPr>
        <w:t>智能合约中的</w:t>
      </w:r>
      <w:r w:rsidR="00F325C3" w:rsidRPr="006071DF">
        <w:rPr>
          <w:highlight w:val="yellow"/>
          <w:rPrChange w:id="225" w:author="王 浩仁" w:date="2021-06-07T15:59:00Z">
            <w:rPr/>
          </w:rPrChange>
        </w:rPr>
        <w:t>AST</w:t>
      </w:r>
      <w:r w:rsidR="00F325C3" w:rsidRPr="006071DF">
        <w:rPr>
          <w:rFonts w:hint="eastAsia"/>
          <w:highlight w:val="yellow"/>
          <w:rPrChange w:id="226" w:author="王 浩仁" w:date="2021-06-07T15:59:00Z">
            <w:rPr>
              <w:rFonts w:hint="eastAsia"/>
            </w:rPr>
          </w:rPrChange>
        </w:rPr>
        <w:t>，利用</w:t>
      </w:r>
      <w:r w:rsidR="00F325C3" w:rsidRPr="006071DF">
        <w:rPr>
          <w:highlight w:val="yellow"/>
          <w:rPrChange w:id="227" w:author="王 浩仁" w:date="2021-06-07T15:59:00Z">
            <w:rPr/>
          </w:rPrChange>
        </w:rPr>
        <w:t>AST</w:t>
      </w:r>
      <w:r w:rsidR="00F325C3" w:rsidRPr="006071DF">
        <w:rPr>
          <w:rFonts w:hint="eastAsia"/>
          <w:highlight w:val="yellow"/>
          <w:rPrChange w:id="228" w:author="王 浩仁" w:date="2021-06-07T15:59:00Z">
            <w:rPr>
              <w:rFonts w:hint="eastAsia"/>
            </w:rPr>
          </w:rPrChange>
        </w:rPr>
        <w:t>提取</w:t>
      </w:r>
      <w:r w:rsidRPr="006071DF">
        <w:rPr>
          <w:highlight w:val="yellow"/>
          <w:rPrChange w:id="229" w:author="王 浩仁" w:date="2021-06-07T15:59:00Z">
            <w:rPr/>
          </w:rPrChange>
        </w:rPr>
        <w:t>COOP-SC-Sol</w:t>
      </w:r>
      <w:r w:rsidRPr="006071DF">
        <w:rPr>
          <w:rFonts w:hint="eastAsia"/>
          <w:highlight w:val="yellow"/>
          <w:rPrChange w:id="230" w:author="王 浩仁" w:date="2021-06-07T15:59:00Z">
            <w:rPr>
              <w:rFonts w:hint="eastAsia"/>
            </w:rPr>
          </w:rPrChange>
        </w:rPr>
        <w:t>度量元集。</w:t>
      </w:r>
      <w:r w:rsidR="001C4D6F" w:rsidRPr="006071DF">
        <w:rPr>
          <w:rFonts w:hint="eastAsia"/>
          <w:highlight w:val="yellow"/>
          <w:rPrChange w:id="231" w:author="王 浩仁" w:date="2021-06-07T15:59:00Z">
            <w:rPr>
              <w:rFonts w:hint="eastAsia"/>
            </w:rPr>
          </w:rPrChange>
        </w:rPr>
        <w:t>具体来讲，</w:t>
      </w:r>
      <w:r w:rsidR="001C4D6F" w:rsidRPr="006071DF">
        <w:rPr>
          <w:highlight w:val="yellow"/>
          <w:rPrChange w:id="232" w:author="王 浩仁" w:date="2021-06-07T15:59:00Z">
            <w:rPr/>
          </w:rPrChange>
        </w:rPr>
        <w:t>solidity-parser-</w:t>
      </w:r>
      <w:proofErr w:type="spellStart"/>
      <w:r w:rsidR="001C4D6F" w:rsidRPr="006071DF">
        <w:rPr>
          <w:highlight w:val="yellow"/>
          <w:rPrChange w:id="233" w:author="王 浩仁" w:date="2021-06-07T15:59:00Z">
            <w:rPr/>
          </w:rPrChange>
        </w:rPr>
        <w:t>antlr</w:t>
      </w:r>
      <w:proofErr w:type="spellEnd"/>
      <w:r w:rsidRPr="006071DF">
        <w:rPr>
          <w:rFonts w:hint="eastAsia"/>
          <w:highlight w:val="yellow"/>
          <w:rPrChange w:id="234" w:author="王 浩仁" w:date="2021-06-07T15:59:00Z">
            <w:rPr>
              <w:rFonts w:hint="eastAsia"/>
            </w:rPr>
          </w:rPrChange>
        </w:rPr>
        <w:t>提供了</w:t>
      </w:r>
      <w:r w:rsidRPr="006071DF">
        <w:rPr>
          <w:highlight w:val="yellow"/>
          <w:rPrChange w:id="235" w:author="王 浩仁" w:date="2021-06-07T15:59:00Z">
            <w:rPr/>
          </w:rPrChange>
        </w:rPr>
        <w:t>visitor</w:t>
      </w:r>
      <w:r w:rsidRPr="006071DF">
        <w:rPr>
          <w:rFonts w:hint="eastAsia"/>
          <w:highlight w:val="yellow"/>
          <w:rPrChange w:id="236" w:author="王 浩仁" w:date="2021-06-07T15:59:00Z">
            <w:rPr>
              <w:rFonts w:hint="eastAsia"/>
            </w:rPr>
          </w:rPrChange>
        </w:rPr>
        <w:t>访问器，并提供了</w:t>
      </w:r>
      <w:r w:rsidRPr="006071DF">
        <w:rPr>
          <w:highlight w:val="yellow"/>
          <w:rPrChange w:id="237" w:author="王 浩仁" w:date="2021-06-07T15:59:00Z">
            <w:rPr/>
          </w:rPrChange>
        </w:rPr>
        <w:t>60</w:t>
      </w:r>
      <w:r w:rsidRPr="006071DF">
        <w:rPr>
          <w:rFonts w:hint="eastAsia"/>
          <w:highlight w:val="yellow"/>
          <w:rPrChange w:id="238" w:author="王 浩仁" w:date="2021-06-07T15:59:00Z">
            <w:rPr>
              <w:rFonts w:hint="eastAsia"/>
            </w:rPr>
          </w:rPrChange>
        </w:rPr>
        <w:t>种可供查询访问的</w:t>
      </w:r>
      <w:r w:rsidRPr="006071DF">
        <w:rPr>
          <w:highlight w:val="yellow"/>
          <w:rPrChange w:id="239" w:author="王 浩仁" w:date="2021-06-07T15:59:00Z">
            <w:rPr/>
          </w:rPrChange>
        </w:rPr>
        <w:t>AST Node</w:t>
      </w:r>
      <w:r w:rsidRPr="006071DF">
        <w:rPr>
          <w:rFonts w:hint="eastAsia"/>
          <w:highlight w:val="yellow"/>
          <w:rPrChange w:id="240" w:author="王 浩仁" w:date="2021-06-07T15:59:00Z">
            <w:rPr>
              <w:rFonts w:hint="eastAsia"/>
            </w:rPr>
          </w:rPrChange>
        </w:rPr>
        <w:t>类型。我们根据</w:t>
      </w:r>
      <w:r w:rsidRPr="006071DF">
        <w:rPr>
          <w:highlight w:val="yellow"/>
          <w:rPrChange w:id="241" w:author="王 浩仁" w:date="2021-06-07T15:59:00Z">
            <w:rPr/>
          </w:rPrChange>
        </w:rPr>
        <w:t>COOP-SC-Sol</w:t>
      </w:r>
      <w:r w:rsidRPr="006071DF">
        <w:rPr>
          <w:rFonts w:hint="eastAsia"/>
          <w:highlight w:val="yellow"/>
          <w:rPrChange w:id="242" w:author="王 浩仁" w:date="2021-06-07T15:59:00Z">
            <w:rPr>
              <w:rFonts w:hint="eastAsia"/>
            </w:rPr>
          </w:rPrChange>
        </w:rPr>
        <w:t>度量元的定义，组合使用不同的</w:t>
      </w:r>
      <w:r w:rsidR="00665EFF" w:rsidRPr="006071DF">
        <w:rPr>
          <w:highlight w:val="yellow"/>
          <w:rPrChange w:id="243" w:author="王 浩仁" w:date="2021-06-07T15:59:00Z">
            <w:rPr/>
          </w:rPrChange>
        </w:rPr>
        <w:t>AST Node</w:t>
      </w:r>
      <w:r w:rsidRPr="006071DF">
        <w:rPr>
          <w:rFonts w:hint="eastAsia"/>
          <w:highlight w:val="yellow"/>
          <w:rPrChange w:id="244" w:author="王 浩仁" w:date="2021-06-07T15:59:00Z">
            <w:rPr>
              <w:rFonts w:hint="eastAsia"/>
            </w:rPr>
          </w:rPrChange>
        </w:rPr>
        <w:t>类型对</w:t>
      </w:r>
      <w:r w:rsidRPr="006071DF">
        <w:rPr>
          <w:highlight w:val="yellow"/>
          <w:rPrChange w:id="245" w:author="王 浩仁" w:date="2021-06-07T15:59:00Z">
            <w:rPr/>
          </w:rPrChange>
        </w:rPr>
        <w:t>sol</w:t>
      </w:r>
      <w:r w:rsidR="00787EEF" w:rsidRPr="006071DF">
        <w:rPr>
          <w:rFonts w:hint="eastAsia"/>
          <w:highlight w:val="yellow"/>
          <w:rPrChange w:id="246" w:author="王 浩仁" w:date="2021-06-07T15:59:00Z">
            <w:rPr>
              <w:rFonts w:hint="eastAsia"/>
            </w:rPr>
          </w:rPrChange>
        </w:rPr>
        <w:t>源代码</w:t>
      </w:r>
      <w:r w:rsidRPr="006071DF">
        <w:rPr>
          <w:rFonts w:hint="eastAsia"/>
          <w:highlight w:val="yellow"/>
          <w:rPrChange w:id="247" w:author="王 浩仁" w:date="2021-06-07T15:59:00Z">
            <w:rPr>
              <w:rFonts w:hint="eastAsia"/>
            </w:rPr>
          </w:rPrChange>
        </w:rPr>
        <w:t>文件</w:t>
      </w:r>
      <w:r w:rsidR="00787EEF" w:rsidRPr="006071DF">
        <w:rPr>
          <w:rFonts w:hint="eastAsia"/>
          <w:highlight w:val="yellow"/>
          <w:rPrChange w:id="248" w:author="王 浩仁" w:date="2021-06-07T15:59:00Z">
            <w:rPr>
              <w:rFonts w:hint="eastAsia"/>
            </w:rPr>
          </w:rPrChange>
        </w:rPr>
        <w:t>的</w:t>
      </w:r>
      <w:r w:rsidRPr="006071DF">
        <w:rPr>
          <w:highlight w:val="yellow"/>
          <w:rPrChange w:id="249" w:author="王 浩仁" w:date="2021-06-07T15:59:00Z">
            <w:rPr/>
          </w:rPrChange>
        </w:rPr>
        <w:t>AST</w:t>
      </w:r>
      <w:r w:rsidRPr="006071DF">
        <w:rPr>
          <w:rFonts w:hint="eastAsia"/>
          <w:highlight w:val="yellow"/>
          <w:rPrChange w:id="250" w:author="王 浩仁" w:date="2021-06-07T15:59:00Z">
            <w:rPr>
              <w:rFonts w:hint="eastAsia"/>
            </w:rPr>
          </w:rPrChange>
        </w:rPr>
        <w:t>信息</w:t>
      </w:r>
      <w:r w:rsidR="003E3000" w:rsidRPr="006071DF">
        <w:rPr>
          <w:rFonts w:hint="eastAsia"/>
          <w:highlight w:val="yellow"/>
          <w:rPrChange w:id="251" w:author="王 浩仁" w:date="2021-06-07T15:59:00Z">
            <w:rPr>
              <w:rFonts w:hint="eastAsia"/>
            </w:rPr>
          </w:rPrChange>
        </w:rPr>
        <w:t>进行</w:t>
      </w:r>
      <w:r w:rsidRPr="006071DF">
        <w:rPr>
          <w:rFonts w:hint="eastAsia"/>
          <w:highlight w:val="yellow"/>
          <w:rPrChange w:id="252" w:author="王 浩仁" w:date="2021-06-07T15:59:00Z">
            <w:rPr>
              <w:rFonts w:hint="eastAsia"/>
            </w:rPr>
          </w:rPrChange>
        </w:rPr>
        <w:t>提取，整理后得到了每个</w:t>
      </w:r>
      <w:r w:rsidR="003E3000" w:rsidRPr="006071DF">
        <w:rPr>
          <w:rFonts w:hint="eastAsia"/>
          <w:highlight w:val="yellow"/>
          <w:rPrChange w:id="253" w:author="王 浩仁" w:date="2021-06-07T15:59:00Z">
            <w:rPr>
              <w:rFonts w:hint="eastAsia"/>
            </w:rPr>
          </w:rPrChange>
        </w:rPr>
        <w:t>源代码</w:t>
      </w:r>
      <w:r w:rsidRPr="006071DF">
        <w:rPr>
          <w:rFonts w:hint="eastAsia"/>
          <w:highlight w:val="yellow"/>
          <w:rPrChange w:id="254" w:author="王 浩仁" w:date="2021-06-07T15:59:00Z">
            <w:rPr>
              <w:rFonts w:hint="eastAsia"/>
            </w:rPr>
          </w:rPrChange>
        </w:rPr>
        <w:t>中</w:t>
      </w:r>
      <w:r w:rsidRPr="006071DF">
        <w:rPr>
          <w:highlight w:val="yellow"/>
          <w:rPrChange w:id="255" w:author="王 浩仁" w:date="2021-06-07T15:59:00Z">
            <w:rPr/>
          </w:rPrChange>
        </w:rPr>
        <w:t>contract</w:t>
      </w:r>
      <w:r w:rsidRPr="006071DF">
        <w:rPr>
          <w:rFonts w:hint="eastAsia"/>
          <w:highlight w:val="yellow"/>
          <w:rPrChange w:id="256" w:author="王 浩仁" w:date="2021-06-07T15:59:00Z">
            <w:rPr>
              <w:rFonts w:hint="eastAsia"/>
            </w:rPr>
          </w:rPrChange>
        </w:rPr>
        <w:t>和</w:t>
      </w:r>
      <w:r w:rsidRPr="006071DF">
        <w:rPr>
          <w:highlight w:val="yellow"/>
          <w:rPrChange w:id="257" w:author="王 浩仁" w:date="2021-06-07T15:59:00Z">
            <w:rPr/>
          </w:rPrChange>
        </w:rPr>
        <w:t>library</w:t>
      </w:r>
      <w:r w:rsidRPr="006071DF">
        <w:rPr>
          <w:rFonts w:hint="eastAsia"/>
          <w:highlight w:val="yellow"/>
          <w:rPrChange w:id="258" w:author="王 浩仁" w:date="2021-06-07T15:59:00Z">
            <w:rPr>
              <w:rFonts w:hint="eastAsia"/>
            </w:rPr>
          </w:rPrChange>
        </w:rPr>
        <w:t>的度量元信息。</w:t>
      </w:r>
    </w:p>
    <w:p w14:paraId="5A3058FE" w14:textId="06F0ABA4" w:rsidR="00493D9A" w:rsidRPr="00130FD6" w:rsidRDefault="00493D9A" w:rsidP="00910383">
      <w:pPr>
        <w:pStyle w:val="a3"/>
        <w:ind w:firstLine="372"/>
      </w:pPr>
      <w:r w:rsidRPr="006071DF">
        <w:rPr>
          <w:rFonts w:hint="eastAsia"/>
          <w:highlight w:val="yellow"/>
          <w:rPrChange w:id="259" w:author="王 浩仁" w:date="2021-06-07T15:59:00Z">
            <w:rPr>
              <w:rFonts w:hint="eastAsia"/>
            </w:rPr>
          </w:rPrChange>
        </w:rPr>
        <w:t>需要注意的是，由于</w:t>
      </w:r>
      <w:r w:rsidRPr="006071DF">
        <w:rPr>
          <w:highlight w:val="yellow"/>
          <w:rPrChange w:id="260" w:author="王 浩仁" w:date="2021-06-07T15:59:00Z">
            <w:rPr/>
          </w:rPrChange>
        </w:rPr>
        <w:t>Solidity</w:t>
      </w:r>
      <w:r w:rsidRPr="006071DF">
        <w:rPr>
          <w:rFonts w:hint="eastAsia"/>
          <w:highlight w:val="yellow"/>
          <w:rPrChange w:id="261" w:author="王 浩仁" w:date="2021-06-07T15:59:00Z">
            <w:rPr>
              <w:rFonts w:hint="eastAsia"/>
            </w:rPr>
          </w:rPrChange>
        </w:rPr>
        <w:t>编译器</w:t>
      </w:r>
      <w:r w:rsidR="00151F82" w:rsidRPr="006071DF">
        <w:rPr>
          <w:rFonts w:hint="eastAsia"/>
          <w:highlight w:val="yellow"/>
          <w:rPrChange w:id="262" w:author="王 浩仁" w:date="2021-06-07T15:59:00Z">
            <w:rPr>
              <w:rFonts w:hint="eastAsia"/>
            </w:rPr>
          </w:rPrChange>
        </w:rPr>
        <w:t>仍处于开发更新过程中，</w:t>
      </w:r>
      <w:r w:rsidR="00440901" w:rsidRPr="006071DF">
        <w:rPr>
          <w:rFonts w:hint="eastAsia"/>
          <w:highlight w:val="yellow"/>
          <w:rPrChange w:id="263" w:author="王 浩仁" w:date="2021-06-07T15:59:00Z">
            <w:rPr>
              <w:rFonts w:hint="eastAsia"/>
            </w:rPr>
          </w:rPrChange>
        </w:rPr>
        <w:t>且更新频繁（如</w:t>
      </w:r>
      <w:r w:rsidR="00440901" w:rsidRPr="006071DF">
        <w:rPr>
          <w:highlight w:val="yellow"/>
          <w:rPrChange w:id="264" w:author="王 浩仁" w:date="2021-06-07T15:59:00Z">
            <w:rPr/>
          </w:rPrChange>
        </w:rPr>
        <w:t>2021</w:t>
      </w:r>
      <w:r w:rsidR="00440901" w:rsidRPr="006071DF">
        <w:rPr>
          <w:rFonts w:hint="eastAsia"/>
          <w:highlight w:val="yellow"/>
          <w:rPrChange w:id="265" w:author="王 浩仁" w:date="2021-06-07T15:59:00Z">
            <w:rPr>
              <w:rFonts w:hint="eastAsia"/>
            </w:rPr>
          </w:rPrChange>
        </w:rPr>
        <w:t>年</w:t>
      </w:r>
      <w:r w:rsidR="00E06E25" w:rsidRPr="006071DF">
        <w:rPr>
          <w:highlight w:val="yellow"/>
          <w:rPrChange w:id="266" w:author="王 浩仁" w:date="2021-06-07T15:59:00Z">
            <w:rPr/>
          </w:rPrChange>
        </w:rPr>
        <w:t>1</w:t>
      </w:r>
      <w:r w:rsidR="00E06E25" w:rsidRPr="006071DF">
        <w:rPr>
          <w:rFonts w:hint="eastAsia"/>
          <w:highlight w:val="yellow"/>
          <w:rPrChange w:id="267" w:author="王 浩仁" w:date="2021-06-07T15:59:00Z">
            <w:rPr>
              <w:rFonts w:hint="eastAsia"/>
            </w:rPr>
          </w:rPrChange>
        </w:rPr>
        <w:t>月</w:t>
      </w:r>
      <w:r w:rsidR="00E8449B" w:rsidRPr="006071DF">
        <w:rPr>
          <w:rFonts w:hint="eastAsia"/>
          <w:highlight w:val="yellow"/>
          <w:rPrChange w:id="268" w:author="王 浩仁" w:date="2021-06-07T15:59:00Z">
            <w:rPr>
              <w:rFonts w:hint="eastAsia"/>
            </w:rPr>
          </w:rPrChange>
        </w:rPr>
        <w:t>至</w:t>
      </w:r>
      <w:r w:rsidR="00E06E25" w:rsidRPr="006071DF">
        <w:rPr>
          <w:highlight w:val="yellow"/>
          <w:rPrChange w:id="269" w:author="王 浩仁" w:date="2021-06-07T15:59:00Z">
            <w:rPr/>
          </w:rPrChange>
        </w:rPr>
        <w:t>2021</w:t>
      </w:r>
      <w:r w:rsidR="00E06E25" w:rsidRPr="006071DF">
        <w:rPr>
          <w:rFonts w:hint="eastAsia"/>
          <w:highlight w:val="yellow"/>
          <w:rPrChange w:id="270" w:author="王 浩仁" w:date="2021-06-07T15:59:00Z">
            <w:rPr>
              <w:rFonts w:hint="eastAsia"/>
            </w:rPr>
          </w:rPrChange>
        </w:rPr>
        <w:t>年</w:t>
      </w:r>
      <w:r w:rsidR="00E06E25" w:rsidRPr="006071DF">
        <w:rPr>
          <w:highlight w:val="yellow"/>
          <w:rPrChange w:id="271" w:author="王 浩仁" w:date="2021-06-07T15:59:00Z">
            <w:rPr/>
          </w:rPrChange>
        </w:rPr>
        <w:t>4</w:t>
      </w:r>
      <w:r w:rsidR="00E06E25" w:rsidRPr="006071DF">
        <w:rPr>
          <w:rFonts w:hint="eastAsia"/>
          <w:highlight w:val="yellow"/>
          <w:rPrChange w:id="272" w:author="王 浩仁" w:date="2021-06-07T15:59:00Z">
            <w:rPr>
              <w:rFonts w:hint="eastAsia"/>
            </w:rPr>
          </w:rPrChange>
        </w:rPr>
        <w:t>月共更新了</w:t>
      </w:r>
      <w:r w:rsidR="0070004D" w:rsidRPr="006071DF">
        <w:rPr>
          <w:highlight w:val="yellow"/>
          <w:rPrChange w:id="273" w:author="王 浩仁" w:date="2021-06-07T15:59:00Z">
            <w:rPr/>
          </w:rPrChange>
        </w:rPr>
        <w:t>4</w:t>
      </w:r>
      <w:r w:rsidR="0070004D" w:rsidRPr="006071DF">
        <w:rPr>
          <w:rFonts w:hint="eastAsia"/>
          <w:highlight w:val="yellow"/>
          <w:rPrChange w:id="274" w:author="王 浩仁" w:date="2021-06-07T15:59:00Z">
            <w:rPr>
              <w:rFonts w:hint="eastAsia"/>
            </w:rPr>
          </w:rPrChange>
        </w:rPr>
        <w:t>次，其中</w:t>
      </w:r>
      <w:r w:rsidR="0070004D" w:rsidRPr="006071DF">
        <w:rPr>
          <w:highlight w:val="yellow"/>
          <w:rPrChange w:id="275" w:author="王 浩仁" w:date="2021-06-07T15:59:00Z">
            <w:rPr/>
          </w:rPrChange>
        </w:rPr>
        <w:t>3</w:t>
      </w:r>
      <w:r w:rsidR="0070004D" w:rsidRPr="006071DF">
        <w:rPr>
          <w:rFonts w:hint="eastAsia"/>
          <w:highlight w:val="yellow"/>
          <w:rPrChange w:id="276" w:author="王 浩仁" w:date="2021-06-07T15:59:00Z">
            <w:rPr>
              <w:rFonts w:hint="eastAsia"/>
            </w:rPr>
          </w:rPrChange>
        </w:rPr>
        <w:t>月更新了</w:t>
      </w:r>
      <w:r w:rsidR="0070004D" w:rsidRPr="006071DF">
        <w:rPr>
          <w:highlight w:val="yellow"/>
          <w:rPrChange w:id="277" w:author="王 浩仁" w:date="2021-06-07T15:59:00Z">
            <w:rPr/>
          </w:rPrChange>
        </w:rPr>
        <w:t>2</w:t>
      </w:r>
      <w:r w:rsidR="0070004D" w:rsidRPr="006071DF">
        <w:rPr>
          <w:rFonts w:hint="eastAsia"/>
          <w:highlight w:val="yellow"/>
          <w:rPrChange w:id="278" w:author="王 浩仁" w:date="2021-06-07T15:59:00Z">
            <w:rPr>
              <w:rFonts w:hint="eastAsia"/>
            </w:rPr>
          </w:rPrChange>
        </w:rPr>
        <w:t>次</w:t>
      </w:r>
      <w:r w:rsidR="00440901" w:rsidRPr="006071DF">
        <w:rPr>
          <w:rFonts w:hint="eastAsia"/>
          <w:highlight w:val="yellow"/>
          <w:rPrChange w:id="279" w:author="王 浩仁" w:date="2021-06-07T15:59:00Z">
            <w:rPr>
              <w:rFonts w:hint="eastAsia"/>
            </w:rPr>
          </w:rPrChange>
        </w:rPr>
        <w:t>）</w:t>
      </w:r>
      <w:r w:rsidR="00E8449B" w:rsidRPr="006071DF">
        <w:rPr>
          <w:rFonts w:hint="eastAsia"/>
          <w:highlight w:val="yellow"/>
          <w:rPrChange w:id="280" w:author="王 浩仁" w:date="2021-06-07T15:59:00Z">
            <w:rPr>
              <w:rFonts w:hint="eastAsia"/>
            </w:rPr>
          </w:rPrChange>
        </w:rPr>
        <w:t>，而</w:t>
      </w:r>
      <w:r w:rsidR="00E8449B" w:rsidRPr="006071DF">
        <w:rPr>
          <w:highlight w:val="yellow"/>
          <w:rPrChange w:id="281" w:author="王 浩仁" w:date="2021-06-07T15:59:00Z">
            <w:rPr/>
          </w:rPrChange>
        </w:rPr>
        <w:t>solidity-parser-</w:t>
      </w:r>
      <w:proofErr w:type="spellStart"/>
      <w:r w:rsidR="00E8449B" w:rsidRPr="006071DF">
        <w:rPr>
          <w:highlight w:val="yellow"/>
          <w:rPrChange w:id="282" w:author="王 浩仁" w:date="2021-06-07T15:59:00Z">
            <w:rPr/>
          </w:rPrChange>
        </w:rPr>
        <w:t>antlr</w:t>
      </w:r>
      <w:proofErr w:type="spellEnd"/>
      <w:r w:rsidR="00F212B9" w:rsidRPr="006071DF">
        <w:rPr>
          <w:rFonts w:hint="eastAsia"/>
          <w:highlight w:val="yellow"/>
          <w:rPrChange w:id="283" w:author="王 浩仁" w:date="2021-06-07T15:59:00Z">
            <w:rPr>
              <w:rFonts w:hint="eastAsia"/>
            </w:rPr>
          </w:rPrChange>
        </w:rPr>
        <w:t>工具已于</w:t>
      </w:r>
      <w:r w:rsidR="00E901BB" w:rsidRPr="006071DF">
        <w:rPr>
          <w:highlight w:val="yellow"/>
          <w:rPrChange w:id="284" w:author="王 浩仁" w:date="2021-06-07T15:59:00Z">
            <w:rPr/>
          </w:rPrChange>
        </w:rPr>
        <w:t>2019</w:t>
      </w:r>
      <w:r w:rsidR="00E901BB" w:rsidRPr="006071DF">
        <w:rPr>
          <w:rFonts w:hint="eastAsia"/>
          <w:highlight w:val="yellow"/>
          <w:rPrChange w:id="285" w:author="王 浩仁" w:date="2021-06-07T15:59:00Z">
            <w:rPr>
              <w:rFonts w:hint="eastAsia"/>
            </w:rPr>
          </w:rPrChange>
        </w:rPr>
        <w:t>年</w:t>
      </w:r>
      <w:r w:rsidR="00E901BB" w:rsidRPr="006071DF">
        <w:rPr>
          <w:highlight w:val="yellow"/>
          <w:rPrChange w:id="286" w:author="王 浩仁" w:date="2021-06-07T15:59:00Z">
            <w:rPr/>
          </w:rPrChange>
        </w:rPr>
        <w:t>10</w:t>
      </w:r>
      <w:r w:rsidR="00E901BB" w:rsidRPr="006071DF">
        <w:rPr>
          <w:rFonts w:hint="eastAsia"/>
          <w:highlight w:val="yellow"/>
          <w:rPrChange w:id="287" w:author="王 浩仁" w:date="2021-06-07T15:59:00Z">
            <w:rPr>
              <w:rFonts w:hint="eastAsia"/>
            </w:rPr>
          </w:rPrChange>
        </w:rPr>
        <w:t>月停止更新，因此部分</w:t>
      </w:r>
      <w:r w:rsidR="00E901BB" w:rsidRPr="006071DF">
        <w:rPr>
          <w:highlight w:val="yellow"/>
          <w:rPrChange w:id="288" w:author="王 浩仁" w:date="2021-06-07T15:59:00Z">
            <w:rPr/>
          </w:rPrChange>
        </w:rPr>
        <w:t>Solidity</w:t>
      </w:r>
      <w:r w:rsidR="00E901BB" w:rsidRPr="006071DF">
        <w:rPr>
          <w:rFonts w:hint="eastAsia"/>
          <w:highlight w:val="yellow"/>
          <w:rPrChange w:id="289" w:author="王 浩仁" w:date="2021-06-07T15:59:00Z">
            <w:rPr>
              <w:rFonts w:hint="eastAsia"/>
            </w:rPr>
          </w:rPrChange>
        </w:rPr>
        <w:t>智能合约的源代码无法通过</w:t>
      </w:r>
      <w:r w:rsidR="00E901BB" w:rsidRPr="006071DF">
        <w:rPr>
          <w:highlight w:val="yellow"/>
          <w:rPrChange w:id="290" w:author="王 浩仁" w:date="2021-06-07T15:59:00Z">
            <w:rPr/>
          </w:rPrChange>
        </w:rPr>
        <w:t>solidity-parser-</w:t>
      </w:r>
      <w:proofErr w:type="spellStart"/>
      <w:r w:rsidR="00E901BB" w:rsidRPr="006071DF">
        <w:rPr>
          <w:highlight w:val="yellow"/>
          <w:rPrChange w:id="291" w:author="王 浩仁" w:date="2021-06-07T15:59:00Z">
            <w:rPr/>
          </w:rPrChange>
        </w:rPr>
        <w:t>antlr</w:t>
      </w:r>
      <w:proofErr w:type="spellEnd"/>
      <w:r w:rsidR="00E901BB" w:rsidRPr="006071DF">
        <w:rPr>
          <w:rFonts w:hint="eastAsia"/>
          <w:highlight w:val="yellow"/>
          <w:rPrChange w:id="292" w:author="王 浩仁" w:date="2021-06-07T15:59:00Z">
            <w:rPr>
              <w:rFonts w:hint="eastAsia"/>
            </w:rPr>
          </w:rPrChange>
        </w:rPr>
        <w:t>工具解析，即无法获得</w:t>
      </w:r>
      <w:r w:rsidR="00D720F1" w:rsidRPr="006071DF">
        <w:rPr>
          <w:rFonts w:hint="eastAsia"/>
          <w:highlight w:val="yellow"/>
          <w:rPrChange w:id="293" w:author="王 浩仁" w:date="2021-06-07T15:59:00Z">
            <w:rPr>
              <w:rFonts w:hint="eastAsia"/>
            </w:rPr>
          </w:rPrChange>
        </w:rPr>
        <w:t>度量</w:t>
      </w:r>
      <w:r w:rsidR="00D720F1" w:rsidRPr="006071DF">
        <w:rPr>
          <w:rFonts w:hint="eastAsia"/>
        </w:rPr>
        <w:t>元信息。</w:t>
      </w:r>
      <w:ins w:id="294" w:author="yang huiwen" w:date="2021-05-10T07:45:00Z">
        <w:r w:rsidR="00130FD6" w:rsidRPr="00994DBD">
          <w:rPr>
            <w:rFonts w:hint="eastAsia"/>
            <w:strike/>
            <w:rPrChange w:id="295" w:author="yang huiwen" w:date="2021-05-13T20:07:00Z">
              <w:rPr>
                <w:rFonts w:hint="eastAsia"/>
              </w:rPr>
            </w:rPrChange>
          </w:rPr>
          <w:t>在</w:t>
        </w:r>
      </w:ins>
      <w:r w:rsidR="00A14E8E" w:rsidRPr="00994DBD">
        <w:rPr>
          <w:rFonts w:hint="eastAsia"/>
          <w:strike/>
          <w:color w:val="FF0000"/>
          <w:rPrChange w:id="296" w:author="yang huiwen" w:date="2021-05-13T20:07:00Z">
            <w:rPr>
              <w:rFonts w:hint="eastAsia"/>
              <w:color w:val="FF0000"/>
            </w:rPr>
          </w:rPrChange>
        </w:rPr>
        <w:t>未来工作中</w:t>
      </w:r>
      <w:ins w:id="297" w:author="yang huiwen" w:date="2021-05-10T07:45:00Z">
        <w:r w:rsidR="00130FD6" w:rsidRPr="00994DBD">
          <w:rPr>
            <w:rFonts w:hint="eastAsia"/>
            <w:strike/>
            <w:color w:val="FF0000"/>
            <w:rPrChange w:id="298" w:author="yang huiwen" w:date="2021-05-13T20:07:00Z">
              <w:rPr>
                <w:rFonts w:hint="eastAsia"/>
                <w:color w:val="FF0000"/>
              </w:rPr>
            </w:rPrChange>
          </w:rPr>
          <w:t>可以</w:t>
        </w:r>
      </w:ins>
      <w:del w:id="299" w:author="yang huiwen" w:date="2021-05-10T07:45:00Z">
        <w:r w:rsidR="00A14E8E" w:rsidRPr="00994DBD" w:rsidDel="00130FD6">
          <w:rPr>
            <w:rFonts w:hint="eastAsia"/>
            <w:strike/>
            <w:color w:val="FF0000"/>
            <w:rPrChange w:id="300" w:author="yang huiwen" w:date="2021-05-13T20:07:00Z">
              <w:rPr>
                <w:rFonts w:hint="eastAsia"/>
                <w:color w:val="FF0000"/>
              </w:rPr>
            </w:rPrChange>
          </w:rPr>
          <w:delText>将</w:delText>
        </w:r>
      </w:del>
      <w:r w:rsidR="00A14E8E" w:rsidRPr="00994DBD">
        <w:rPr>
          <w:rFonts w:hint="eastAsia"/>
          <w:strike/>
          <w:color w:val="FF0000"/>
          <w:rPrChange w:id="301" w:author="yang huiwen" w:date="2021-05-13T20:07:00Z">
            <w:rPr>
              <w:rFonts w:hint="eastAsia"/>
              <w:color w:val="FF0000"/>
            </w:rPr>
          </w:rPrChange>
        </w:rPr>
        <w:t>尝试</w:t>
      </w:r>
      <w:ins w:id="302" w:author="yang huiwen" w:date="2021-05-10T07:46:00Z">
        <w:r w:rsidR="000D1CF5" w:rsidRPr="00994DBD">
          <w:rPr>
            <w:rFonts w:hint="eastAsia"/>
            <w:strike/>
            <w:color w:val="FF0000"/>
            <w:rPrChange w:id="303" w:author="yang huiwen" w:date="2021-05-13T20:07:00Z">
              <w:rPr>
                <w:rFonts w:hint="eastAsia"/>
                <w:color w:val="FF0000"/>
              </w:rPr>
            </w:rPrChange>
          </w:rPr>
          <w:t>利用</w:t>
        </w:r>
      </w:ins>
      <w:del w:id="304" w:author="yang huiwen" w:date="2021-05-10T07:46:00Z">
        <w:r w:rsidR="00A14E8E" w:rsidRPr="00994DBD" w:rsidDel="000D1CF5">
          <w:rPr>
            <w:rFonts w:hint="eastAsia"/>
            <w:strike/>
            <w:color w:val="FF0000"/>
            <w:rPrChange w:id="305" w:author="yang huiwen" w:date="2021-05-13T20:07:00Z">
              <w:rPr>
                <w:rFonts w:hint="eastAsia"/>
                <w:color w:val="FF0000"/>
              </w:rPr>
            </w:rPrChange>
          </w:rPr>
          <w:delText>使用</w:delText>
        </w:r>
      </w:del>
      <w:r w:rsidR="00A14E8E" w:rsidRPr="00994DBD">
        <w:rPr>
          <w:rFonts w:hint="eastAsia"/>
          <w:strike/>
          <w:color w:val="FF0000"/>
          <w:rPrChange w:id="306" w:author="yang huiwen" w:date="2021-05-13T20:07:00Z">
            <w:rPr>
              <w:rFonts w:hint="eastAsia"/>
              <w:color w:val="FF0000"/>
            </w:rPr>
          </w:rPrChange>
        </w:rPr>
        <w:t>以太坊官方的</w:t>
      </w:r>
      <w:proofErr w:type="spellStart"/>
      <w:r w:rsidR="00A14E8E" w:rsidRPr="00994DBD">
        <w:rPr>
          <w:strike/>
          <w:color w:val="FF0000"/>
          <w:rPrChange w:id="307" w:author="yang huiwen" w:date="2021-05-13T20:07:00Z">
            <w:rPr>
              <w:color w:val="FF0000"/>
            </w:rPr>
          </w:rPrChange>
        </w:rPr>
        <w:t>solc</w:t>
      </w:r>
      <w:proofErr w:type="spellEnd"/>
      <w:r w:rsidR="00A14E8E" w:rsidRPr="00994DBD">
        <w:rPr>
          <w:rFonts w:hint="eastAsia"/>
          <w:strike/>
          <w:color w:val="FF0000"/>
          <w:rPrChange w:id="308" w:author="yang huiwen" w:date="2021-05-13T20:07:00Z">
            <w:rPr>
              <w:rFonts w:hint="eastAsia"/>
              <w:color w:val="FF0000"/>
            </w:rPr>
          </w:rPrChange>
        </w:rPr>
        <w:t>编译器获得</w:t>
      </w:r>
      <w:r w:rsidR="00A14E8E" w:rsidRPr="00994DBD">
        <w:rPr>
          <w:strike/>
          <w:color w:val="FF0000"/>
          <w:rPrChange w:id="309" w:author="yang huiwen" w:date="2021-05-13T20:07:00Z">
            <w:rPr>
              <w:color w:val="FF0000"/>
            </w:rPr>
          </w:rPrChange>
        </w:rPr>
        <w:t>AST</w:t>
      </w:r>
      <w:r w:rsidR="00A14E8E" w:rsidRPr="00994DBD">
        <w:rPr>
          <w:rFonts w:hint="eastAsia"/>
          <w:strike/>
          <w:color w:val="FF0000"/>
          <w:rPrChange w:id="310" w:author="yang huiwen" w:date="2021-05-13T20:07:00Z">
            <w:rPr>
              <w:rFonts w:hint="eastAsia"/>
              <w:color w:val="FF0000"/>
            </w:rPr>
          </w:rPrChange>
        </w:rPr>
        <w:t>信息，具体请</w:t>
      </w:r>
      <w:r w:rsidR="006D30A0" w:rsidRPr="00994DBD">
        <w:rPr>
          <w:rFonts w:hint="eastAsia"/>
          <w:strike/>
          <w:color w:val="FF0000"/>
          <w:rPrChange w:id="311" w:author="yang huiwen" w:date="2021-05-13T20:07:00Z">
            <w:rPr>
              <w:rFonts w:hint="eastAsia"/>
              <w:color w:val="FF0000"/>
            </w:rPr>
          </w:rPrChange>
        </w:rPr>
        <w:t>查看第</w:t>
      </w:r>
      <w:r w:rsidR="006D30A0" w:rsidRPr="00994DBD">
        <w:rPr>
          <w:strike/>
          <w:color w:val="FF0000"/>
          <w:rPrChange w:id="312" w:author="yang huiwen" w:date="2021-05-13T20:07:00Z">
            <w:rPr>
              <w:color w:val="FF0000"/>
            </w:rPr>
          </w:rPrChange>
        </w:rPr>
        <w:t>7</w:t>
      </w:r>
      <w:r w:rsidR="006D30A0" w:rsidRPr="00994DBD">
        <w:rPr>
          <w:rFonts w:hint="eastAsia"/>
          <w:strike/>
          <w:color w:val="FF0000"/>
          <w:rPrChange w:id="313" w:author="yang huiwen" w:date="2021-05-13T20:07:00Z">
            <w:rPr>
              <w:rFonts w:hint="eastAsia"/>
              <w:color w:val="FF0000"/>
            </w:rPr>
          </w:rPrChange>
        </w:rPr>
        <w:t>节</w:t>
      </w:r>
      <w:ins w:id="314" w:author="yang huiwen" w:date="2021-05-10T07:46:00Z">
        <w:r w:rsidR="000D1CF5" w:rsidRPr="00994DBD">
          <w:rPr>
            <w:rFonts w:hint="eastAsia"/>
            <w:strike/>
            <w:color w:val="FF0000"/>
            <w:rPrChange w:id="315" w:author="yang huiwen" w:date="2021-05-13T20:07:00Z">
              <w:rPr>
                <w:rFonts w:hint="eastAsia"/>
                <w:color w:val="FF0000"/>
              </w:rPr>
            </w:rPrChange>
          </w:rPr>
          <w:t>相关工作</w:t>
        </w:r>
      </w:ins>
      <w:r w:rsidR="006D30A0" w:rsidRPr="00994DBD">
        <w:rPr>
          <w:rFonts w:hint="eastAsia"/>
          <w:strike/>
          <w:color w:val="FF0000"/>
          <w:rPrChange w:id="316" w:author="yang huiwen" w:date="2021-05-13T20:07:00Z">
            <w:rPr>
              <w:rFonts w:hint="eastAsia"/>
              <w:color w:val="FF0000"/>
            </w:rPr>
          </w:rPrChange>
        </w:rPr>
        <w:t>。</w:t>
      </w:r>
    </w:p>
    <w:p w14:paraId="15038989" w14:textId="77AE408D" w:rsidR="00ED44AB" w:rsidRDefault="009153B9" w:rsidP="00ED44AB">
      <w:pPr>
        <w:pStyle w:val="21"/>
        <w:spacing w:before="71" w:after="71"/>
      </w:pPr>
      <w:bookmarkStart w:id="317" w:name="_Ref71527803"/>
      <w:r>
        <w:rPr>
          <w:rFonts w:hint="eastAsia"/>
        </w:rPr>
        <w:t>类不平衡问题处理</w:t>
      </w:r>
      <w:bookmarkEnd w:id="317"/>
    </w:p>
    <w:p w14:paraId="2D351847" w14:textId="77777777" w:rsidR="00ED44AB" w:rsidRPr="00ED44AB" w:rsidRDefault="00ED44AB" w:rsidP="00ED44AB">
      <w:pPr>
        <w:pStyle w:val="a3"/>
        <w:ind w:firstLine="372"/>
      </w:pPr>
      <w:bookmarkStart w:id="318" w:name="_Hlk73979978"/>
      <w:r w:rsidRPr="00ED44AB">
        <w:rPr>
          <w:rFonts w:hint="eastAsia"/>
        </w:rPr>
        <w:t>在</w:t>
      </w:r>
      <w:r w:rsidRPr="00ED44AB">
        <w:t>构建数据集的过程中，我们发现</w:t>
      </w:r>
      <w:r w:rsidRPr="00ED44AB">
        <w:t>Solidity</w:t>
      </w:r>
      <w:r w:rsidRPr="00ED44AB">
        <w:t>缺陷数据集存在较为严重的类不平衡现象。</w:t>
      </w:r>
      <w:bookmarkEnd w:id="318"/>
      <w:r w:rsidRPr="00ED44AB">
        <w:t>表</w:t>
      </w:r>
      <w:r w:rsidRPr="00ED44AB">
        <w:t>3</w:t>
      </w:r>
      <w:r w:rsidRPr="00ED44AB">
        <w:t>为</w:t>
      </w:r>
      <w:r w:rsidRPr="00ED44AB">
        <w:t>Solidity</w:t>
      </w:r>
      <w:r w:rsidRPr="00ED44AB">
        <w:t>智能合约缺陷数据集中，各类型缺陷按照缺陷模块百分比（</w:t>
      </w:r>
      <w:r w:rsidRPr="00ED44AB">
        <w:t>Percentage of Defect Modules</w:t>
      </w:r>
      <w:r w:rsidRPr="00ED44AB">
        <w:t>，</w:t>
      </w:r>
      <w:r w:rsidRPr="00ED44AB">
        <w:t>PDM</w:t>
      </w:r>
      <w:r w:rsidRPr="00ED44AB">
        <w:t>）降序排序后的结果。其中，</w:t>
      </w:r>
      <w:r w:rsidRPr="00ED44AB">
        <w:t>PDM</w:t>
      </w:r>
      <w:r w:rsidRPr="00ED44AB">
        <w:t>的计算公式如公式（</w:t>
      </w:r>
      <w:r w:rsidRPr="00ED44AB">
        <w:t>1</w:t>
      </w:r>
      <w:r w:rsidRPr="00ED44AB">
        <w:t>）所示。其中，</w:t>
      </w:r>
      <m:oMath>
        <m:sSub>
          <m:sSubPr>
            <m:ctrlPr>
              <w:rPr>
                <w:rFonts w:ascii="Cambria Math" w:hAnsi="Cambria Math"/>
              </w:rPr>
            </m:ctrlPr>
          </m:sSubPr>
          <m:e>
            <m:r>
              <w:rPr>
                <w:rFonts w:ascii="Cambria Math" w:hAnsi="Cambria Math"/>
              </w:rPr>
              <m:t>N</m:t>
            </m:r>
          </m:e>
          <m:sub>
            <m:r>
              <w:rPr>
                <w:rFonts w:ascii="Cambria Math" w:hAnsi="Cambria Math"/>
              </w:rPr>
              <m:t>defect</m:t>
            </m:r>
          </m:sub>
        </m:sSub>
      </m:oMath>
      <w:r w:rsidRPr="00ED44AB">
        <w:t>为含有该类型缺陷的模块数量，</w:t>
      </w:r>
      <m:oMath>
        <m:sSub>
          <m:sSubPr>
            <m:ctrlPr>
              <w:rPr>
                <w:rFonts w:ascii="Cambria Math" w:hAnsi="Cambria Math"/>
              </w:rPr>
            </m:ctrlPr>
          </m:sSubPr>
          <m:e>
            <m:r>
              <w:rPr>
                <w:rFonts w:ascii="Cambria Math" w:hAnsi="Cambria Math"/>
              </w:rPr>
              <m:t>N</m:t>
            </m:r>
          </m:e>
          <m:sub>
            <m:r>
              <w:rPr>
                <w:rFonts w:ascii="Cambria Math" w:hAnsi="Cambria Math"/>
              </w:rPr>
              <m:t>modelues</m:t>
            </m:r>
          </m:sub>
        </m:sSub>
      </m:oMath>
      <w:r w:rsidRPr="00ED44AB">
        <w:t>为总模块数量。</w:t>
      </w:r>
    </w:p>
    <w:tbl>
      <w:tblPr>
        <w:tblStyle w:val="afffe"/>
        <w:tblW w:w="4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807"/>
      </w:tblGrid>
      <w:tr w:rsidR="00ED44AB" w:rsidRPr="006C2B8E" w14:paraId="1B8BE035" w14:textId="77777777" w:rsidTr="004F07CC">
        <w:trPr>
          <w:trHeight w:val="831"/>
          <w:jc w:val="center"/>
        </w:trPr>
        <w:tc>
          <w:tcPr>
            <w:tcW w:w="4375" w:type="dxa"/>
            <w:vAlign w:val="center"/>
          </w:tcPr>
          <w:p w14:paraId="68F12884" w14:textId="77777777" w:rsidR="00ED44AB" w:rsidRPr="00ED44AB" w:rsidRDefault="00ED44AB" w:rsidP="00ED44AB">
            <w:pPr>
              <w:pStyle w:val="a3"/>
              <w:ind w:firstLine="372"/>
            </w:pPr>
            <m:oMathPara>
              <m:oMath>
                <m:r>
                  <w:rPr>
                    <w:rFonts w:ascii="Cambria Math" w:hAnsi="Cambria Math"/>
                  </w:rPr>
                  <m:t>PDM</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defect</m:t>
                        </m:r>
                      </m:sub>
                    </m:sSub>
                  </m:num>
                  <m:den>
                    <m:sSub>
                      <m:sSubPr>
                        <m:ctrlPr>
                          <w:rPr>
                            <w:rFonts w:ascii="Cambria Math" w:hAnsi="Cambria Math"/>
                          </w:rPr>
                        </m:ctrlPr>
                      </m:sSubPr>
                      <m:e>
                        <m:r>
                          <w:rPr>
                            <w:rFonts w:ascii="Cambria Math" w:hAnsi="Cambria Math"/>
                          </w:rPr>
                          <m:t>N</m:t>
                        </m:r>
                      </m:e>
                      <m:sub>
                        <m:r>
                          <w:rPr>
                            <w:rFonts w:ascii="Cambria Math" w:hAnsi="Cambria Math"/>
                          </w:rPr>
                          <m:t>modules</m:t>
                        </m:r>
                      </m:sub>
                    </m:sSub>
                  </m:den>
                </m:f>
              </m:oMath>
            </m:oMathPara>
          </w:p>
        </w:tc>
        <w:tc>
          <w:tcPr>
            <w:tcW w:w="259" w:type="dxa"/>
            <w:vAlign w:val="center"/>
          </w:tcPr>
          <w:p w14:paraId="06AC5029" w14:textId="77777777" w:rsidR="00ED44AB" w:rsidRPr="006071DF" w:rsidRDefault="00ED44AB" w:rsidP="00ED44AB">
            <w:pPr>
              <w:pStyle w:val="a3"/>
              <w:ind w:firstLine="372"/>
            </w:pPr>
            <w:r w:rsidRPr="006071DF">
              <w:t>(1)</w:t>
            </w:r>
          </w:p>
        </w:tc>
      </w:tr>
    </w:tbl>
    <w:p w14:paraId="60250447" w14:textId="527A723B" w:rsidR="00ED44AB" w:rsidDel="00B400FA" w:rsidRDefault="00ED44AB" w:rsidP="00ED44AB">
      <w:pPr>
        <w:pStyle w:val="a3"/>
        <w:ind w:firstLine="372"/>
        <w:rPr>
          <w:del w:id="319" w:author="yang huiwen" w:date="2021-05-06T21:46:00Z"/>
        </w:rPr>
      </w:pPr>
      <w:r w:rsidRPr="00ED44AB">
        <w:fldChar w:fldCharType="begin"/>
      </w:r>
      <w:r w:rsidRPr="00ED44AB">
        <w:instrText xml:space="preserve"> REF _Ref56670903 \h  \* MERGEFORMAT </w:instrText>
      </w:r>
      <w:r w:rsidRPr="00ED44AB">
        <w:fldChar w:fldCharType="separate"/>
      </w:r>
      <w:r w:rsidRPr="00ED44AB">
        <w:t>表</w:t>
      </w:r>
      <w:r w:rsidRPr="00ED44AB">
        <w:t>3</w:t>
      </w:r>
      <w:r w:rsidRPr="00ED44AB">
        <w:fldChar w:fldCharType="end"/>
      </w:r>
      <w:r w:rsidRPr="00ED44AB">
        <w:t>中</w:t>
      </w:r>
      <w:r w:rsidRPr="006071DF">
        <w:rPr>
          <w:rFonts w:hint="eastAsia"/>
          <w:highlight w:val="yellow"/>
          <w:rPrChange w:id="320" w:author="王 浩仁" w:date="2021-06-07T15:59:00Z">
            <w:rPr>
              <w:rFonts w:hint="eastAsia"/>
            </w:rPr>
          </w:rPrChange>
        </w:rPr>
        <w:t>，缺陷类型为《白皮书》中提出的</w:t>
      </w:r>
      <w:r w:rsidRPr="006071DF">
        <w:rPr>
          <w:highlight w:val="yellow"/>
          <w:rPrChange w:id="321" w:author="王 浩仁" w:date="2021-06-07T15:59:00Z">
            <w:rPr/>
          </w:rPrChange>
        </w:rPr>
        <w:t>21</w:t>
      </w:r>
      <w:r w:rsidRPr="006071DF">
        <w:rPr>
          <w:rFonts w:hint="eastAsia"/>
          <w:highlight w:val="yellow"/>
          <w:rPrChange w:id="322" w:author="王 浩仁" w:date="2021-06-07T15:59:00Z">
            <w:rPr>
              <w:rFonts w:hint="eastAsia"/>
            </w:rPr>
          </w:rPrChange>
        </w:rPr>
        <w:t>种</w:t>
      </w:r>
      <w:r w:rsidRPr="006071DF">
        <w:rPr>
          <w:highlight w:val="yellow"/>
          <w:rPrChange w:id="323" w:author="王 浩仁" w:date="2021-06-07T15:59:00Z">
            <w:rPr/>
          </w:rPrChange>
        </w:rPr>
        <w:t>Solidity</w:t>
      </w:r>
      <w:r w:rsidRPr="006071DF">
        <w:rPr>
          <w:rFonts w:hint="eastAsia"/>
          <w:highlight w:val="yellow"/>
          <w:rPrChange w:id="324" w:author="王 浩仁" w:date="2021-06-07T15:59:00Z">
            <w:rPr>
              <w:rFonts w:hint="eastAsia"/>
            </w:rPr>
          </w:rPrChange>
        </w:rPr>
        <w:t>智能合约缺陷类型。通常情况下，</w:t>
      </w:r>
      <w:r w:rsidRPr="006071DF">
        <w:rPr>
          <w:highlight w:val="yellow"/>
          <w:rPrChange w:id="325" w:author="王 浩仁" w:date="2021-06-07T15:59:00Z">
            <w:rPr/>
          </w:rPrChange>
        </w:rPr>
        <w:t>PDM</w:t>
      </w:r>
      <w:r w:rsidRPr="006071DF">
        <w:rPr>
          <w:rFonts w:hint="eastAsia"/>
          <w:highlight w:val="yellow"/>
          <w:rPrChange w:id="326" w:author="王 浩仁" w:date="2021-06-07T15:59:00Z">
            <w:rPr>
              <w:rFonts w:hint="eastAsia"/>
            </w:rPr>
          </w:rPrChange>
        </w:rPr>
        <w:t>低于</w:t>
      </w:r>
      <w:r w:rsidRPr="006071DF">
        <w:rPr>
          <w:highlight w:val="yellow"/>
          <w:rPrChange w:id="327" w:author="王 浩仁" w:date="2021-06-07T15:59:00Z">
            <w:rPr/>
          </w:rPrChange>
        </w:rPr>
        <w:t>25%</w:t>
      </w:r>
      <w:r w:rsidRPr="006071DF">
        <w:rPr>
          <w:rFonts w:hint="eastAsia"/>
          <w:highlight w:val="yellow"/>
          <w:rPrChange w:id="328" w:author="王 浩仁" w:date="2021-06-07T15:59:00Z">
            <w:rPr>
              <w:rFonts w:hint="eastAsia"/>
            </w:rPr>
          </w:rPrChange>
        </w:rPr>
        <w:t>的数据</w:t>
      </w:r>
      <w:proofErr w:type="gramStart"/>
      <w:r w:rsidRPr="006071DF">
        <w:rPr>
          <w:rFonts w:hint="eastAsia"/>
          <w:highlight w:val="yellow"/>
          <w:rPrChange w:id="329" w:author="王 浩仁" w:date="2021-06-07T15:59:00Z">
            <w:rPr>
              <w:rFonts w:hint="eastAsia"/>
            </w:rPr>
          </w:rPrChange>
        </w:rPr>
        <w:t>集存在类</w:t>
      </w:r>
      <w:proofErr w:type="gramEnd"/>
      <w:r w:rsidRPr="006071DF">
        <w:rPr>
          <w:rFonts w:hint="eastAsia"/>
          <w:highlight w:val="yellow"/>
          <w:rPrChange w:id="330" w:author="王 浩仁" w:date="2021-06-07T15:59:00Z">
            <w:rPr>
              <w:rFonts w:hint="eastAsia"/>
            </w:rPr>
          </w:rPrChange>
        </w:rPr>
        <w:t>不平衡问题</w:t>
      </w:r>
      <w:r w:rsidRPr="006071DF">
        <w:rPr>
          <w:highlight w:val="yellow"/>
          <w:vertAlign w:val="superscript"/>
          <w:rPrChange w:id="331" w:author="王 浩仁" w:date="2021-06-07T15:59:00Z">
            <w:rPr>
              <w:vertAlign w:val="superscript"/>
            </w:rPr>
          </w:rPrChange>
        </w:rPr>
        <w:fldChar w:fldCharType="begin"/>
      </w:r>
      <w:r w:rsidRPr="006071DF">
        <w:rPr>
          <w:highlight w:val="yellow"/>
          <w:vertAlign w:val="superscript"/>
          <w:rPrChange w:id="332" w:author="王 浩仁" w:date="2021-06-07T15:59:00Z">
            <w:rPr>
              <w:vertAlign w:val="superscript"/>
            </w:rPr>
          </w:rPrChange>
        </w:rPr>
        <w:instrText xml:space="preserve"> REF _Ref58920063 \r \h  \* MERGEFORMAT </w:instrText>
      </w:r>
      <w:r w:rsidRPr="006071DF">
        <w:rPr>
          <w:highlight w:val="yellow"/>
          <w:vertAlign w:val="superscript"/>
          <w:rPrChange w:id="333" w:author="王 浩仁" w:date="2021-06-07T15:59:00Z">
            <w:rPr>
              <w:highlight w:val="yellow"/>
              <w:vertAlign w:val="superscript"/>
            </w:rPr>
          </w:rPrChange>
        </w:rPr>
      </w:r>
      <w:r w:rsidRPr="006071DF">
        <w:rPr>
          <w:highlight w:val="yellow"/>
          <w:vertAlign w:val="superscript"/>
          <w:rPrChange w:id="334" w:author="王 浩仁" w:date="2021-06-07T15:59:00Z">
            <w:rPr>
              <w:vertAlign w:val="superscript"/>
            </w:rPr>
          </w:rPrChange>
        </w:rPr>
        <w:fldChar w:fldCharType="separate"/>
      </w:r>
      <w:r w:rsidRPr="006071DF">
        <w:rPr>
          <w:highlight w:val="yellow"/>
          <w:vertAlign w:val="superscript"/>
          <w:rPrChange w:id="335" w:author="王 浩仁" w:date="2021-06-07T15:59:00Z">
            <w:rPr>
              <w:vertAlign w:val="superscript"/>
            </w:rPr>
          </w:rPrChange>
        </w:rPr>
        <w:t>[21]</w:t>
      </w:r>
      <w:r w:rsidRPr="006071DF">
        <w:rPr>
          <w:highlight w:val="yellow"/>
          <w:vertAlign w:val="superscript"/>
          <w:rPrChange w:id="336" w:author="王 浩仁" w:date="2021-06-07T15:59:00Z">
            <w:rPr>
              <w:vertAlign w:val="superscript"/>
            </w:rPr>
          </w:rPrChange>
        </w:rPr>
        <w:fldChar w:fldCharType="end"/>
      </w:r>
      <w:r w:rsidRPr="006071DF">
        <w:rPr>
          <w:rFonts w:hint="eastAsia"/>
          <w:highlight w:val="yellow"/>
          <w:rPrChange w:id="337" w:author="王 浩仁" w:date="2021-06-07T15:59:00Z">
            <w:rPr>
              <w:rFonts w:hint="eastAsia"/>
            </w:rPr>
          </w:rPrChange>
        </w:rPr>
        <w:t>，从表</w:t>
      </w:r>
      <w:r w:rsidRPr="006071DF">
        <w:rPr>
          <w:highlight w:val="yellow"/>
          <w:rPrChange w:id="338" w:author="王 浩仁" w:date="2021-06-07T15:59:00Z">
            <w:rPr/>
          </w:rPrChange>
        </w:rPr>
        <w:t>3</w:t>
      </w:r>
      <w:r w:rsidRPr="006071DF">
        <w:rPr>
          <w:rFonts w:hint="eastAsia"/>
          <w:highlight w:val="yellow"/>
          <w:rPrChange w:id="339" w:author="王 浩仁" w:date="2021-06-07T15:59:00Z">
            <w:rPr>
              <w:rFonts w:hint="eastAsia"/>
            </w:rPr>
          </w:rPrChange>
        </w:rPr>
        <w:t>中可以看出</w:t>
      </w:r>
      <w:r w:rsidRPr="006071DF">
        <w:rPr>
          <w:highlight w:val="yellow"/>
          <w:rPrChange w:id="340" w:author="王 浩仁" w:date="2021-06-07T15:59:00Z">
            <w:rPr/>
          </w:rPrChange>
        </w:rPr>
        <w:t>Solidity</w:t>
      </w:r>
      <w:r w:rsidRPr="006071DF">
        <w:rPr>
          <w:rFonts w:hint="eastAsia"/>
          <w:highlight w:val="yellow"/>
          <w:rPrChange w:id="341" w:author="王 浩仁" w:date="2021-06-07T15:59:00Z">
            <w:rPr>
              <w:rFonts w:hint="eastAsia"/>
            </w:rPr>
          </w:rPrChange>
        </w:rPr>
        <w:t>智能合约的缺陷数据</w:t>
      </w:r>
      <w:proofErr w:type="gramStart"/>
      <w:r w:rsidRPr="006071DF">
        <w:rPr>
          <w:rFonts w:hint="eastAsia"/>
          <w:highlight w:val="yellow"/>
          <w:rPrChange w:id="342" w:author="王 浩仁" w:date="2021-06-07T15:59:00Z">
            <w:rPr>
              <w:rFonts w:hint="eastAsia"/>
            </w:rPr>
          </w:rPrChange>
        </w:rPr>
        <w:t>集存在</w:t>
      </w:r>
      <w:proofErr w:type="gramEnd"/>
      <w:r w:rsidRPr="006071DF">
        <w:rPr>
          <w:rFonts w:hint="eastAsia"/>
          <w:highlight w:val="yellow"/>
          <w:rPrChange w:id="343" w:author="王 浩仁" w:date="2021-06-07T15:59:00Z">
            <w:rPr>
              <w:rFonts w:hint="eastAsia"/>
            </w:rPr>
          </w:rPrChange>
        </w:rPr>
        <w:t>较为严重的类不平衡问题，</w:t>
      </w:r>
      <w:bookmarkStart w:id="344" w:name="_Hlk73980217"/>
      <w:r w:rsidRPr="006071DF">
        <w:rPr>
          <w:rFonts w:hint="eastAsia"/>
          <w:highlight w:val="yellow"/>
          <w:rPrChange w:id="345" w:author="王 浩仁" w:date="2021-06-07T15:59:00Z">
            <w:rPr>
              <w:rFonts w:hint="eastAsia"/>
            </w:rPr>
          </w:rPrChange>
        </w:rPr>
        <w:t>将会对分类器的预测性能产生影响。为缓解类不平衡问题，</w:t>
      </w:r>
      <w:r w:rsidR="00C1026C" w:rsidRPr="006071DF">
        <w:rPr>
          <w:rFonts w:hint="eastAsia"/>
          <w:highlight w:val="yellow"/>
          <w:rPrChange w:id="346" w:author="王 浩仁" w:date="2021-06-07T15:59:00Z">
            <w:rPr>
              <w:rFonts w:hint="eastAsia"/>
            </w:rPr>
          </w:rPrChange>
        </w:rPr>
        <w:t>本方法</w:t>
      </w:r>
      <w:r w:rsidR="00476563" w:rsidRPr="006071DF">
        <w:rPr>
          <w:rFonts w:hint="eastAsia"/>
          <w:highlight w:val="yellow"/>
          <w:rPrChange w:id="347" w:author="王 浩仁" w:date="2021-06-07T15:59:00Z">
            <w:rPr>
              <w:rFonts w:hint="eastAsia"/>
            </w:rPr>
          </w:rPrChange>
        </w:rPr>
        <w:t>参考文献</w:t>
      </w:r>
      <w:r w:rsidR="00334BD8" w:rsidRPr="006071DF">
        <w:rPr>
          <w:highlight w:val="yellow"/>
          <w:rPrChange w:id="348" w:author="王 浩仁" w:date="2021-06-07T15:59:00Z">
            <w:rPr/>
          </w:rPrChange>
        </w:rPr>
        <w:fldChar w:fldCharType="begin"/>
      </w:r>
      <w:r w:rsidR="00334BD8" w:rsidRPr="006071DF">
        <w:rPr>
          <w:highlight w:val="yellow"/>
          <w:rPrChange w:id="349" w:author="王 浩仁" w:date="2021-06-07T15:59:00Z">
            <w:rPr/>
          </w:rPrChange>
        </w:rPr>
        <w:instrText xml:space="preserve"> REF _Ref58920013 \r \h  \* MERGEFORMAT </w:instrText>
      </w:r>
      <w:r w:rsidR="00334BD8" w:rsidRPr="006071DF">
        <w:rPr>
          <w:highlight w:val="yellow"/>
          <w:rPrChange w:id="350" w:author="王 浩仁" w:date="2021-06-07T15:59:00Z">
            <w:rPr>
              <w:highlight w:val="yellow"/>
            </w:rPr>
          </w:rPrChange>
        </w:rPr>
      </w:r>
      <w:r w:rsidR="00334BD8" w:rsidRPr="006071DF">
        <w:rPr>
          <w:highlight w:val="yellow"/>
          <w:rPrChange w:id="351" w:author="王 浩仁" w:date="2021-06-07T15:59:00Z">
            <w:rPr/>
          </w:rPrChange>
        </w:rPr>
        <w:fldChar w:fldCharType="separate"/>
      </w:r>
      <w:r w:rsidR="00334BD8" w:rsidRPr="006071DF">
        <w:rPr>
          <w:highlight w:val="yellow"/>
          <w:rPrChange w:id="352" w:author="王 浩仁" w:date="2021-06-07T15:59:00Z">
            <w:rPr/>
          </w:rPrChange>
        </w:rPr>
        <w:t xml:space="preserve">[15]  </w:t>
      </w:r>
      <w:r w:rsidR="00334BD8" w:rsidRPr="006071DF">
        <w:rPr>
          <w:highlight w:val="yellow"/>
          <w:rPrChange w:id="353" w:author="王 浩仁" w:date="2021-06-07T15:59:00Z">
            <w:rPr/>
          </w:rPrChange>
        </w:rPr>
        <w:fldChar w:fldCharType="end"/>
      </w:r>
      <w:r w:rsidR="00334BD8" w:rsidRPr="006071DF">
        <w:rPr>
          <w:highlight w:val="yellow"/>
          <w:rPrChange w:id="354" w:author="王 浩仁" w:date="2021-06-07T15:59:00Z">
            <w:rPr/>
          </w:rPrChange>
        </w:rPr>
        <w:fldChar w:fldCharType="begin"/>
      </w:r>
      <w:r w:rsidR="00334BD8" w:rsidRPr="006071DF">
        <w:rPr>
          <w:highlight w:val="yellow"/>
          <w:rPrChange w:id="355" w:author="王 浩仁" w:date="2021-06-07T15:59:00Z">
            <w:rPr/>
          </w:rPrChange>
        </w:rPr>
        <w:instrText xml:space="preserve"> REF _Ref58920960 \r \h  \* MERGEFORMAT </w:instrText>
      </w:r>
      <w:r w:rsidR="00334BD8" w:rsidRPr="006071DF">
        <w:rPr>
          <w:highlight w:val="yellow"/>
          <w:rPrChange w:id="356" w:author="王 浩仁" w:date="2021-06-07T15:59:00Z">
            <w:rPr>
              <w:highlight w:val="yellow"/>
            </w:rPr>
          </w:rPrChange>
        </w:rPr>
      </w:r>
      <w:r w:rsidR="00334BD8" w:rsidRPr="006071DF">
        <w:rPr>
          <w:highlight w:val="yellow"/>
          <w:rPrChange w:id="357" w:author="王 浩仁" w:date="2021-06-07T15:59:00Z">
            <w:rPr/>
          </w:rPrChange>
        </w:rPr>
        <w:fldChar w:fldCharType="separate"/>
      </w:r>
      <w:r w:rsidR="00334BD8" w:rsidRPr="006071DF">
        <w:rPr>
          <w:highlight w:val="yellow"/>
          <w:rPrChange w:id="358" w:author="王 浩仁" w:date="2021-06-07T15:59:00Z">
            <w:rPr/>
          </w:rPrChange>
        </w:rPr>
        <w:t xml:space="preserve">[16]  </w:t>
      </w:r>
      <w:r w:rsidR="00334BD8" w:rsidRPr="006071DF">
        <w:rPr>
          <w:highlight w:val="yellow"/>
          <w:rPrChange w:id="359" w:author="王 浩仁" w:date="2021-06-07T15:59:00Z">
            <w:rPr/>
          </w:rPrChange>
        </w:rPr>
        <w:fldChar w:fldCharType="end"/>
      </w:r>
      <w:r w:rsidR="00C1026C" w:rsidRPr="006071DF">
        <w:rPr>
          <w:rFonts w:hint="eastAsia"/>
          <w:highlight w:val="yellow"/>
          <w:rPrChange w:id="360" w:author="王 浩仁" w:date="2021-06-07T15:59:00Z">
            <w:rPr>
              <w:rFonts w:hint="eastAsia"/>
            </w:rPr>
          </w:rPrChange>
        </w:rPr>
        <w:t>中</w:t>
      </w:r>
      <w:r w:rsidRPr="006071DF">
        <w:rPr>
          <w:rFonts w:hint="eastAsia"/>
          <w:highlight w:val="yellow"/>
          <w:rPrChange w:id="361" w:author="王 浩仁" w:date="2021-06-07T15:59:00Z">
            <w:rPr>
              <w:rFonts w:hint="eastAsia"/>
            </w:rPr>
          </w:rPrChange>
        </w:rPr>
        <w:t>使用</w:t>
      </w:r>
      <w:r w:rsidR="00894B03" w:rsidRPr="006071DF">
        <w:rPr>
          <w:rFonts w:hint="eastAsia"/>
          <w:highlight w:val="yellow"/>
          <w:rPrChange w:id="362" w:author="王 浩仁" w:date="2021-06-07T15:59:00Z">
            <w:rPr>
              <w:rFonts w:hint="eastAsia"/>
            </w:rPr>
          </w:rPrChange>
        </w:rPr>
        <w:t>软件缺陷预测领域</w:t>
      </w:r>
      <w:r w:rsidR="005E3CE6" w:rsidRPr="006071DF">
        <w:rPr>
          <w:rFonts w:hint="eastAsia"/>
          <w:highlight w:val="yellow"/>
          <w:rPrChange w:id="363" w:author="王 浩仁" w:date="2021-06-07T15:59:00Z">
            <w:rPr>
              <w:rFonts w:hint="eastAsia"/>
            </w:rPr>
          </w:rPrChange>
        </w:rPr>
        <w:t>中常见的采样方法</w:t>
      </w:r>
      <w:r w:rsidRPr="006071DF">
        <w:rPr>
          <w:rFonts w:hint="eastAsia"/>
          <w:highlight w:val="yellow"/>
          <w:rPrChange w:id="364" w:author="王 浩仁" w:date="2021-06-07T15:59:00Z">
            <w:rPr>
              <w:rFonts w:hint="eastAsia"/>
            </w:rPr>
          </w:rPrChange>
        </w:rPr>
        <w:t>分别对每种缺陷类型的数据集进行处理。</w:t>
      </w:r>
      <w:bookmarkEnd w:id="344"/>
      <w:r w:rsidR="001563ED" w:rsidRPr="006071DF">
        <w:rPr>
          <w:rFonts w:hint="eastAsia"/>
          <w:highlight w:val="yellow"/>
          <w:rPrChange w:id="365" w:author="王 浩仁" w:date="2021-06-07T15:59:00Z">
            <w:rPr>
              <w:rFonts w:hint="eastAsia"/>
            </w:rPr>
          </w:rPrChange>
        </w:rPr>
        <w:t>具体来讲，本方法中使用了</w:t>
      </w:r>
      <w:commentRangeStart w:id="366"/>
      <w:r w:rsidR="001563ED" w:rsidRPr="006071DF">
        <w:rPr>
          <w:rFonts w:hint="eastAsia"/>
          <w:highlight w:val="yellow"/>
          <w:rPrChange w:id="367" w:author="王 浩仁" w:date="2021-06-07T15:59:00Z">
            <w:rPr>
              <w:rFonts w:hint="eastAsia"/>
            </w:rPr>
          </w:rPrChange>
        </w:rPr>
        <w:t>随机欠采样</w:t>
      </w:r>
      <w:ins w:id="368" w:author="yang huiwen" w:date="2021-05-06T21:45:00Z">
        <w:r w:rsidR="00DF0088" w:rsidRPr="006071DF">
          <w:rPr>
            <w:rFonts w:hint="eastAsia"/>
            <w:highlight w:val="yellow"/>
            <w:rPrChange w:id="369" w:author="王 浩仁" w:date="2021-06-07T15:59:00Z">
              <w:rPr>
                <w:rFonts w:hint="eastAsia"/>
              </w:rPr>
            </w:rPrChange>
          </w:rPr>
          <w:t>（</w:t>
        </w:r>
        <w:r w:rsidR="00DF0088" w:rsidRPr="006071DF">
          <w:rPr>
            <w:highlight w:val="yellow"/>
            <w:rPrChange w:id="370" w:author="王 浩仁" w:date="2021-06-07T15:59:00Z">
              <w:rPr/>
            </w:rPrChange>
          </w:rPr>
          <w:t>Random Under</w:t>
        </w:r>
        <w:r w:rsidR="008D1CCF" w:rsidRPr="006071DF">
          <w:rPr>
            <w:highlight w:val="yellow"/>
            <w:rPrChange w:id="371" w:author="王 浩仁" w:date="2021-06-07T15:59:00Z">
              <w:rPr/>
            </w:rPrChange>
          </w:rPr>
          <w:t xml:space="preserve"> Sampling</w:t>
        </w:r>
      </w:ins>
      <w:ins w:id="372" w:author="yang huiwen" w:date="2021-05-06T21:46:00Z">
        <w:r w:rsidR="008D1CCF" w:rsidRPr="006071DF">
          <w:rPr>
            <w:rFonts w:hint="eastAsia"/>
            <w:highlight w:val="yellow"/>
            <w:rPrChange w:id="373" w:author="王 浩仁" w:date="2021-06-07T15:59:00Z">
              <w:rPr>
                <w:rFonts w:hint="eastAsia"/>
              </w:rPr>
            </w:rPrChange>
          </w:rPr>
          <w:t>，</w:t>
        </w:r>
        <w:r w:rsidR="008D1CCF" w:rsidRPr="006071DF">
          <w:rPr>
            <w:highlight w:val="yellow"/>
            <w:rPrChange w:id="374" w:author="王 浩仁" w:date="2021-06-07T15:59:00Z">
              <w:rPr/>
            </w:rPrChange>
          </w:rPr>
          <w:t>RUS</w:t>
        </w:r>
      </w:ins>
      <w:ins w:id="375" w:author="yang huiwen" w:date="2021-05-06T21:45:00Z">
        <w:r w:rsidR="00DF0088" w:rsidRPr="006071DF">
          <w:rPr>
            <w:rFonts w:hint="eastAsia"/>
            <w:highlight w:val="yellow"/>
            <w:rPrChange w:id="376" w:author="王 浩仁" w:date="2021-06-07T15:59:00Z">
              <w:rPr>
                <w:rFonts w:hint="eastAsia"/>
              </w:rPr>
            </w:rPrChange>
          </w:rPr>
          <w:t>）</w:t>
        </w:r>
      </w:ins>
      <w:r w:rsidR="001563ED" w:rsidRPr="006071DF">
        <w:rPr>
          <w:rFonts w:hint="eastAsia"/>
          <w:highlight w:val="yellow"/>
          <w:rPrChange w:id="377" w:author="王 浩仁" w:date="2021-06-07T15:59:00Z">
            <w:rPr>
              <w:rFonts w:hint="eastAsia"/>
            </w:rPr>
          </w:rPrChange>
        </w:rPr>
        <w:t>、随机过采样</w:t>
      </w:r>
      <w:commentRangeEnd w:id="366"/>
      <w:r w:rsidR="00FB2F29" w:rsidRPr="006071DF">
        <w:rPr>
          <w:rStyle w:val="afffd"/>
          <w:highlight w:val="yellow"/>
          <w:rPrChange w:id="378" w:author="王 浩仁" w:date="2021-06-07T15:59:00Z">
            <w:rPr>
              <w:rStyle w:val="afffd"/>
            </w:rPr>
          </w:rPrChange>
        </w:rPr>
        <w:commentReference w:id="366"/>
      </w:r>
      <w:ins w:id="379" w:author="yang huiwen" w:date="2021-05-06T21:45:00Z">
        <w:r w:rsidR="008D1CCF" w:rsidRPr="006071DF">
          <w:rPr>
            <w:rFonts w:hint="eastAsia"/>
            <w:highlight w:val="yellow"/>
            <w:rPrChange w:id="380" w:author="王 浩仁" w:date="2021-06-07T15:59:00Z">
              <w:rPr>
                <w:rFonts w:hint="eastAsia"/>
              </w:rPr>
            </w:rPrChange>
          </w:rPr>
          <w:t>（</w:t>
        </w:r>
        <w:r w:rsidR="008D1CCF" w:rsidRPr="006071DF">
          <w:rPr>
            <w:highlight w:val="yellow"/>
            <w:rPrChange w:id="381" w:author="王 浩仁" w:date="2021-06-07T15:59:00Z">
              <w:rPr/>
            </w:rPrChange>
          </w:rPr>
          <w:t>Random Over Sampling</w:t>
        </w:r>
      </w:ins>
      <w:ins w:id="382" w:author="yang huiwen" w:date="2021-05-06T21:46:00Z">
        <w:r w:rsidR="008D1CCF" w:rsidRPr="006071DF">
          <w:rPr>
            <w:rFonts w:hint="eastAsia"/>
            <w:highlight w:val="yellow"/>
            <w:rPrChange w:id="383" w:author="王 浩仁" w:date="2021-06-07T15:59:00Z">
              <w:rPr>
                <w:rFonts w:hint="eastAsia"/>
              </w:rPr>
            </w:rPrChange>
          </w:rPr>
          <w:t>，</w:t>
        </w:r>
        <w:r w:rsidR="008D1CCF" w:rsidRPr="006071DF">
          <w:rPr>
            <w:highlight w:val="yellow"/>
            <w:rPrChange w:id="384" w:author="王 浩仁" w:date="2021-06-07T15:59:00Z">
              <w:rPr/>
            </w:rPrChange>
          </w:rPr>
          <w:t>ROS</w:t>
        </w:r>
      </w:ins>
      <w:ins w:id="385" w:author="yang huiwen" w:date="2021-05-06T21:45:00Z">
        <w:r w:rsidR="008D1CCF" w:rsidRPr="006071DF">
          <w:rPr>
            <w:rFonts w:hint="eastAsia"/>
            <w:highlight w:val="yellow"/>
            <w:rPrChange w:id="386" w:author="王 浩仁" w:date="2021-06-07T15:59:00Z">
              <w:rPr>
                <w:rFonts w:hint="eastAsia"/>
              </w:rPr>
            </w:rPrChange>
          </w:rPr>
          <w:t>）</w:t>
        </w:r>
      </w:ins>
      <w:r w:rsidR="00334BD8" w:rsidRPr="006071DF">
        <w:rPr>
          <w:rFonts w:hint="eastAsia"/>
          <w:highlight w:val="yellow"/>
          <w:rPrChange w:id="387" w:author="王 浩仁" w:date="2021-06-07T15:59:00Z">
            <w:rPr>
              <w:rFonts w:hint="eastAsia"/>
            </w:rPr>
          </w:rPrChange>
        </w:rPr>
        <w:t>和</w:t>
      </w:r>
      <w:r w:rsidR="001563ED" w:rsidRPr="006071DF">
        <w:rPr>
          <w:highlight w:val="yellow"/>
          <w:rPrChange w:id="388" w:author="王 浩仁" w:date="2021-06-07T15:59:00Z">
            <w:rPr/>
          </w:rPrChange>
        </w:rPr>
        <w:t>SMOTE</w:t>
      </w:r>
      <w:r w:rsidR="00334BD8" w:rsidRPr="006071DF">
        <w:rPr>
          <w:rFonts w:hint="eastAsia"/>
          <w:highlight w:val="yellow"/>
          <w:rPrChange w:id="389" w:author="王 浩仁" w:date="2021-06-07T15:59:00Z">
            <w:rPr>
              <w:rFonts w:hint="eastAsia"/>
            </w:rPr>
          </w:rPrChange>
        </w:rPr>
        <w:t>方法对数据集</w:t>
      </w:r>
      <w:r w:rsidR="00334BD8">
        <w:rPr>
          <w:rFonts w:hint="eastAsia"/>
        </w:rPr>
        <w:lastRenderedPageBreak/>
        <w:t>进行处理。</w:t>
      </w:r>
    </w:p>
    <w:p w14:paraId="6679439E" w14:textId="552402BA" w:rsidR="003308E7" w:rsidRDefault="003308E7" w:rsidP="00A754E7">
      <w:pPr>
        <w:pStyle w:val="a3"/>
        <w:ind w:firstLine="372"/>
      </w:pPr>
    </w:p>
    <w:p w14:paraId="45564150" w14:textId="77777777" w:rsidR="003308E7" w:rsidRPr="006C2B8E" w:rsidRDefault="003308E7" w:rsidP="003308E7">
      <w:pPr>
        <w:pStyle w:val="a9"/>
        <w:keepNext/>
        <w:ind w:firstLineChars="157" w:firstLine="292"/>
        <w:jc w:val="center"/>
        <w:rPr>
          <w:rFonts w:ascii="Times New Roman" w:hAnsi="Times New Roman"/>
        </w:rPr>
      </w:pPr>
      <w:bookmarkStart w:id="390" w:name="_Ref56670903"/>
      <w:r w:rsidRPr="006C2B8E">
        <w:rPr>
          <w:rFonts w:ascii="Times New Roman" w:hAnsi="Times New Roman"/>
        </w:rPr>
        <w:t>表</w:t>
      </w:r>
      <w:r w:rsidRPr="006C2B8E">
        <w:rPr>
          <w:rFonts w:ascii="Times New Roman" w:hAnsi="Times New Roman"/>
        </w:rPr>
        <w:fldChar w:fldCharType="begin"/>
      </w:r>
      <w:r w:rsidRPr="006A55A5">
        <w:rPr>
          <w:rFonts w:ascii="Times New Roman" w:hAnsi="Times New Roman"/>
        </w:rPr>
        <w:instrText xml:space="preserve"> SEQ </w:instrText>
      </w:r>
      <w:r w:rsidRPr="006A55A5">
        <w:rPr>
          <w:rFonts w:ascii="Times New Roman" w:hAnsi="Times New Roman"/>
        </w:rPr>
        <w:instrText>表</w:instrText>
      </w:r>
      <w:r w:rsidRPr="006A55A5">
        <w:rPr>
          <w:rFonts w:ascii="Times New Roman" w:hAnsi="Times New Roman"/>
        </w:rPr>
        <w:instrText xml:space="preserve"> \* ARABIC </w:instrText>
      </w:r>
      <w:r w:rsidRPr="006C2B8E">
        <w:rPr>
          <w:rFonts w:ascii="Times New Roman" w:hAnsi="Times New Roman"/>
        </w:rPr>
        <w:fldChar w:fldCharType="separate"/>
      </w:r>
      <w:r>
        <w:rPr>
          <w:rFonts w:ascii="Times New Roman" w:hAnsi="Times New Roman"/>
          <w:noProof/>
        </w:rPr>
        <w:t>3</w:t>
      </w:r>
      <w:r w:rsidRPr="006C2B8E">
        <w:rPr>
          <w:rFonts w:ascii="Times New Roman" w:hAnsi="Times New Roman"/>
        </w:rPr>
        <w:fldChar w:fldCharType="end"/>
      </w:r>
      <w:bookmarkEnd w:id="390"/>
      <w:r w:rsidRPr="006C2B8E">
        <w:rPr>
          <w:rFonts w:ascii="Times New Roman" w:hAnsi="Times New Roman"/>
        </w:rPr>
        <w:t xml:space="preserve"> </w:t>
      </w:r>
      <w:r w:rsidRPr="00D37A72">
        <w:rPr>
          <w:rFonts w:ascii="Times New Roman" w:hAnsi="Times New Roman" w:hint="eastAsia"/>
        </w:rPr>
        <w:t>Solidity</w:t>
      </w:r>
      <w:r w:rsidRPr="00D37A72">
        <w:rPr>
          <w:rFonts w:ascii="Times New Roman" w:hAnsi="Times New Roman" w:hint="eastAsia"/>
        </w:rPr>
        <w:t>智能合约</w:t>
      </w:r>
      <w:r w:rsidRPr="006C2B8E">
        <w:rPr>
          <w:rFonts w:ascii="Times New Roman" w:hAnsi="Times New Roman"/>
        </w:rPr>
        <w:t>缺陷</w:t>
      </w:r>
      <w:r>
        <w:rPr>
          <w:rFonts w:ascii="Times New Roman" w:hAnsi="Times New Roman" w:hint="eastAsia"/>
        </w:rPr>
        <w:t>类型</w:t>
      </w:r>
      <w:r w:rsidRPr="006C2B8E">
        <w:rPr>
          <w:rFonts w:ascii="Times New Roman" w:hAnsi="Times New Roman"/>
        </w:rPr>
        <w:t>与缺陷模块百分比</w:t>
      </w: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2434"/>
        <w:gridCol w:w="956"/>
      </w:tblGrid>
      <w:tr w:rsidR="003308E7" w:rsidRPr="00211327" w14:paraId="71486B00" w14:textId="77777777" w:rsidTr="00211327">
        <w:trPr>
          <w:jc w:val="center"/>
        </w:trPr>
        <w:tc>
          <w:tcPr>
            <w:tcW w:w="0" w:type="auto"/>
            <w:tcBorders>
              <w:top w:val="single" w:sz="12" w:space="0" w:color="auto"/>
              <w:bottom w:val="single" w:sz="12" w:space="0" w:color="auto"/>
            </w:tcBorders>
          </w:tcPr>
          <w:p w14:paraId="1914812B" w14:textId="77777777" w:rsidR="003308E7" w:rsidRPr="00211327" w:rsidRDefault="003308E7" w:rsidP="004F07CC">
            <w:pPr>
              <w:pStyle w:val="affff"/>
              <w:ind w:left="744" w:hanging="372"/>
              <w:jc w:val="center"/>
              <w:rPr>
                <w:rFonts w:eastAsia="宋体"/>
                <w:sz w:val="15"/>
                <w:szCs w:val="15"/>
              </w:rPr>
            </w:pPr>
            <w:r w:rsidRPr="00211327">
              <w:rPr>
                <w:rFonts w:eastAsia="宋体"/>
                <w:sz w:val="15"/>
                <w:szCs w:val="15"/>
              </w:rPr>
              <w:t>序号</w:t>
            </w:r>
          </w:p>
        </w:tc>
        <w:tc>
          <w:tcPr>
            <w:tcW w:w="0" w:type="auto"/>
            <w:tcBorders>
              <w:top w:val="single" w:sz="12" w:space="0" w:color="auto"/>
              <w:bottom w:val="single" w:sz="12" w:space="0" w:color="auto"/>
            </w:tcBorders>
          </w:tcPr>
          <w:p w14:paraId="42ABFFB3" w14:textId="77777777" w:rsidR="003308E7" w:rsidRPr="00211327" w:rsidRDefault="003308E7" w:rsidP="004F07CC">
            <w:pPr>
              <w:pStyle w:val="affff"/>
              <w:ind w:left="744" w:hanging="372"/>
              <w:jc w:val="center"/>
              <w:rPr>
                <w:sz w:val="15"/>
                <w:szCs w:val="15"/>
              </w:rPr>
            </w:pPr>
            <w:r w:rsidRPr="00211327">
              <w:rPr>
                <w:rFonts w:eastAsia="宋体"/>
                <w:sz w:val="15"/>
                <w:szCs w:val="15"/>
              </w:rPr>
              <w:t>缺陷</w:t>
            </w:r>
            <w:r w:rsidRPr="00211327">
              <w:rPr>
                <w:rFonts w:eastAsia="宋体" w:hint="eastAsia"/>
                <w:sz w:val="15"/>
                <w:szCs w:val="15"/>
              </w:rPr>
              <w:t>类型</w:t>
            </w:r>
          </w:p>
        </w:tc>
        <w:tc>
          <w:tcPr>
            <w:tcW w:w="0" w:type="auto"/>
            <w:tcBorders>
              <w:top w:val="single" w:sz="12" w:space="0" w:color="auto"/>
              <w:bottom w:val="single" w:sz="12" w:space="0" w:color="auto"/>
            </w:tcBorders>
            <w:vAlign w:val="center"/>
          </w:tcPr>
          <w:p w14:paraId="5B7D4EE4" w14:textId="77777777" w:rsidR="003308E7" w:rsidRPr="00211327" w:rsidRDefault="003308E7" w:rsidP="004F07CC">
            <w:pPr>
              <w:pStyle w:val="affff"/>
              <w:ind w:left="744" w:hanging="372"/>
              <w:jc w:val="center"/>
              <w:rPr>
                <w:sz w:val="15"/>
                <w:szCs w:val="15"/>
              </w:rPr>
            </w:pPr>
            <w:r w:rsidRPr="00211327">
              <w:rPr>
                <w:rFonts w:eastAsia="宋体"/>
                <w:sz w:val="15"/>
                <w:szCs w:val="15"/>
              </w:rPr>
              <w:t>PDM</w:t>
            </w:r>
          </w:p>
        </w:tc>
      </w:tr>
      <w:tr w:rsidR="003308E7" w:rsidRPr="00211327" w14:paraId="10B89EC0" w14:textId="77777777" w:rsidTr="00211327">
        <w:trPr>
          <w:jc w:val="center"/>
        </w:trPr>
        <w:tc>
          <w:tcPr>
            <w:tcW w:w="0" w:type="auto"/>
            <w:tcBorders>
              <w:top w:val="single" w:sz="12" w:space="0" w:color="auto"/>
            </w:tcBorders>
          </w:tcPr>
          <w:p w14:paraId="023DC79B"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w:t>
            </w:r>
          </w:p>
        </w:tc>
        <w:tc>
          <w:tcPr>
            <w:tcW w:w="0" w:type="auto"/>
            <w:tcBorders>
              <w:top w:val="single" w:sz="12" w:space="0" w:color="auto"/>
            </w:tcBorders>
          </w:tcPr>
          <w:p w14:paraId="171F284E" w14:textId="77777777" w:rsidR="003308E7" w:rsidRPr="00211327" w:rsidRDefault="003308E7" w:rsidP="004F07CC">
            <w:pPr>
              <w:pStyle w:val="affff"/>
              <w:ind w:left="744" w:hanging="372"/>
              <w:jc w:val="center"/>
              <w:rPr>
                <w:sz w:val="15"/>
                <w:szCs w:val="15"/>
              </w:rPr>
            </w:pPr>
            <w:r w:rsidRPr="00211327">
              <w:rPr>
                <w:sz w:val="15"/>
                <w:szCs w:val="15"/>
              </w:rPr>
              <w:t>UnrestrictedWrite</w:t>
            </w:r>
          </w:p>
        </w:tc>
        <w:tc>
          <w:tcPr>
            <w:tcW w:w="0" w:type="auto"/>
            <w:tcBorders>
              <w:top w:val="single" w:sz="12" w:space="0" w:color="auto"/>
            </w:tcBorders>
            <w:vAlign w:val="center"/>
          </w:tcPr>
          <w:p w14:paraId="2159E526" w14:textId="77777777" w:rsidR="003308E7" w:rsidRPr="00211327" w:rsidRDefault="003308E7" w:rsidP="004F07CC">
            <w:pPr>
              <w:pStyle w:val="affff"/>
              <w:ind w:left="744" w:hanging="372"/>
              <w:jc w:val="center"/>
              <w:rPr>
                <w:sz w:val="15"/>
                <w:szCs w:val="15"/>
              </w:rPr>
            </w:pPr>
            <w:r w:rsidRPr="00211327">
              <w:rPr>
                <w:sz w:val="15"/>
                <w:szCs w:val="15"/>
              </w:rPr>
              <w:t>16.76</w:t>
            </w:r>
          </w:p>
        </w:tc>
      </w:tr>
      <w:tr w:rsidR="003308E7" w:rsidRPr="00211327" w14:paraId="257D0841" w14:textId="77777777" w:rsidTr="00211327">
        <w:trPr>
          <w:jc w:val="center"/>
        </w:trPr>
        <w:tc>
          <w:tcPr>
            <w:tcW w:w="0" w:type="auto"/>
          </w:tcPr>
          <w:p w14:paraId="15AEEB38"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2</w:t>
            </w:r>
          </w:p>
        </w:tc>
        <w:tc>
          <w:tcPr>
            <w:tcW w:w="0" w:type="auto"/>
          </w:tcPr>
          <w:p w14:paraId="7282710C" w14:textId="77777777" w:rsidR="003308E7" w:rsidRPr="00211327" w:rsidRDefault="003308E7" w:rsidP="004F07CC">
            <w:pPr>
              <w:pStyle w:val="affff"/>
              <w:ind w:left="744" w:hanging="372"/>
              <w:jc w:val="center"/>
              <w:rPr>
                <w:sz w:val="15"/>
                <w:szCs w:val="15"/>
              </w:rPr>
            </w:pPr>
            <w:r w:rsidRPr="00211327">
              <w:rPr>
                <w:sz w:val="15"/>
                <w:szCs w:val="15"/>
              </w:rPr>
              <w:t>UnsafeCallTarget</w:t>
            </w:r>
          </w:p>
        </w:tc>
        <w:tc>
          <w:tcPr>
            <w:tcW w:w="0" w:type="auto"/>
            <w:vAlign w:val="center"/>
          </w:tcPr>
          <w:p w14:paraId="1137D1EC" w14:textId="77777777" w:rsidR="003308E7" w:rsidRPr="00211327" w:rsidRDefault="003308E7" w:rsidP="004F07CC">
            <w:pPr>
              <w:pStyle w:val="affff"/>
              <w:ind w:left="744" w:hanging="372"/>
              <w:jc w:val="center"/>
              <w:rPr>
                <w:sz w:val="15"/>
                <w:szCs w:val="15"/>
              </w:rPr>
            </w:pPr>
            <w:r w:rsidRPr="00211327">
              <w:rPr>
                <w:sz w:val="15"/>
                <w:szCs w:val="15"/>
              </w:rPr>
              <w:t>15.33</w:t>
            </w:r>
          </w:p>
        </w:tc>
      </w:tr>
      <w:tr w:rsidR="003308E7" w:rsidRPr="00211327" w14:paraId="6F984E60" w14:textId="77777777" w:rsidTr="00211327">
        <w:trPr>
          <w:jc w:val="center"/>
        </w:trPr>
        <w:tc>
          <w:tcPr>
            <w:tcW w:w="0" w:type="auto"/>
          </w:tcPr>
          <w:p w14:paraId="48B25DF6"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3</w:t>
            </w:r>
          </w:p>
        </w:tc>
        <w:tc>
          <w:tcPr>
            <w:tcW w:w="0" w:type="auto"/>
          </w:tcPr>
          <w:p w14:paraId="7DCB709E" w14:textId="77777777" w:rsidR="003308E7" w:rsidRPr="00211327" w:rsidRDefault="003308E7" w:rsidP="004F07CC">
            <w:pPr>
              <w:pStyle w:val="affff"/>
              <w:ind w:left="744" w:hanging="372"/>
              <w:jc w:val="center"/>
              <w:rPr>
                <w:sz w:val="15"/>
                <w:szCs w:val="15"/>
              </w:rPr>
            </w:pPr>
            <w:r w:rsidRPr="00211327">
              <w:rPr>
                <w:sz w:val="15"/>
                <w:szCs w:val="15"/>
              </w:rPr>
              <w:t>MissingInputValidation</w:t>
            </w:r>
          </w:p>
        </w:tc>
        <w:tc>
          <w:tcPr>
            <w:tcW w:w="0" w:type="auto"/>
            <w:vAlign w:val="center"/>
          </w:tcPr>
          <w:p w14:paraId="00AC5DD4" w14:textId="77777777" w:rsidR="003308E7" w:rsidRPr="00211327" w:rsidRDefault="003308E7" w:rsidP="004F07CC">
            <w:pPr>
              <w:pStyle w:val="affff"/>
              <w:ind w:left="744" w:hanging="372"/>
              <w:jc w:val="center"/>
              <w:rPr>
                <w:sz w:val="15"/>
                <w:szCs w:val="15"/>
              </w:rPr>
            </w:pPr>
            <w:r w:rsidRPr="00211327">
              <w:rPr>
                <w:sz w:val="15"/>
                <w:szCs w:val="15"/>
              </w:rPr>
              <w:t>10.74</w:t>
            </w:r>
          </w:p>
        </w:tc>
      </w:tr>
      <w:tr w:rsidR="003308E7" w:rsidRPr="00211327" w14:paraId="0727DF33" w14:textId="77777777" w:rsidTr="00211327">
        <w:trPr>
          <w:jc w:val="center"/>
        </w:trPr>
        <w:tc>
          <w:tcPr>
            <w:tcW w:w="0" w:type="auto"/>
          </w:tcPr>
          <w:p w14:paraId="4103BA34"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4</w:t>
            </w:r>
          </w:p>
        </w:tc>
        <w:tc>
          <w:tcPr>
            <w:tcW w:w="0" w:type="auto"/>
          </w:tcPr>
          <w:p w14:paraId="470B2F89" w14:textId="77777777" w:rsidR="003308E7" w:rsidRPr="00211327" w:rsidRDefault="003308E7" w:rsidP="004F07CC">
            <w:pPr>
              <w:pStyle w:val="affff"/>
              <w:ind w:left="744" w:hanging="372"/>
              <w:jc w:val="center"/>
              <w:rPr>
                <w:sz w:val="15"/>
                <w:szCs w:val="15"/>
              </w:rPr>
            </w:pPr>
            <w:proofErr w:type="spellStart"/>
            <w:r w:rsidRPr="00211327">
              <w:rPr>
                <w:sz w:val="15"/>
                <w:szCs w:val="15"/>
              </w:rPr>
              <w:t>UnrestrictedEtherFlow</w:t>
            </w:r>
            <w:proofErr w:type="spellEnd"/>
          </w:p>
        </w:tc>
        <w:tc>
          <w:tcPr>
            <w:tcW w:w="0" w:type="auto"/>
            <w:vAlign w:val="center"/>
          </w:tcPr>
          <w:p w14:paraId="132B8206"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6.73</w:t>
            </w:r>
          </w:p>
        </w:tc>
      </w:tr>
      <w:tr w:rsidR="003308E7" w:rsidRPr="00211327" w14:paraId="03C241AF" w14:textId="77777777" w:rsidTr="00211327">
        <w:trPr>
          <w:jc w:val="center"/>
        </w:trPr>
        <w:tc>
          <w:tcPr>
            <w:tcW w:w="0" w:type="auto"/>
          </w:tcPr>
          <w:p w14:paraId="1FAA51CA"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5</w:t>
            </w:r>
          </w:p>
        </w:tc>
        <w:tc>
          <w:tcPr>
            <w:tcW w:w="0" w:type="auto"/>
          </w:tcPr>
          <w:p w14:paraId="641076F1" w14:textId="77777777" w:rsidR="003308E7" w:rsidRPr="00211327" w:rsidRDefault="003308E7" w:rsidP="004F07CC">
            <w:pPr>
              <w:pStyle w:val="affff"/>
              <w:ind w:left="744" w:hanging="372"/>
              <w:jc w:val="center"/>
              <w:rPr>
                <w:sz w:val="15"/>
                <w:szCs w:val="15"/>
              </w:rPr>
            </w:pPr>
            <w:proofErr w:type="spellStart"/>
            <w:r w:rsidRPr="00211327">
              <w:rPr>
                <w:sz w:val="15"/>
                <w:szCs w:val="15"/>
              </w:rPr>
              <w:t>TODAmount</w:t>
            </w:r>
            <w:proofErr w:type="spellEnd"/>
          </w:p>
        </w:tc>
        <w:tc>
          <w:tcPr>
            <w:tcW w:w="0" w:type="auto"/>
            <w:vAlign w:val="center"/>
          </w:tcPr>
          <w:p w14:paraId="66AFDD1B"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5.67</w:t>
            </w:r>
          </w:p>
        </w:tc>
      </w:tr>
      <w:tr w:rsidR="003308E7" w:rsidRPr="00211327" w14:paraId="1DF6DDF3" w14:textId="77777777" w:rsidTr="00211327">
        <w:trPr>
          <w:jc w:val="center"/>
        </w:trPr>
        <w:tc>
          <w:tcPr>
            <w:tcW w:w="0" w:type="auto"/>
          </w:tcPr>
          <w:p w14:paraId="4E5E8721"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6</w:t>
            </w:r>
          </w:p>
        </w:tc>
        <w:tc>
          <w:tcPr>
            <w:tcW w:w="0" w:type="auto"/>
          </w:tcPr>
          <w:p w14:paraId="1B72CB71" w14:textId="77777777" w:rsidR="003308E7" w:rsidRPr="00211327" w:rsidRDefault="003308E7" w:rsidP="004F07CC">
            <w:pPr>
              <w:pStyle w:val="affff"/>
              <w:ind w:left="744" w:hanging="372"/>
              <w:jc w:val="center"/>
              <w:rPr>
                <w:sz w:val="15"/>
                <w:szCs w:val="15"/>
              </w:rPr>
            </w:pPr>
            <w:proofErr w:type="spellStart"/>
            <w:r w:rsidRPr="00211327">
              <w:rPr>
                <w:sz w:val="15"/>
                <w:szCs w:val="15"/>
              </w:rPr>
              <w:t>UnsafeDependenceOnBlock</w:t>
            </w:r>
            <w:proofErr w:type="spellEnd"/>
          </w:p>
        </w:tc>
        <w:tc>
          <w:tcPr>
            <w:tcW w:w="0" w:type="auto"/>
            <w:vAlign w:val="center"/>
          </w:tcPr>
          <w:p w14:paraId="1DF36859"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5.25</w:t>
            </w:r>
          </w:p>
        </w:tc>
      </w:tr>
      <w:tr w:rsidR="003308E7" w:rsidRPr="00211327" w14:paraId="20682BA0" w14:textId="77777777" w:rsidTr="00211327">
        <w:trPr>
          <w:jc w:val="center"/>
        </w:trPr>
        <w:tc>
          <w:tcPr>
            <w:tcW w:w="0" w:type="auto"/>
          </w:tcPr>
          <w:p w14:paraId="22AD6EEC"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7</w:t>
            </w:r>
          </w:p>
        </w:tc>
        <w:tc>
          <w:tcPr>
            <w:tcW w:w="0" w:type="auto"/>
          </w:tcPr>
          <w:p w14:paraId="72851DB0" w14:textId="77777777" w:rsidR="003308E7" w:rsidRPr="00211327" w:rsidRDefault="003308E7" w:rsidP="004F07CC">
            <w:pPr>
              <w:pStyle w:val="affff"/>
              <w:ind w:left="744" w:hanging="372"/>
              <w:jc w:val="center"/>
              <w:rPr>
                <w:sz w:val="15"/>
                <w:szCs w:val="15"/>
              </w:rPr>
            </w:pPr>
            <w:proofErr w:type="spellStart"/>
            <w:r w:rsidRPr="00211327">
              <w:rPr>
                <w:sz w:val="15"/>
                <w:szCs w:val="15"/>
              </w:rPr>
              <w:t>TODReceiver</w:t>
            </w:r>
            <w:proofErr w:type="spellEnd"/>
          </w:p>
        </w:tc>
        <w:tc>
          <w:tcPr>
            <w:tcW w:w="0" w:type="auto"/>
            <w:vAlign w:val="center"/>
          </w:tcPr>
          <w:p w14:paraId="77D0CD7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4.11</w:t>
            </w:r>
          </w:p>
        </w:tc>
      </w:tr>
      <w:tr w:rsidR="003308E7" w:rsidRPr="00211327" w14:paraId="0499C9CD" w14:textId="77777777" w:rsidTr="00211327">
        <w:trPr>
          <w:trHeight w:val="148"/>
          <w:jc w:val="center"/>
        </w:trPr>
        <w:tc>
          <w:tcPr>
            <w:tcW w:w="0" w:type="auto"/>
          </w:tcPr>
          <w:p w14:paraId="575E4C4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8</w:t>
            </w:r>
          </w:p>
        </w:tc>
        <w:tc>
          <w:tcPr>
            <w:tcW w:w="0" w:type="auto"/>
          </w:tcPr>
          <w:p w14:paraId="57A20222" w14:textId="77777777" w:rsidR="003308E7" w:rsidRPr="00211327" w:rsidRDefault="003308E7" w:rsidP="004F07CC">
            <w:pPr>
              <w:pStyle w:val="affff"/>
              <w:ind w:left="744" w:hanging="372"/>
              <w:jc w:val="center"/>
              <w:rPr>
                <w:sz w:val="15"/>
                <w:szCs w:val="15"/>
              </w:rPr>
            </w:pPr>
            <w:proofErr w:type="spellStart"/>
            <w:r w:rsidRPr="00211327">
              <w:rPr>
                <w:sz w:val="15"/>
                <w:szCs w:val="15"/>
              </w:rPr>
              <w:t>LockedEther</w:t>
            </w:r>
            <w:proofErr w:type="spellEnd"/>
          </w:p>
        </w:tc>
        <w:tc>
          <w:tcPr>
            <w:tcW w:w="0" w:type="auto"/>
            <w:vAlign w:val="center"/>
          </w:tcPr>
          <w:p w14:paraId="7D38BC39"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2.15</w:t>
            </w:r>
          </w:p>
        </w:tc>
      </w:tr>
      <w:tr w:rsidR="003308E7" w:rsidRPr="00211327" w14:paraId="69114858" w14:textId="77777777" w:rsidTr="00211327">
        <w:trPr>
          <w:jc w:val="center"/>
        </w:trPr>
        <w:tc>
          <w:tcPr>
            <w:tcW w:w="0" w:type="auto"/>
          </w:tcPr>
          <w:p w14:paraId="1ADF70F3"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9</w:t>
            </w:r>
          </w:p>
        </w:tc>
        <w:tc>
          <w:tcPr>
            <w:tcW w:w="0" w:type="auto"/>
          </w:tcPr>
          <w:p w14:paraId="08FCEBF4" w14:textId="77777777" w:rsidR="003308E7" w:rsidRPr="00211327" w:rsidRDefault="003308E7" w:rsidP="004F07CC">
            <w:pPr>
              <w:pStyle w:val="affff"/>
              <w:ind w:left="744" w:hanging="372"/>
              <w:jc w:val="center"/>
              <w:rPr>
                <w:sz w:val="15"/>
                <w:szCs w:val="15"/>
              </w:rPr>
            </w:pPr>
            <w:proofErr w:type="spellStart"/>
            <w:r w:rsidRPr="00211327">
              <w:rPr>
                <w:sz w:val="15"/>
                <w:szCs w:val="15"/>
              </w:rPr>
              <w:t>DivisionBeforeCallvalue</w:t>
            </w:r>
            <w:proofErr w:type="spellEnd"/>
          </w:p>
        </w:tc>
        <w:tc>
          <w:tcPr>
            <w:tcW w:w="0" w:type="auto"/>
            <w:vAlign w:val="center"/>
          </w:tcPr>
          <w:p w14:paraId="69F4A2AA"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2.05</w:t>
            </w:r>
          </w:p>
        </w:tc>
      </w:tr>
      <w:tr w:rsidR="003308E7" w:rsidRPr="00211327" w14:paraId="669F6E56" w14:textId="77777777" w:rsidTr="00211327">
        <w:trPr>
          <w:jc w:val="center"/>
        </w:trPr>
        <w:tc>
          <w:tcPr>
            <w:tcW w:w="0" w:type="auto"/>
          </w:tcPr>
          <w:p w14:paraId="57114A15"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10</w:t>
            </w:r>
          </w:p>
        </w:tc>
        <w:tc>
          <w:tcPr>
            <w:tcW w:w="0" w:type="auto"/>
          </w:tcPr>
          <w:p w14:paraId="4D53F9F8" w14:textId="77777777" w:rsidR="003308E7" w:rsidRPr="00211327" w:rsidRDefault="003308E7" w:rsidP="004F07CC">
            <w:pPr>
              <w:pStyle w:val="affff"/>
              <w:ind w:left="744" w:hanging="372"/>
              <w:jc w:val="center"/>
              <w:rPr>
                <w:sz w:val="15"/>
                <w:szCs w:val="15"/>
              </w:rPr>
            </w:pPr>
            <w:proofErr w:type="spellStart"/>
            <w:r w:rsidRPr="00211327">
              <w:rPr>
                <w:sz w:val="15"/>
                <w:szCs w:val="15"/>
              </w:rPr>
              <w:t>DAOConstantGas</w:t>
            </w:r>
            <w:proofErr w:type="spellEnd"/>
          </w:p>
        </w:tc>
        <w:tc>
          <w:tcPr>
            <w:tcW w:w="0" w:type="auto"/>
            <w:vAlign w:val="center"/>
          </w:tcPr>
          <w:p w14:paraId="29A97FFA"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1.70</w:t>
            </w:r>
          </w:p>
        </w:tc>
      </w:tr>
      <w:tr w:rsidR="003308E7" w:rsidRPr="00211327" w14:paraId="5B0EFF78" w14:textId="77777777" w:rsidTr="00211327">
        <w:trPr>
          <w:jc w:val="center"/>
        </w:trPr>
        <w:tc>
          <w:tcPr>
            <w:tcW w:w="0" w:type="auto"/>
          </w:tcPr>
          <w:p w14:paraId="0D58D540"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11</w:t>
            </w:r>
          </w:p>
        </w:tc>
        <w:tc>
          <w:tcPr>
            <w:tcW w:w="0" w:type="auto"/>
          </w:tcPr>
          <w:p w14:paraId="23F9C355" w14:textId="77777777" w:rsidR="003308E7" w:rsidRPr="00211327" w:rsidRDefault="003308E7" w:rsidP="004F07CC">
            <w:pPr>
              <w:pStyle w:val="affff"/>
              <w:ind w:left="744" w:hanging="372"/>
              <w:jc w:val="center"/>
              <w:rPr>
                <w:sz w:val="15"/>
                <w:szCs w:val="15"/>
              </w:rPr>
            </w:pPr>
            <w:proofErr w:type="spellStart"/>
            <w:r w:rsidRPr="00211327">
              <w:rPr>
                <w:sz w:val="15"/>
                <w:szCs w:val="15"/>
              </w:rPr>
              <w:t>DivisionBeforeMultiply</w:t>
            </w:r>
            <w:proofErr w:type="spellEnd"/>
          </w:p>
        </w:tc>
        <w:tc>
          <w:tcPr>
            <w:tcW w:w="0" w:type="auto"/>
            <w:vAlign w:val="center"/>
          </w:tcPr>
          <w:p w14:paraId="3FC74781"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1.52</w:t>
            </w:r>
          </w:p>
        </w:tc>
      </w:tr>
      <w:tr w:rsidR="003308E7" w:rsidRPr="00211327" w14:paraId="6CE65E10" w14:textId="77777777" w:rsidTr="00211327">
        <w:trPr>
          <w:jc w:val="center"/>
        </w:trPr>
        <w:tc>
          <w:tcPr>
            <w:tcW w:w="0" w:type="auto"/>
          </w:tcPr>
          <w:p w14:paraId="696B961A"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12</w:t>
            </w:r>
          </w:p>
        </w:tc>
        <w:tc>
          <w:tcPr>
            <w:tcW w:w="0" w:type="auto"/>
          </w:tcPr>
          <w:p w14:paraId="5F6A58C8" w14:textId="77777777" w:rsidR="003308E7" w:rsidRPr="00211327" w:rsidRDefault="003308E7" w:rsidP="004F07CC">
            <w:pPr>
              <w:pStyle w:val="affff"/>
              <w:ind w:left="744" w:hanging="372"/>
              <w:jc w:val="center"/>
              <w:rPr>
                <w:sz w:val="15"/>
                <w:szCs w:val="15"/>
              </w:rPr>
            </w:pPr>
            <w:proofErr w:type="spellStart"/>
            <w:r w:rsidRPr="00211327">
              <w:rPr>
                <w:sz w:val="15"/>
                <w:szCs w:val="15"/>
              </w:rPr>
              <w:t>TODTransfer</w:t>
            </w:r>
            <w:proofErr w:type="spellEnd"/>
          </w:p>
        </w:tc>
        <w:tc>
          <w:tcPr>
            <w:tcW w:w="0" w:type="auto"/>
            <w:vAlign w:val="center"/>
          </w:tcPr>
          <w:p w14:paraId="0DDCDBBB"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1.44</w:t>
            </w:r>
          </w:p>
        </w:tc>
      </w:tr>
      <w:tr w:rsidR="003308E7" w:rsidRPr="00211327" w14:paraId="32F1371A" w14:textId="77777777" w:rsidTr="00211327">
        <w:trPr>
          <w:jc w:val="center"/>
        </w:trPr>
        <w:tc>
          <w:tcPr>
            <w:tcW w:w="0" w:type="auto"/>
          </w:tcPr>
          <w:p w14:paraId="5CB37071"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13</w:t>
            </w:r>
          </w:p>
        </w:tc>
        <w:tc>
          <w:tcPr>
            <w:tcW w:w="0" w:type="auto"/>
          </w:tcPr>
          <w:p w14:paraId="6AED76CA" w14:textId="77777777" w:rsidR="003308E7" w:rsidRPr="00211327" w:rsidRDefault="003308E7" w:rsidP="004F07CC">
            <w:pPr>
              <w:pStyle w:val="affff"/>
              <w:ind w:left="744" w:hanging="372"/>
              <w:jc w:val="center"/>
              <w:rPr>
                <w:sz w:val="15"/>
                <w:szCs w:val="15"/>
              </w:rPr>
            </w:pPr>
            <w:proofErr w:type="spellStart"/>
            <w:r w:rsidRPr="00211327">
              <w:rPr>
                <w:sz w:val="15"/>
                <w:szCs w:val="15"/>
              </w:rPr>
              <w:t>DAOMethodCall</w:t>
            </w:r>
            <w:proofErr w:type="spellEnd"/>
          </w:p>
        </w:tc>
        <w:tc>
          <w:tcPr>
            <w:tcW w:w="0" w:type="auto"/>
            <w:vAlign w:val="center"/>
          </w:tcPr>
          <w:p w14:paraId="32F3181F"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0.65</w:t>
            </w:r>
          </w:p>
        </w:tc>
      </w:tr>
      <w:tr w:rsidR="003308E7" w:rsidRPr="00211327" w14:paraId="24B0A0CC" w14:textId="77777777" w:rsidTr="00211327">
        <w:trPr>
          <w:jc w:val="center"/>
        </w:trPr>
        <w:tc>
          <w:tcPr>
            <w:tcW w:w="0" w:type="auto"/>
          </w:tcPr>
          <w:p w14:paraId="6ADBB21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14</w:t>
            </w:r>
          </w:p>
        </w:tc>
        <w:tc>
          <w:tcPr>
            <w:tcW w:w="0" w:type="auto"/>
          </w:tcPr>
          <w:p w14:paraId="094D024B" w14:textId="77777777" w:rsidR="003308E7" w:rsidRPr="00211327" w:rsidRDefault="003308E7" w:rsidP="004F07CC">
            <w:pPr>
              <w:pStyle w:val="affff"/>
              <w:ind w:left="744" w:hanging="372"/>
              <w:jc w:val="center"/>
              <w:rPr>
                <w:sz w:val="15"/>
                <w:szCs w:val="15"/>
              </w:rPr>
            </w:pPr>
            <w:proofErr w:type="spellStart"/>
            <w:r w:rsidRPr="00211327">
              <w:rPr>
                <w:sz w:val="15"/>
                <w:szCs w:val="15"/>
              </w:rPr>
              <w:t>UnhandledException</w:t>
            </w:r>
            <w:proofErr w:type="spellEnd"/>
          </w:p>
        </w:tc>
        <w:tc>
          <w:tcPr>
            <w:tcW w:w="0" w:type="auto"/>
            <w:vAlign w:val="center"/>
          </w:tcPr>
          <w:p w14:paraId="6A5D9F2E"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0.51</w:t>
            </w:r>
          </w:p>
        </w:tc>
      </w:tr>
      <w:tr w:rsidR="003308E7" w:rsidRPr="00211327" w14:paraId="14AC9EC3" w14:textId="77777777" w:rsidTr="00211327">
        <w:trPr>
          <w:jc w:val="center"/>
        </w:trPr>
        <w:tc>
          <w:tcPr>
            <w:tcW w:w="0" w:type="auto"/>
          </w:tcPr>
          <w:p w14:paraId="271579F8"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15</w:t>
            </w:r>
          </w:p>
        </w:tc>
        <w:tc>
          <w:tcPr>
            <w:tcW w:w="0" w:type="auto"/>
          </w:tcPr>
          <w:p w14:paraId="7DF4D9FC" w14:textId="77777777" w:rsidR="003308E7" w:rsidRPr="00211327" w:rsidRDefault="003308E7" w:rsidP="004F07CC">
            <w:pPr>
              <w:pStyle w:val="affff"/>
              <w:ind w:left="744" w:hanging="372"/>
              <w:jc w:val="center"/>
              <w:rPr>
                <w:sz w:val="15"/>
                <w:szCs w:val="15"/>
              </w:rPr>
            </w:pPr>
            <w:proofErr w:type="spellStart"/>
            <w:r w:rsidRPr="00211327">
              <w:rPr>
                <w:sz w:val="15"/>
                <w:szCs w:val="15"/>
              </w:rPr>
              <w:t>WriteOnly</w:t>
            </w:r>
            <w:proofErr w:type="spellEnd"/>
          </w:p>
        </w:tc>
        <w:tc>
          <w:tcPr>
            <w:tcW w:w="0" w:type="auto"/>
            <w:vAlign w:val="center"/>
          </w:tcPr>
          <w:p w14:paraId="355B8FE9"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0.49</w:t>
            </w:r>
          </w:p>
        </w:tc>
      </w:tr>
      <w:tr w:rsidR="003308E7" w:rsidRPr="00211327" w14:paraId="41535F2A" w14:textId="77777777" w:rsidTr="00211327">
        <w:trPr>
          <w:jc w:val="center"/>
        </w:trPr>
        <w:tc>
          <w:tcPr>
            <w:tcW w:w="0" w:type="auto"/>
          </w:tcPr>
          <w:p w14:paraId="3D534C66"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16</w:t>
            </w:r>
          </w:p>
        </w:tc>
        <w:tc>
          <w:tcPr>
            <w:tcW w:w="0" w:type="auto"/>
          </w:tcPr>
          <w:p w14:paraId="3FA6A951" w14:textId="77777777" w:rsidR="003308E7" w:rsidRPr="00211327" w:rsidRDefault="003308E7" w:rsidP="004F07CC">
            <w:pPr>
              <w:pStyle w:val="affff"/>
              <w:ind w:left="744" w:hanging="372"/>
              <w:jc w:val="center"/>
              <w:rPr>
                <w:sz w:val="15"/>
                <w:szCs w:val="15"/>
              </w:rPr>
            </w:pPr>
            <w:proofErr w:type="spellStart"/>
            <w:r w:rsidRPr="00211327">
              <w:rPr>
                <w:sz w:val="15"/>
                <w:szCs w:val="15"/>
              </w:rPr>
              <w:t>UseOfOrigin</w:t>
            </w:r>
            <w:proofErr w:type="spellEnd"/>
          </w:p>
        </w:tc>
        <w:tc>
          <w:tcPr>
            <w:tcW w:w="0" w:type="auto"/>
            <w:vAlign w:val="center"/>
          </w:tcPr>
          <w:p w14:paraId="77BA4E1B"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0.3</w:t>
            </w:r>
          </w:p>
        </w:tc>
      </w:tr>
      <w:tr w:rsidR="003308E7" w:rsidRPr="00211327" w14:paraId="1322E055" w14:textId="77777777" w:rsidTr="00211327">
        <w:trPr>
          <w:jc w:val="center"/>
        </w:trPr>
        <w:tc>
          <w:tcPr>
            <w:tcW w:w="0" w:type="auto"/>
          </w:tcPr>
          <w:p w14:paraId="3676A3C0"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17</w:t>
            </w:r>
          </w:p>
        </w:tc>
        <w:tc>
          <w:tcPr>
            <w:tcW w:w="0" w:type="auto"/>
          </w:tcPr>
          <w:p w14:paraId="0074E042" w14:textId="77777777" w:rsidR="003308E7" w:rsidRPr="00211327" w:rsidRDefault="003308E7" w:rsidP="004F07CC">
            <w:pPr>
              <w:pStyle w:val="affff"/>
              <w:ind w:left="744" w:hanging="372"/>
              <w:jc w:val="center"/>
              <w:rPr>
                <w:sz w:val="15"/>
                <w:szCs w:val="15"/>
              </w:rPr>
            </w:pPr>
            <w:proofErr w:type="spellStart"/>
            <w:r w:rsidRPr="00211327">
              <w:rPr>
                <w:sz w:val="15"/>
                <w:szCs w:val="15"/>
              </w:rPr>
              <w:t>UnsafeDependenceOnGas</w:t>
            </w:r>
            <w:proofErr w:type="spellEnd"/>
          </w:p>
        </w:tc>
        <w:tc>
          <w:tcPr>
            <w:tcW w:w="0" w:type="auto"/>
            <w:vAlign w:val="center"/>
          </w:tcPr>
          <w:p w14:paraId="1ECBFFD9"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0.21</w:t>
            </w:r>
          </w:p>
        </w:tc>
      </w:tr>
      <w:tr w:rsidR="003308E7" w:rsidRPr="00211327" w14:paraId="35BF281B" w14:textId="77777777" w:rsidTr="00211327">
        <w:trPr>
          <w:jc w:val="center"/>
        </w:trPr>
        <w:tc>
          <w:tcPr>
            <w:tcW w:w="0" w:type="auto"/>
          </w:tcPr>
          <w:p w14:paraId="3C04DA35"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18</w:t>
            </w:r>
          </w:p>
        </w:tc>
        <w:tc>
          <w:tcPr>
            <w:tcW w:w="0" w:type="auto"/>
          </w:tcPr>
          <w:p w14:paraId="213403BA" w14:textId="77777777" w:rsidR="003308E7" w:rsidRPr="00211327" w:rsidRDefault="003308E7" w:rsidP="004F07CC">
            <w:pPr>
              <w:pStyle w:val="affff"/>
              <w:ind w:left="744" w:hanging="372"/>
              <w:jc w:val="center"/>
              <w:rPr>
                <w:sz w:val="15"/>
                <w:szCs w:val="15"/>
              </w:rPr>
            </w:pPr>
            <w:proofErr w:type="spellStart"/>
            <w:r w:rsidRPr="00211327">
              <w:rPr>
                <w:sz w:val="15"/>
                <w:szCs w:val="15"/>
              </w:rPr>
              <w:t>DelegateCallWithUserInput</w:t>
            </w:r>
            <w:proofErr w:type="spellEnd"/>
          </w:p>
        </w:tc>
        <w:tc>
          <w:tcPr>
            <w:tcW w:w="0" w:type="auto"/>
            <w:vAlign w:val="center"/>
          </w:tcPr>
          <w:p w14:paraId="637FB7E8"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0.2</w:t>
            </w:r>
          </w:p>
        </w:tc>
      </w:tr>
      <w:tr w:rsidR="003308E7" w:rsidRPr="00211327" w14:paraId="2D7B974F" w14:textId="77777777" w:rsidTr="00211327">
        <w:trPr>
          <w:jc w:val="center"/>
        </w:trPr>
        <w:tc>
          <w:tcPr>
            <w:tcW w:w="0" w:type="auto"/>
          </w:tcPr>
          <w:p w14:paraId="01727213"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19</w:t>
            </w:r>
          </w:p>
        </w:tc>
        <w:tc>
          <w:tcPr>
            <w:tcW w:w="0" w:type="auto"/>
          </w:tcPr>
          <w:p w14:paraId="1E8EE359" w14:textId="77777777" w:rsidR="003308E7" w:rsidRPr="00211327" w:rsidRDefault="003308E7" w:rsidP="004F07CC">
            <w:pPr>
              <w:pStyle w:val="affff"/>
              <w:ind w:left="744" w:hanging="372"/>
              <w:jc w:val="center"/>
              <w:rPr>
                <w:sz w:val="15"/>
                <w:szCs w:val="15"/>
              </w:rPr>
            </w:pPr>
            <w:proofErr w:type="spellStart"/>
            <w:r w:rsidRPr="00211327">
              <w:rPr>
                <w:sz w:val="15"/>
                <w:szCs w:val="15"/>
              </w:rPr>
              <w:t>UnprivilegedSuicide</w:t>
            </w:r>
            <w:proofErr w:type="spellEnd"/>
          </w:p>
        </w:tc>
        <w:tc>
          <w:tcPr>
            <w:tcW w:w="0" w:type="auto"/>
            <w:vAlign w:val="center"/>
          </w:tcPr>
          <w:p w14:paraId="6AB499C2"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0.13</w:t>
            </w:r>
          </w:p>
        </w:tc>
      </w:tr>
      <w:tr w:rsidR="003308E7" w:rsidRPr="00211327" w14:paraId="38E06B9A" w14:textId="77777777" w:rsidTr="00211327">
        <w:trPr>
          <w:jc w:val="center"/>
        </w:trPr>
        <w:tc>
          <w:tcPr>
            <w:tcW w:w="0" w:type="auto"/>
          </w:tcPr>
          <w:p w14:paraId="79687C2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20</w:t>
            </w:r>
          </w:p>
        </w:tc>
        <w:tc>
          <w:tcPr>
            <w:tcW w:w="0" w:type="auto"/>
          </w:tcPr>
          <w:p w14:paraId="3870B951" w14:textId="77777777" w:rsidR="003308E7" w:rsidRPr="00211327" w:rsidRDefault="003308E7" w:rsidP="004F07CC">
            <w:pPr>
              <w:pStyle w:val="affff"/>
              <w:ind w:left="744" w:hanging="372"/>
              <w:jc w:val="center"/>
              <w:rPr>
                <w:sz w:val="15"/>
                <w:szCs w:val="15"/>
              </w:rPr>
            </w:pPr>
            <w:r w:rsidRPr="00211327">
              <w:rPr>
                <w:sz w:val="15"/>
                <w:szCs w:val="15"/>
              </w:rPr>
              <w:t>DAO</w:t>
            </w:r>
          </w:p>
        </w:tc>
        <w:tc>
          <w:tcPr>
            <w:tcW w:w="0" w:type="auto"/>
            <w:vAlign w:val="center"/>
          </w:tcPr>
          <w:p w14:paraId="578232B7"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0.11</w:t>
            </w:r>
          </w:p>
        </w:tc>
      </w:tr>
      <w:tr w:rsidR="003308E7" w:rsidRPr="00211327" w14:paraId="1E6BFF79" w14:textId="77777777" w:rsidTr="00211327">
        <w:trPr>
          <w:jc w:val="center"/>
        </w:trPr>
        <w:tc>
          <w:tcPr>
            <w:tcW w:w="0" w:type="auto"/>
            <w:tcBorders>
              <w:bottom w:val="single" w:sz="12" w:space="0" w:color="auto"/>
            </w:tcBorders>
          </w:tcPr>
          <w:p w14:paraId="148CB39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21</w:t>
            </w:r>
          </w:p>
        </w:tc>
        <w:tc>
          <w:tcPr>
            <w:tcW w:w="0" w:type="auto"/>
            <w:tcBorders>
              <w:bottom w:val="single" w:sz="12" w:space="0" w:color="auto"/>
            </w:tcBorders>
          </w:tcPr>
          <w:p w14:paraId="74D33824" w14:textId="77777777" w:rsidR="003308E7" w:rsidRPr="00211327" w:rsidRDefault="003308E7" w:rsidP="004F07CC">
            <w:pPr>
              <w:pStyle w:val="affff"/>
              <w:ind w:left="744" w:hanging="372"/>
              <w:jc w:val="center"/>
              <w:rPr>
                <w:sz w:val="15"/>
                <w:szCs w:val="15"/>
              </w:rPr>
            </w:pPr>
            <w:proofErr w:type="spellStart"/>
            <w:r w:rsidRPr="00211327">
              <w:rPr>
                <w:sz w:val="15"/>
                <w:szCs w:val="15"/>
              </w:rPr>
              <w:t>IntegerOverflow</w:t>
            </w:r>
            <w:proofErr w:type="spellEnd"/>
          </w:p>
        </w:tc>
        <w:tc>
          <w:tcPr>
            <w:tcW w:w="0" w:type="auto"/>
            <w:tcBorders>
              <w:bottom w:val="single" w:sz="12" w:space="0" w:color="auto"/>
            </w:tcBorders>
            <w:vAlign w:val="center"/>
          </w:tcPr>
          <w:p w14:paraId="661DC06D" w14:textId="77777777" w:rsidR="003308E7" w:rsidRPr="00211327" w:rsidRDefault="003308E7" w:rsidP="004F07CC">
            <w:pPr>
              <w:pStyle w:val="affff"/>
              <w:ind w:left="744" w:hanging="372"/>
              <w:jc w:val="center"/>
              <w:rPr>
                <w:rFonts w:eastAsiaTheme="minorEastAsia"/>
                <w:sz w:val="15"/>
                <w:szCs w:val="15"/>
              </w:rPr>
            </w:pPr>
            <w:r w:rsidRPr="00211327">
              <w:rPr>
                <w:rFonts w:eastAsiaTheme="minorEastAsia"/>
                <w:sz w:val="15"/>
                <w:szCs w:val="15"/>
              </w:rPr>
              <w:t>0</w:t>
            </w:r>
          </w:p>
        </w:tc>
      </w:tr>
    </w:tbl>
    <w:p w14:paraId="53F3CD8A" w14:textId="77777777" w:rsidR="003308E7" w:rsidRPr="00ED44AB" w:rsidRDefault="003308E7" w:rsidP="003308E7">
      <w:pPr>
        <w:pStyle w:val="a3"/>
        <w:ind w:firstLineChars="0" w:firstLine="0"/>
      </w:pPr>
    </w:p>
    <w:p w14:paraId="08A588D2" w14:textId="61F7560C" w:rsidR="009153B9" w:rsidRDefault="009153B9" w:rsidP="009153B9">
      <w:pPr>
        <w:pStyle w:val="21"/>
        <w:spacing w:before="71" w:after="71"/>
      </w:pPr>
      <w:r>
        <w:rPr>
          <w:rFonts w:hint="eastAsia"/>
        </w:rPr>
        <w:t>预测模型构建与评估</w:t>
      </w:r>
    </w:p>
    <w:p w14:paraId="2E23308C" w14:textId="6E223980" w:rsidR="004E234D" w:rsidRDefault="004E234D" w:rsidP="004E234D">
      <w:pPr>
        <w:pStyle w:val="a3"/>
        <w:ind w:firstLine="372"/>
      </w:pPr>
      <w:r w:rsidRPr="006C2B8E">
        <w:t>本文参考文献</w:t>
      </w:r>
      <w:r w:rsidRPr="006C2B8E">
        <w:fldChar w:fldCharType="begin"/>
      </w:r>
      <w:r w:rsidRPr="006C2B8E">
        <w:instrText xml:space="preserve"> REF _Ref58920013 \r \h </w:instrText>
      </w:r>
      <w:r>
        <w:instrText xml:space="preserve"> \* MERGEFORMAT </w:instrText>
      </w:r>
      <w:r w:rsidRPr="006C2B8E">
        <w:fldChar w:fldCharType="separate"/>
      </w:r>
      <w:r w:rsidR="00244B6C">
        <w:t xml:space="preserve">[15]  </w:t>
      </w:r>
      <w:r w:rsidRPr="006C2B8E">
        <w:fldChar w:fldCharType="end"/>
      </w:r>
      <w:r w:rsidRPr="006C2B8E">
        <w:fldChar w:fldCharType="begin"/>
      </w:r>
      <w:r w:rsidRPr="006C2B8E">
        <w:instrText xml:space="preserve"> REF _Ref58920060 \r \h </w:instrText>
      </w:r>
      <w:r>
        <w:instrText xml:space="preserve"> \* MERGEFORMAT </w:instrText>
      </w:r>
      <w:r w:rsidRPr="006C2B8E">
        <w:fldChar w:fldCharType="separate"/>
      </w:r>
      <w:r w:rsidR="00244B6C">
        <w:t xml:space="preserve">[19]  </w:t>
      </w:r>
      <w:r w:rsidRPr="006C2B8E">
        <w:fldChar w:fldCharType="end"/>
      </w:r>
      <w:r w:rsidRPr="006C2B8E">
        <w:fldChar w:fldCharType="begin"/>
      </w:r>
      <w:r w:rsidRPr="006C2B8E">
        <w:instrText xml:space="preserve"> REF _Ref58920063 \r \h </w:instrText>
      </w:r>
      <w:r>
        <w:instrText xml:space="preserve"> \* MERGEFORMAT </w:instrText>
      </w:r>
      <w:r w:rsidRPr="006C2B8E">
        <w:fldChar w:fldCharType="separate"/>
      </w:r>
      <w:r w:rsidR="00244B6C">
        <w:t xml:space="preserve">[21]  </w:t>
      </w:r>
      <w:r w:rsidRPr="006C2B8E">
        <w:fldChar w:fldCharType="end"/>
      </w:r>
      <w:r w:rsidRPr="006C2B8E">
        <w:fldChar w:fldCharType="begin"/>
      </w:r>
      <w:r w:rsidRPr="006C2B8E">
        <w:instrText xml:space="preserve"> REF _Ref58920883 \r \h </w:instrText>
      </w:r>
      <w:r>
        <w:instrText xml:space="preserve"> \* MERGEFORMAT </w:instrText>
      </w:r>
      <w:r w:rsidRPr="006C2B8E">
        <w:fldChar w:fldCharType="separate"/>
      </w:r>
      <w:r w:rsidR="00244B6C">
        <w:t xml:space="preserve">[22]  </w:t>
      </w:r>
      <w:r w:rsidRPr="006C2B8E">
        <w:fldChar w:fldCharType="end"/>
      </w:r>
      <w:r w:rsidRPr="006C2B8E">
        <w:fldChar w:fldCharType="begin"/>
      </w:r>
      <w:r w:rsidRPr="006C2B8E">
        <w:instrText xml:space="preserve"> REF _Ref58920884 \r \h </w:instrText>
      </w:r>
      <w:r>
        <w:instrText xml:space="preserve"> \* MERGEFORMAT </w:instrText>
      </w:r>
      <w:r w:rsidRPr="006C2B8E">
        <w:fldChar w:fldCharType="separate"/>
      </w:r>
      <w:r w:rsidR="00244B6C">
        <w:t xml:space="preserve">[23]  </w:t>
      </w:r>
      <w:r w:rsidRPr="006C2B8E">
        <w:fldChar w:fldCharType="end"/>
      </w:r>
      <w:r w:rsidRPr="006C2B8E">
        <w:t>，使用</w:t>
      </w:r>
      <w:r w:rsidR="00712E39">
        <w:rPr>
          <w:rFonts w:hint="eastAsia"/>
        </w:rPr>
        <w:t>软件缺陷预测领域</w:t>
      </w:r>
      <w:r w:rsidR="00F22621">
        <w:rPr>
          <w:rFonts w:hint="eastAsia"/>
        </w:rPr>
        <w:t>中</w:t>
      </w:r>
      <w:r w:rsidRPr="006C2B8E">
        <w:t>常用的</w:t>
      </w:r>
      <w:r w:rsidRPr="006C2B8E">
        <w:t>7</w:t>
      </w:r>
      <w:r w:rsidRPr="006C2B8E">
        <w:t>种回归模型和</w:t>
      </w:r>
      <w:r w:rsidRPr="006C2B8E">
        <w:t>6</w:t>
      </w:r>
      <w:r w:rsidRPr="006C2B8E">
        <w:t>种二分类模型分别作为</w:t>
      </w:r>
      <w:r w:rsidRPr="006C2B8E">
        <w:t>Solidity</w:t>
      </w:r>
      <w:r w:rsidRPr="006C2B8E">
        <w:t>智能合约的缺陷数量和倾向性预测模型。</w:t>
      </w:r>
    </w:p>
    <w:p w14:paraId="170A2D53" w14:textId="77777777" w:rsidR="004E234D" w:rsidRDefault="004E234D" w:rsidP="004E234D">
      <w:pPr>
        <w:pStyle w:val="a3"/>
        <w:ind w:firstLine="372"/>
      </w:pPr>
      <w:r>
        <w:rPr>
          <w:rFonts w:hint="eastAsia"/>
        </w:rPr>
        <w:t>使用的</w:t>
      </w:r>
      <w:r w:rsidRPr="006C2B8E">
        <w:t>缺陷数量预测模型</w:t>
      </w:r>
      <w:r>
        <w:rPr>
          <w:rFonts w:hint="eastAsia"/>
        </w:rPr>
        <w:t>有</w:t>
      </w:r>
      <w:r w:rsidRPr="006C2B8E">
        <w:t>：线性回归（</w:t>
      </w:r>
      <w:r w:rsidRPr="006C2B8E">
        <w:t>LR</w:t>
      </w:r>
      <w:r w:rsidRPr="006C2B8E">
        <w:t>）、贝叶斯岭（</w:t>
      </w:r>
      <w:r w:rsidRPr="006C2B8E">
        <w:t>BR</w:t>
      </w:r>
      <w:r w:rsidRPr="006C2B8E">
        <w:t>）、决策树回归（</w:t>
      </w:r>
      <w:r w:rsidRPr="006C2B8E">
        <w:t>DTR</w:t>
      </w:r>
      <w:r w:rsidRPr="006C2B8E">
        <w:t>）、随机森林回归（</w:t>
      </w:r>
      <w:r w:rsidRPr="006C2B8E">
        <w:t>RFR</w:t>
      </w:r>
      <w:r w:rsidRPr="006C2B8E">
        <w:t>）、</w:t>
      </w:r>
      <w:r w:rsidRPr="006C2B8E">
        <w:t>K</w:t>
      </w:r>
      <w:r w:rsidRPr="006C2B8E">
        <w:t>邻近回归（</w:t>
      </w:r>
      <w:r w:rsidRPr="006C2B8E">
        <w:t>KNNR</w:t>
      </w:r>
      <w:r w:rsidRPr="006C2B8E">
        <w:t>）、梯度加速回归（</w:t>
      </w:r>
      <w:r w:rsidRPr="006C2B8E">
        <w:t>GBR</w:t>
      </w:r>
      <w:r w:rsidRPr="006C2B8E">
        <w:t>）和支持向量机回归（</w:t>
      </w:r>
      <w:r w:rsidRPr="006C2B8E">
        <w:t>SVR</w:t>
      </w:r>
      <w:r w:rsidRPr="006C2B8E">
        <w:t>）。</w:t>
      </w:r>
    </w:p>
    <w:p w14:paraId="7C79810C" w14:textId="77777777" w:rsidR="004E234D" w:rsidRPr="006C2B8E" w:rsidRDefault="004E234D" w:rsidP="004E234D">
      <w:pPr>
        <w:pStyle w:val="a3"/>
        <w:ind w:firstLine="372"/>
      </w:pPr>
      <w:r>
        <w:rPr>
          <w:rFonts w:hint="eastAsia"/>
        </w:rPr>
        <w:t>使用的</w:t>
      </w:r>
      <w:r w:rsidRPr="006C2B8E">
        <w:t>缺陷倾向性预测模型</w:t>
      </w:r>
      <w:r>
        <w:rPr>
          <w:rFonts w:hint="eastAsia"/>
        </w:rPr>
        <w:t>有</w:t>
      </w:r>
      <w:r w:rsidRPr="006C2B8E">
        <w:t>：伯努利贝叶斯分类器（</w:t>
      </w:r>
      <w:r w:rsidRPr="006C2B8E">
        <w:t>BNB</w:t>
      </w:r>
      <w:r w:rsidRPr="006C2B8E">
        <w:t>）、高斯贝叶斯分类器（</w:t>
      </w:r>
      <w:r w:rsidRPr="006C2B8E">
        <w:t>GNB</w:t>
      </w:r>
      <w:r w:rsidRPr="006C2B8E">
        <w:t>）、</w:t>
      </w:r>
      <w:r w:rsidRPr="006C2B8E">
        <w:t>K</w:t>
      </w:r>
      <w:r w:rsidRPr="006C2B8E">
        <w:t>邻近分类器（</w:t>
      </w:r>
      <w:r w:rsidRPr="006C2B8E">
        <w:t>KNNC</w:t>
      </w:r>
      <w:r w:rsidRPr="006C2B8E">
        <w:t>）、决策树分类器（</w:t>
      </w:r>
      <w:r w:rsidRPr="006C2B8E">
        <w:t>DTC</w:t>
      </w:r>
      <w:r w:rsidRPr="006C2B8E">
        <w:t>）、随机森林分类器（</w:t>
      </w:r>
      <w:r w:rsidRPr="006C2B8E">
        <w:t>RFC</w:t>
      </w:r>
      <w:r w:rsidRPr="006C2B8E">
        <w:t>）和支持向量机分类器（</w:t>
      </w:r>
      <w:r w:rsidRPr="006C2B8E">
        <w:t>SVC</w:t>
      </w:r>
      <w:r w:rsidRPr="006C2B8E">
        <w:t>）。</w:t>
      </w:r>
    </w:p>
    <w:p w14:paraId="04D18C17" w14:textId="77E097B6" w:rsidR="003C64DD" w:rsidRPr="003C64DD" w:rsidRDefault="003C64DD">
      <w:pPr>
        <w:pStyle w:val="a3"/>
        <w:ind w:firstLine="372"/>
      </w:pPr>
      <w:r w:rsidRPr="003C64DD">
        <w:t>对实验结果使用平均绝对误差</w:t>
      </w:r>
      <w:r w:rsidRPr="003C64DD">
        <w:rPr>
          <w:vertAlign w:val="superscript"/>
        </w:rPr>
        <w:fldChar w:fldCharType="begin"/>
      </w:r>
      <w:r w:rsidRPr="003C64DD">
        <w:rPr>
          <w:vertAlign w:val="superscript"/>
        </w:rPr>
        <w:instrText xml:space="preserve"> REF _Ref58920753 \r \h  \* MERGEFORMAT </w:instrText>
      </w:r>
      <w:r w:rsidRPr="003C64DD">
        <w:rPr>
          <w:vertAlign w:val="superscript"/>
        </w:rPr>
      </w:r>
      <w:r w:rsidRPr="003C64DD">
        <w:rPr>
          <w:vertAlign w:val="superscript"/>
        </w:rPr>
        <w:fldChar w:fldCharType="separate"/>
      </w:r>
      <w:r w:rsidR="006969F1">
        <w:rPr>
          <w:vertAlign w:val="superscript"/>
        </w:rPr>
        <w:t xml:space="preserve">[33]  </w:t>
      </w:r>
      <w:r w:rsidRPr="003C64DD">
        <w:fldChar w:fldCharType="end"/>
      </w:r>
      <w:r w:rsidRPr="003C64DD">
        <w:t>（</w:t>
      </w:r>
      <w:r w:rsidRPr="003C64DD">
        <w:t>Mean Absolute Error</w:t>
      </w:r>
      <w:r w:rsidRPr="003C64DD">
        <w:t>，</w:t>
      </w:r>
      <w:r w:rsidRPr="003C64DD">
        <w:rPr>
          <w:rFonts w:hint="eastAsia"/>
        </w:rPr>
        <w:t>简称</w:t>
      </w:r>
      <w:r w:rsidRPr="003C64DD">
        <w:t>MAE</w:t>
      </w:r>
      <w:r w:rsidRPr="003C64DD">
        <w:t>）、平均缺陷百分比</w:t>
      </w:r>
      <w:r w:rsidRPr="003C64DD">
        <w:rPr>
          <w:vertAlign w:val="superscript"/>
        </w:rPr>
        <w:fldChar w:fldCharType="begin"/>
      </w:r>
      <w:r w:rsidRPr="003C64DD">
        <w:rPr>
          <w:vertAlign w:val="superscript"/>
        </w:rPr>
        <w:instrText xml:space="preserve"> REF _Ref58920960 \r \h  \* MERGEFORMAT </w:instrText>
      </w:r>
      <w:r w:rsidRPr="003C64DD">
        <w:rPr>
          <w:vertAlign w:val="superscript"/>
        </w:rPr>
      </w:r>
      <w:r w:rsidRPr="003C64DD">
        <w:rPr>
          <w:vertAlign w:val="superscript"/>
        </w:rPr>
        <w:fldChar w:fldCharType="separate"/>
      </w:r>
      <w:r w:rsidR="006969F1">
        <w:rPr>
          <w:vertAlign w:val="superscript"/>
        </w:rPr>
        <w:t xml:space="preserve">[16]  </w:t>
      </w:r>
      <w:r w:rsidRPr="003C64DD">
        <w:fldChar w:fldCharType="end"/>
      </w:r>
      <w:r w:rsidRPr="003C64DD">
        <w:rPr>
          <w:vertAlign w:val="superscript"/>
        </w:rPr>
        <w:fldChar w:fldCharType="begin"/>
      </w:r>
      <w:r w:rsidRPr="003C64DD">
        <w:rPr>
          <w:vertAlign w:val="superscript"/>
        </w:rPr>
        <w:instrText xml:space="preserve"> REF _Ref58921107 \r \h  \* MERGEFORMAT </w:instrText>
      </w:r>
      <w:r w:rsidRPr="003C64DD">
        <w:rPr>
          <w:vertAlign w:val="superscript"/>
        </w:rPr>
      </w:r>
      <w:r w:rsidRPr="003C64DD">
        <w:rPr>
          <w:vertAlign w:val="superscript"/>
        </w:rPr>
        <w:fldChar w:fldCharType="separate"/>
      </w:r>
      <w:r w:rsidR="006969F1">
        <w:rPr>
          <w:vertAlign w:val="superscript"/>
        </w:rPr>
        <w:t xml:space="preserve">[17]  </w:t>
      </w:r>
      <w:r w:rsidRPr="003C64DD">
        <w:fldChar w:fldCharType="end"/>
      </w:r>
      <w:r w:rsidRPr="003C64DD">
        <w:t>（</w:t>
      </w:r>
      <w:r w:rsidRPr="003C64DD">
        <w:t>Fault Percentile Average</w:t>
      </w:r>
      <w:r w:rsidRPr="003C64DD">
        <w:t>，</w:t>
      </w:r>
      <w:r w:rsidRPr="003C64DD">
        <w:rPr>
          <w:rFonts w:hint="eastAsia"/>
        </w:rPr>
        <w:t>简称</w:t>
      </w:r>
      <w:r w:rsidRPr="003C64DD">
        <w:t>FPA</w:t>
      </w:r>
      <w:r w:rsidRPr="003C64DD">
        <w:t>）、宏</w:t>
      </w:r>
      <w:r w:rsidRPr="003C64DD">
        <w:t>F1-score</w:t>
      </w:r>
      <w:r w:rsidRPr="003C64DD">
        <w:t>（</w:t>
      </w:r>
      <w:r w:rsidRPr="003C64DD">
        <w:t>Macro F1score</w:t>
      </w:r>
      <w:r w:rsidRPr="003C64DD">
        <w:t>，</w:t>
      </w:r>
      <m:oMath>
        <m:r>
          <m:rPr>
            <m:sty m:val="p"/>
          </m:rPr>
          <w:rPr>
            <w:rFonts w:ascii="Cambria Math" w:hAnsi="Cambria Math" w:hint="eastAsia"/>
          </w:rPr>
          <m:t>简称</m:t>
        </m:r>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macro</m:t>
            </m:r>
          </m:sub>
        </m:sSub>
      </m:oMath>
      <w:r w:rsidRPr="003C64DD">
        <w:t>）</w:t>
      </w:r>
      <w:r w:rsidR="00597956">
        <w:rPr>
          <w:rFonts w:hint="eastAsia"/>
        </w:rPr>
        <w:t>、</w:t>
      </w:r>
      <w:r w:rsidRPr="003C64DD">
        <w:t>F1-score</w:t>
      </w:r>
      <w:r w:rsidRPr="003C64DD">
        <w:rPr>
          <w:vertAlign w:val="superscript"/>
        </w:rPr>
        <w:fldChar w:fldCharType="begin"/>
      </w:r>
      <w:r w:rsidRPr="003C64DD">
        <w:rPr>
          <w:vertAlign w:val="superscript"/>
        </w:rPr>
        <w:instrText xml:space="preserve"> REF _Ref59046517 \r \h  \* MERGEFORMAT </w:instrText>
      </w:r>
      <w:r w:rsidRPr="003C64DD">
        <w:rPr>
          <w:vertAlign w:val="superscript"/>
        </w:rPr>
      </w:r>
      <w:r w:rsidRPr="003C64DD">
        <w:rPr>
          <w:vertAlign w:val="superscript"/>
        </w:rPr>
        <w:fldChar w:fldCharType="separate"/>
      </w:r>
      <w:r w:rsidRPr="003C64DD">
        <w:rPr>
          <w:vertAlign w:val="superscript"/>
        </w:rPr>
        <w:t>[13]</w:t>
      </w:r>
      <w:r w:rsidRPr="003C64DD">
        <w:fldChar w:fldCharType="end"/>
      </w:r>
      <w:r w:rsidRPr="003C64DD">
        <w:rPr>
          <w:vertAlign w:val="superscript"/>
        </w:rPr>
        <w:fldChar w:fldCharType="begin"/>
      </w:r>
      <w:r w:rsidRPr="003C64DD">
        <w:rPr>
          <w:vertAlign w:val="superscript"/>
        </w:rPr>
        <w:instrText xml:space="preserve"> REF _Ref58920753 \r \h  \* MERGEFORMAT </w:instrText>
      </w:r>
      <w:r w:rsidRPr="003C64DD">
        <w:rPr>
          <w:vertAlign w:val="superscript"/>
        </w:rPr>
      </w:r>
      <w:r w:rsidRPr="003C64DD">
        <w:rPr>
          <w:vertAlign w:val="superscript"/>
        </w:rPr>
        <w:fldChar w:fldCharType="separate"/>
      </w:r>
      <w:r w:rsidRPr="003C64DD">
        <w:rPr>
          <w:vertAlign w:val="superscript"/>
        </w:rPr>
        <w:t>[33]</w:t>
      </w:r>
      <w:r w:rsidRPr="003C64DD">
        <w:fldChar w:fldCharType="end"/>
      </w:r>
      <w:r w:rsidR="00597956">
        <w:rPr>
          <w:rFonts w:hint="eastAsia"/>
        </w:rPr>
        <w:t>、</w:t>
      </w:r>
      <w:r w:rsidR="00597956">
        <w:rPr>
          <w:rFonts w:hint="eastAsia"/>
        </w:rPr>
        <w:t>AUC</w:t>
      </w:r>
      <w:del w:id="391" w:author="yang huiwen" w:date="2021-05-10T07:46:00Z">
        <w:r w:rsidR="00597956" w:rsidDel="00A51F01">
          <w:rPr>
            <w:rFonts w:hint="eastAsia"/>
          </w:rPr>
          <w:delText>和</w:delText>
        </w:r>
        <w:r w:rsidR="00597956" w:rsidDel="00A51F01">
          <w:rPr>
            <w:rFonts w:hint="eastAsia"/>
          </w:rPr>
          <w:delText>g</w:delText>
        </w:r>
        <w:r w:rsidR="00597956" w:rsidDel="00A51F01">
          <w:delText>-</w:delText>
        </w:r>
        <w:r w:rsidR="00597956" w:rsidDel="00A51F01">
          <w:rPr>
            <w:rFonts w:hint="eastAsia"/>
          </w:rPr>
          <w:delText>mean</w:delText>
        </w:r>
      </w:del>
      <w:r w:rsidRPr="003C64DD">
        <w:t>作为</w:t>
      </w:r>
      <w:r w:rsidRPr="003C64DD">
        <w:lastRenderedPageBreak/>
        <w:t>预测模型的评估指标。其中，</w:t>
      </w:r>
      <w:r w:rsidRPr="003C64DD">
        <w:t>MAE</w:t>
      </w:r>
      <w:r w:rsidRPr="003C64DD">
        <w:t>和</w:t>
      </w:r>
      <w:r w:rsidRPr="003C64DD">
        <w:t>FPA</w:t>
      </w:r>
      <w:r w:rsidRPr="003C64DD">
        <w:t>作为缺陷数量预测模型的评估指标，</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macro</m:t>
            </m:r>
          </m:sub>
        </m:sSub>
      </m:oMath>
      <w:r w:rsidR="00F37FCF">
        <w:rPr>
          <w:rFonts w:hint="eastAsia"/>
        </w:rPr>
        <w:t>、</w:t>
      </w:r>
      <w:r w:rsidRPr="003C64DD">
        <w:t>F1-score</w:t>
      </w:r>
      <w:r w:rsidR="00E62ECB">
        <w:rPr>
          <w:rFonts w:hint="eastAsia"/>
        </w:rPr>
        <w:t>和</w:t>
      </w:r>
      <w:r w:rsidR="00F37FCF">
        <w:rPr>
          <w:rFonts w:hint="eastAsia"/>
        </w:rPr>
        <w:t>AUC</w:t>
      </w:r>
      <w:r w:rsidRPr="003C64DD">
        <w:t>作为缺陷倾向性预测模型的评估指标。</w:t>
      </w:r>
    </w:p>
    <w:p w14:paraId="75F80580" w14:textId="25086B65" w:rsidR="003C64DD" w:rsidRPr="003C64DD" w:rsidRDefault="003C64DD" w:rsidP="003C64DD">
      <w:pPr>
        <w:pStyle w:val="a3"/>
        <w:ind w:firstLine="372"/>
      </w:pPr>
      <w:r w:rsidRPr="003C64DD">
        <w:t>MAE</w:t>
      </w:r>
      <w:r w:rsidRPr="003C64DD">
        <w:t>计算</w:t>
      </w:r>
      <w:r w:rsidRPr="003C64DD">
        <w:rPr>
          <w:rFonts w:hint="eastAsia"/>
        </w:rPr>
        <w:t>方式如</w:t>
      </w:r>
      <w:r w:rsidRPr="003C64DD">
        <w:t>公式（</w:t>
      </w:r>
      <w:r w:rsidRPr="003C64DD">
        <w:t>2</w:t>
      </w:r>
      <w:r w:rsidRPr="003C64DD">
        <w:t>）</w:t>
      </w:r>
      <w:r w:rsidRPr="003C64DD">
        <w:rPr>
          <w:rFonts w:hint="eastAsia"/>
        </w:rPr>
        <w:t>所示</w:t>
      </w:r>
      <w:r w:rsidRPr="003C64DD">
        <w:t>。其中，</w:t>
      </w:r>
      <m:oMath>
        <m:r>
          <w:rPr>
            <w:rFonts w:ascii="Cambria Math" w:hAnsi="Cambria Math"/>
          </w:rPr>
          <m:t>n</m:t>
        </m:r>
      </m:oMath>
      <w:r w:rsidRPr="003C64DD">
        <w:t>代表样本总数量，</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Pr="003C64DD">
        <w:t>代表预测的缺陷数量，</w:t>
      </w:r>
      <m:oMath>
        <m:sSub>
          <m:sSubPr>
            <m:ctrlPr>
              <w:rPr>
                <w:rFonts w:ascii="Cambria Math" w:hAnsi="Cambria Math"/>
              </w:rPr>
            </m:ctrlPr>
          </m:sSubPr>
          <m:e>
            <m:r>
              <w:rPr>
                <w:rFonts w:ascii="Cambria Math" w:hAnsi="Cambria Math"/>
              </w:rPr>
              <m:t>y</m:t>
            </m:r>
          </m:e>
          <m:sub>
            <m:r>
              <w:rPr>
                <w:rFonts w:ascii="Cambria Math" w:hAnsi="Cambria Math"/>
              </w:rPr>
              <m:t>true</m:t>
            </m:r>
          </m:sub>
        </m:sSub>
      </m:oMath>
      <w:r w:rsidRPr="003C64DD">
        <w:t>代表真实含有的缺陷数量，</w:t>
      </w:r>
      <w:r w:rsidRPr="003C64DD">
        <w:t>MAE</w:t>
      </w:r>
      <w:r w:rsidRPr="003C64DD">
        <w:t>的值越低，代表预测性能越好。</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2" w:author="yang huiwen" w:date="2021-05-06T21:47:00Z">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393">
          <w:tblGrid>
            <w:gridCol w:w="7655"/>
            <w:gridCol w:w="807"/>
          </w:tblGrid>
        </w:tblGridChange>
      </w:tblGrid>
      <w:tr w:rsidR="00504B38" w:rsidRPr="00C145D8" w14:paraId="0D355D8A" w14:textId="77777777" w:rsidTr="00504B38">
        <w:trPr>
          <w:trHeight w:val="831"/>
          <w:jc w:val="center"/>
          <w:trPrChange w:id="394" w:author="yang huiwen" w:date="2021-05-06T21:47:00Z">
            <w:trPr>
              <w:trHeight w:val="831"/>
              <w:jc w:val="center"/>
            </w:trPr>
          </w:trPrChange>
        </w:trPr>
        <w:tc>
          <w:tcPr>
            <w:tcW w:w="7655" w:type="dxa"/>
            <w:vAlign w:val="center"/>
            <w:tcPrChange w:id="395" w:author="yang huiwen" w:date="2021-05-06T21:47:00Z">
              <w:tcPr>
                <w:tcW w:w="7655" w:type="dxa"/>
                <w:vAlign w:val="center"/>
              </w:tcPr>
            </w:tcPrChange>
          </w:tcPr>
          <w:p w14:paraId="37473EC7" w14:textId="702DA93A" w:rsidR="00C145D8" w:rsidRPr="00C145D8" w:rsidRDefault="00C145D8" w:rsidP="00C145D8">
            <w:pPr>
              <w:pStyle w:val="a3"/>
              <w:ind w:firstLine="372"/>
            </w:pPr>
            <m:oMathPara>
              <m:oMath>
                <m:r>
                  <w:rPr>
                    <w:rFonts w:ascii="Cambria Math" w:hAnsi="Cambria Math"/>
                  </w:rPr>
                  <m:t>MAE=</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true</m:t>
                            </m:r>
                          </m:sub>
                        </m:sSub>
                      </m:e>
                    </m:d>
                  </m:e>
                </m:nary>
              </m:oMath>
            </m:oMathPara>
          </w:p>
        </w:tc>
        <w:tc>
          <w:tcPr>
            <w:tcW w:w="807" w:type="dxa"/>
            <w:vAlign w:val="center"/>
            <w:tcPrChange w:id="396" w:author="yang huiwen" w:date="2021-05-06T21:47:00Z">
              <w:tcPr>
                <w:tcW w:w="807" w:type="dxa"/>
                <w:vAlign w:val="center"/>
              </w:tcPr>
            </w:tcPrChange>
          </w:tcPr>
          <w:p w14:paraId="43401A15" w14:textId="77777777" w:rsidR="00C145D8" w:rsidRPr="00C145D8" w:rsidRDefault="00C145D8" w:rsidP="00C145D8">
            <w:pPr>
              <w:pStyle w:val="a3"/>
              <w:ind w:firstLine="372"/>
            </w:pPr>
            <w:r w:rsidRPr="00C145D8">
              <w:t>(2)</w:t>
            </w:r>
          </w:p>
        </w:tc>
      </w:tr>
    </w:tbl>
    <w:p w14:paraId="53523CAA" w14:textId="674D4623" w:rsidR="00C145D8" w:rsidRPr="00C145D8" w:rsidRDefault="00C145D8" w:rsidP="00C145D8">
      <w:pPr>
        <w:pStyle w:val="a3"/>
        <w:ind w:firstLine="372"/>
      </w:pPr>
      <w:r w:rsidRPr="00C145D8">
        <w:t>FPA</w:t>
      </w:r>
      <w:r w:rsidRPr="00C145D8">
        <w:t>关注预测缺陷数量的排序是否与真实缺陷数量的排序相同或相似，并以加权的形式计算准确程度。</w:t>
      </w:r>
      <w:r w:rsidRPr="00C145D8">
        <w:t>FPA</w:t>
      </w:r>
      <w:r w:rsidRPr="00C145D8">
        <w:t>的计算公式如公式（</w:t>
      </w:r>
      <w:r w:rsidRPr="00C145D8">
        <w:t>3</w:t>
      </w:r>
      <w:r w:rsidRPr="00C145D8">
        <w:t>）所示。其中，</w:t>
      </w:r>
      <m:oMath>
        <m:r>
          <w:rPr>
            <w:rFonts w:ascii="Cambria Math" w:hAnsi="Cambria Math"/>
          </w:rPr>
          <m:t>K</m:t>
        </m:r>
      </m:oMath>
      <w:r w:rsidRPr="00C145D8">
        <w:t>为样本总数量，</w:t>
      </w:r>
      <m:oMath>
        <m:r>
          <w:rPr>
            <w:rFonts w:ascii="Cambria Math" w:hAnsi="Cambria Math"/>
          </w:rPr>
          <m:t>N</m:t>
        </m:r>
      </m:oMath>
      <w:r w:rsidRPr="00C145D8">
        <w:t>为缺陷总数量。将</w:t>
      </w:r>
      <m:oMath>
        <m:r>
          <w:rPr>
            <w:rFonts w:ascii="Cambria Math" w:hAnsi="Cambria Math"/>
          </w:rPr>
          <m:t>K</m:t>
        </m:r>
      </m:oMath>
      <w:r w:rsidRPr="00C145D8">
        <w:t>个样本的预测结果按照缺陷数量升序排列，将排序后的模块次序记为</w:t>
      </w:r>
      <m:oMath>
        <m:r>
          <m:rPr>
            <m:sty m:val="p"/>
          </m:rPr>
          <w:rPr>
            <w:rFonts w:ascii="Cambria Math" w:hAnsi="Cambria Math"/>
          </w:rPr>
          <m:t xml:space="preserve">1, 2, 3, …, </m:t>
        </m:r>
        <m:r>
          <w:rPr>
            <w:rFonts w:ascii="Cambria Math" w:hAnsi="Cambria Math"/>
          </w:rPr>
          <m:t>n</m:t>
        </m:r>
      </m:oMath>
      <w:r w:rsidRPr="00C145D8">
        <w:t>，使用</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C145D8">
        <w:t>代表排序后第</w:t>
      </w:r>
      <m:oMath>
        <m:r>
          <w:rPr>
            <w:rFonts w:ascii="Cambria Math" w:hAnsi="Cambria Math"/>
          </w:rPr>
          <m:t>i</m:t>
        </m:r>
      </m:oMath>
      <w:r w:rsidRPr="00C145D8">
        <w:t>个样本的真实缺陷个数。</w:t>
      </w:r>
      <w:r w:rsidRPr="00C145D8">
        <w:t>FPA</w:t>
      </w:r>
      <w:r w:rsidRPr="00C145D8">
        <w:t>的值越高，代表预测性能越好。</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7" w:author="yang huiwen" w:date="2021-05-06T21:47:00Z">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398">
          <w:tblGrid>
            <w:gridCol w:w="7655"/>
            <w:gridCol w:w="807"/>
          </w:tblGrid>
        </w:tblGridChange>
      </w:tblGrid>
      <w:tr w:rsidR="00504B38" w:rsidRPr="00C145D8" w14:paraId="317D7184" w14:textId="77777777" w:rsidTr="00504B38">
        <w:trPr>
          <w:trHeight w:val="831"/>
          <w:jc w:val="center"/>
          <w:trPrChange w:id="399" w:author="yang huiwen" w:date="2021-05-06T21:47:00Z">
            <w:trPr>
              <w:trHeight w:val="831"/>
              <w:jc w:val="center"/>
            </w:trPr>
          </w:trPrChange>
        </w:trPr>
        <w:tc>
          <w:tcPr>
            <w:tcW w:w="7655" w:type="dxa"/>
            <w:vAlign w:val="center"/>
            <w:tcPrChange w:id="400" w:author="yang huiwen" w:date="2021-05-06T21:47:00Z">
              <w:tcPr>
                <w:tcW w:w="7655" w:type="dxa"/>
                <w:vAlign w:val="center"/>
              </w:tcPr>
            </w:tcPrChange>
          </w:tcPr>
          <w:p w14:paraId="14EE352E" w14:textId="44399469" w:rsidR="00C145D8" w:rsidRPr="00C145D8" w:rsidRDefault="00C145D8" w:rsidP="00C145D8">
            <w:pPr>
              <w:pStyle w:val="a3"/>
              <w:ind w:firstLine="372"/>
            </w:pPr>
            <m:oMathPara>
              <m:oMath>
                <m:r>
                  <w:rPr>
                    <w:rFonts w:ascii="Cambria Math" w:hAnsi="Cambria Math"/>
                  </w:rPr>
                  <m:t>FPA=</m:t>
                </m:r>
                <m:f>
                  <m:fPr>
                    <m:ctrlPr>
                      <w:rPr>
                        <w:rFonts w:ascii="Cambria Math" w:hAnsi="Cambria Math"/>
                      </w:rPr>
                    </m:ctrlPr>
                  </m:fPr>
                  <m:num>
                    <m:r>
                      <w:rPr>
                        <w:rFonts w:ascii="Cambria Math" w:hAnsi="Cambria Math"/>
                      </w:rPr>
                      <m:t>1</m:t>
                    </m:r>
                  </m:num>
                  <m:den>
                    <m:r>
                      <w:rPr>
                        <w:rFonts w:ascii="Cambria Math" w:hAnsi="Cambria Math"/>
                      </w:rPr>
                      <m:t>K×N</m:t>
                    </m:r>
                  </m:den>
                </m:f>
                <m:nary>
                  <m:naryPr>
                    <m:chr m:val="∑"/>
                    <m:limLoc m:val="undOvr"/>
                    <m:ctrlPr>
                      <w:rPr>
                        <w:rFonts w:ascii="Cambria Math" w:hAnsi="Cambria Math"/>
                      </w:rPr>
                    </m:ctrlPr>
                  </m:naryPr>
                  <m:sub>
                    <m:r>
                      <w:rPr>
                        <w:rFonts w:ascii="Cambria Math" w:hAnsi="Cambria Math"/>
                      </w:rPr>
                      <m:t>m=1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i=K-m+1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e>
                </m:nary>
              </m:oMath>
            </m:oMathPara>
          </w:p>
        </w:tc>
        <w:tc>
          <w:tcPr>
            <w:tcW w:w="807" w:type="dxa"/>
            <w:vAlign w:val="center"/>
            <w:tcPrChange w:id="401" w:author="yang huiwen" w:date="2021-05-06T21:47:00Z">
              <w:tcPr>
                <w:tcW w:w="807" w:type="dxa"/>
                <w:vAlign w:val="center"/>
              </w:tcPr>
            </w:tcPrChange>
          </w:tcPr>
          <w:p w14:paraId="117ADD03" w14:textId="77777777" w:rsidR="00C145D8" w:rsidRPr="00C145D8" w:rsidRDefault="00C145D8" w:rsidP="00C145D8">
            <w:pPr>
              <w:pStyle w:val="a3"/>
              <w:ind w:firstLine="372"/>
            </w:pPr>
            <w:r w:rsidRPr="00C145D8">
              <w:t>(3)</w:t>
            </w:r>
          </w:p>
        </w:tc>
      </w:tr>
    </w:tbl>
    <w:p w14:paraId="34789BFC" w14:textId="34E77561" w:rsidR="00C145D8" w:rsidRPr="00C145D8" w:rsidRDefault="00C145D8" w:rsidP="00C145D8">
      <w:pPr>
        <w:pStyle w:val="a3"/>
        <w:ind w:firstLine="372"/>
      </w:pPr>
      <w:r w:rsidRPr="00C145D8">
        <w:t>为</w:t>
      </w:r>
      <w:r w:rsidR="001B3796">
        <w:rPr>
          <w:rFonts w:hint="eastAsia"/>
        </w:rPr>
        <w:t>了</w:t>
      </w:r>
      <w:r w:rsidRPr="00C145D8">
        <w:t>计算</w:t>
      </w:r>
      <w:r w:rsidRPr="00C145D8">
        <w:t>F1-score</w:t>
      </w:r>
      <w:r w:rsidRPr="00C145D8">
        <w:t>，需要使用如</w:t>
      </w:r>
      <w:r w:rsidRPr="00C145D8">
        <w:fldChar w:fldCharType="begin"/>
      </w:r>
      <w:r w:rsidRPr="00C145D8">
        <w:instrText xml:space="preserve"> REF _Ref56670951 \h  \* MERGEFORMAT </w:instrText>
      </w:r>
      <w:r w:rsidRPr="00C145D8">
        <w:fldChar w:fldCharType="separate"/>
      </w:r>
      <w:r w:rsidRPr="00C145D8">
        <w:t>表</w:t>
      </w:r>
      <w:r w:rsidRPr="00C145D8">
        <w:t>4</w:t>
      </w:r>
      <w:r w:rsidRPr="00C145D8">
        <w:fldChar w:fldCharType="end"/>
      </w:r>
      <w:r w:rsidRPr="00C145D8">
        <w:t>所示的混淆矩阵对样本的预测结果进行评价，其中正样本被正确预测称为</w:t>
      </w:r>
      <w:r w:rsidRPr="00C145D8">
        <w:t>TP</w:t>
      </w:r>
      <w:r w:rsidRPr="00C145D8">
        <w:t>，负样本被错误预测称为</w:t>
      </w:r>
      <w:r w:rsidRPr="00C145D8">
        <w:t>FP</w:t>
      </w:r>
      <w:r w:rsidRPr="00C145D8">
        <w:t>，负样本被正确预测称为</w:t>
      </w:r>
      <w:r w:rsidRPr="00C145D8">
        <w:t>TN</w:t>
      </w:r>
      <w:r w:rsidRPr="00C145D8">
        <w:t>，正样本被错误预测称为</w:t>
      </w:r>
      <w:r w:rsidRPr="00C145D8">
        <w:t>FN</w:t>
      </w:r>
      <w:r w:rsidRPr="00C145D8">
        <w:t>。</w:t>
      </w:r>
    </w:p>
    <w:p w14:paraId="511D5792" w14:textId="77777777" w:rsidR="00D061A3" w:rsidRPr="006C2B8E" w:rsidRDefault="00D061A3" w:rsidP="00D061A3">
      <w:pPr>
        <w:pStyle w:val="a9"/>
        <w:keepNext/>
        <w:jc w:val="center"/>
        <w:rPr>
          <w:rFonts w:ascii="Times New Roman" w:hAnsi="Times New Roman"/>
          <w:szCs w:val="18"/>
        </w:rPr>
      </w:pPr>
      <w:bookmarkStart w:id="402" w:name="_Ref56670951"/>
      <w:r w:rsidRPr="006C2B8E">
        <w:rPr>
          <w:rFonts w:ascii="Times New Roman" w:hAnsi="Times New Roman"/>
          <w:szCs w:val="18"/>
        </w:rPr>
        <w:t>表</w:t>
      </w:r>
      <w:r w:rsidRPr="006C2B8E">
        <w:rPr>
          <w:rFonts w:ascii="Times New Roman" w:hAnsi="Times New Roman"/>
          <w:szCs w:val="18"/>
        </w:rPr>
        <w:fldChar w:fldCharType="begin"/>
      </w:r>
      <w:r w:rsidRPr="006C2B8E">
        <w:rPr>
          <w:rFonts w:ascii="Times New Roman" w:hAnsi="Times New Roman"/>
          <w:szCs w:val="18"/>
        </w:rPr>
        <w:instrText xml:space="preserve"> SEQ </w:instrText>
      </w:r>
      <w:r w:rsidRPr="006C2B8E">
        <w:rPr>
          <w:rFonts w:ascii="Times New Roman" w:hAnsi="Times New Roman"/>
          <w:szCs w:val="18"/>
        </w:rPr>
        <w:instrText>表</w:instrText>
      </w:r>
      <w:r w:rsidRPr="006C2B8E">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4</w:t>
      </w:r>
      <w:r w:rsidRPr="006C2B8E">
        <w:rPr>
          <w:rFonts w:ascii="Times New Roman" w:hAnsi="Times New Roman"/>
          <w:szCs w:val="18"/>
        </w:rPr>
        <w:fldChar w:fldCharType="end"/>
      </w:r>
      <w:bookmarkEnd w:id="402"/>
      <w:r w:rsidRPr="006C2B8E">
        <w:rPr>
          <w:rFonts w:ascii="Times New Roman" w:hAnsi="Times New Roman"/>
          <w:szCs w:val="18"/>
        </w:rPr>
        <w:t xml:space="preserve"> </w:t>
      </w:r>
      <w:r w:rsidRPr="006C2B8E">
        <w:rPr>
          <w:rFonts w:ascii="Times New Roman" w:hAnsi="Times New Roman"/>
          <w:szCs w:val="18"/>
        </w:rPr>
        <w:t>二分类问题的混淆矩阵</w:t>
      </w:r>
    </w:p>
    <w:tbl>
      <w:tblPr>
        <w:tblStyle w:val="afffe"/>
        <w:tblW w:w="5000" w:type="pct"/>
        <w:tblLook w:val="04A0" w:firstRow="1" w:lastRow="0" w:firstColumn="1" w:lastColumn="0" w:noHBand="0" w:noVBand="1"/>
      </w:tblPr>
      <w:tblGrid>
        <w:gridCol w:w="4604"/>
        <w:gridCol w:w="2014"/>
        <w:gridCol w:w="2161"/>
      </w:tblGrid>
      <w:tr w:rsidR="00D061A3" w:rsidRPr="006C2B8E" w14:paraId="466CAA96" w14:textId="77777777" w:rsidTr="004F07CC">
        <w:tc>
          <w:tcPr>
            <w:tcW w:w="2622" w:type="pct"/>
            <w:tcBorders>
              <w:tl2br w:val="single" w:sz="4" w:space="0" w:color="auto"/>
            </w:tcBorders>
          </w:tcPr>
          <w:p w14:paraId="6DB56F80" w14:textId="77777777" w:rsidR="00D061A3" w:rsidRPr="006C2B8E" w:rsidRDefault="00D061A3" w:rsidP="004F07CC">
            <w:pPr>
              <w:pStyle w:val="affff"/>
              <w:ind w:left="744" w:hanging="372"/>
              <w:jc w:val="right"/>
            </w:pPr>
            <w:r w:rsidRPr="006C2B8E">
              <w:rPr>
                <w:rFonts w:eastAsia="宋体"/>
              </w:rPr>
              <w:t>预测样本</w:t>
            </w:r>
          </w:p>
          <w:p w14:paraId="64837E2E" w14:textId="77777777" w:rsidR="00D061A3" w:rsidRPr="006C2B8E" w:rsidRDefault="00D061A3" w:rsidP="004F07CC">
            <w:pPr>
              <w:pStyle w:val="affff"/>
              <w:ind w:left="744" w:hanging="372"/>
              <w:jc w:val="left"/>
            </w:pPr>
            <w:r w:rsidRPr="006C2B8E">
              <w:rPr>
                <w:rFonts w:eastAsia="宋体"/>
              </w:rPr>
              <w:t>真实样本</w:t>
            </w:r>
          </w:p>
        </w:tc>
        <w:tc>
          <w:tcPr>
            <w:tcW w:w="1147" w:type="pct"/>
          </w:tcPr>
          <w:p w14:paraId="238C8E25" w14:textId="77777777" w:rsidR="00D061A3" w:rsidRPr="006C2B8E" w:rsidRDefault="00D061A3" w:rsidP="004F07CC">
            <w:pPr>
              <w:pStyle w:val="affff"/>
              <w:ind w:left="744" w:hanging="372"/>
              <w:jc w:val="center"/>
            </w:pPr>
            <w:r w:rsidRPr="006C2B8E">
              <w:rPr>
                <w:rFonts w:eastAsia="宋体"/>
              </w:rPr>
              <w:t>正</w:t>
            </w:r>
          </w:p>
        </w:tc>
        <w:tc>
          <w:tcPr>
            <w:tcW w:w="1231" w:type="pct"/>
          </w:tcPr>
          <w:p w14:paraId="6235D657" w14:textId="77777777" w:rsidR="00D061A3" w:rsidRPr="006C2B8E" w:rsidRDefault="00D061A3" w:rsidP="004F07CC">
            <w:pPr>
              <w:pStyle w:val="affff"/>
              <w:ind w:left="744" w:hanging="372"/>
              <w:jc w:val="center"/>
            </w:pPr>
            <w:r w:rsidRPr="006C2B8E">
              <w:rPr>
                <w:rFonts w:eastAsia="宋体"/>
              </w:rPr>
              <w:t>负</w:t>
            </w:r>
          </w:p>
        </w:tc>
      </w:tr>
      <w:tr w:rsidR="00D061A3" w:rsidRPr="006C2B8E" w14:paraId="13DF9DCA" w14:textId="77777777" w:rsidTr="004F07CC">
        <w:tc>
          <w:tcPr>
            <w:tcW w:w="2622" w:type="pct"/>
          </w:tcPr>
          <w:p w14:paraId="51D9144F" w14:textId="77777777" w:rsidR="00D061A3" w:rsidRPr="006C2B8E" w:rsidRDefault="00D061A3" w:rsidP="004F07CC">
            <w:pPr>
              <w:pStyle w:val="affff"/>
              <w:ind w:left="744" w:hanging="372"/>
              <w:jc w:val="center"/>
            </w:pPr>
            <w:r w:rsidRPr="006C2B8E">
              <w:rPr>
                <w:rFonts w:eastAsia="宋体"/>
              </w:rPr>
              <w:t>正</w:t>
            </w:r>
          </w:p>
        </w:tc>
        <w:tc>
          <w:tcPr>
            <w:tcW w:w="1147" w:type="pct"/>
          </w:tcPr>
          <w:p w14:paraId="0FECF00C" w14:textId="77777777" w:rsidR="00D061A3" w:rsidRPr="006C2B8E" w:rsidRDefault="00D061A3" w:rsidP="004F07CC">
            <w:pPr>
              <w:pStyle w:val="affff"/>
              <w:ind w:left="744" w:hanging="372"/>
              <w:jc w:val="center"/>
            </w:pPr>
            <w:r w:rsidRPr="006C2B8E">
              <w:t>TP</w:t>
            </w:r>
          </w:p>
        </w:tc>
        <w:tc>
          <w:tcPr>
            <w:tcW w:w="1231" w:type="pct"/>
          </w:tcPr>
          <w:p w14:paraId="0FC1AB91" w14:textId="77777777" w:rsidR="00D061A3" w:rsidRPr="006C2B8E" w:rsidRDefault="00D061A3" w:rsidP="004F07CC">
            <w:pPr>
              <w:pStyle w:val="affff"/>
              <w:ind w:left="744" w:hanging="372"/>
              <w:jc w:val="center"/>
            </w:pPr>
            <w:r w:rsidRPr="006C2B8E">
              <w:t>FN</w:t>
            </w:r>
          </w:p>
        </w:tc>
      </w:tr>
      <w:tr w:rsidR="00D061A3" w:rsidRPr="006C2B8E" w14:paraId="6B7C0074" w14:textId="77777777" w:rsidTr="004F07CC">
        <w:tc>
          <w:tcPr>
            <w:tcW w:w="2622" w:type="pct"/>
          </w:tcPr>
          <w:p w14:paraId="04B50622" w14:textId="77777777" w:rsidR="00D061A3" w:rsidRPr="006C2B8E" w:rsidRDefault="00D061A3" w:rsidP="004F07CC">
            <w:pPr>
              <w:pStyle w:val="affff"/>
              <w:ind w:left="744" w:hanging="372"/>
              <w:jc w:val="center"/>
            </w:pPr>
            <w:r w:rsidRPr="006C2B8E">
              <w:rPr>
                <w:rFonts w:eastAsia="宋体"/>
              </w:rPr>
              <w:t>负</w:t>
            </w:r>
          </w:p>
        </w:tc>
        <w:tc>
          <w:tcPr>
            <w:tcW w:w="1147" w:type="pct"/>
          </w:tcPr>
          <w:p w14:paraId="2FB8FF39" w14:textId="77777777" w:rsidR="00D061A3" w:rsidRPr="006C2B8E" w:rsidRDefault="00D061A3" w:rsidP="004F07CC">
            <w:pPr>
              <w:pStyle w:val="affff"/>
              <w:ind w:left="744" w:hanging="372"/>
              <w:jc w:val="center"/>
            </w:pPr>
            <w:r w:rsidRPr="006C2B8E">
              <w:t>FP</w:t>
            </w:r>
          </w:p>
        </w:tc>
        <w:tc>
          <w:tcPr>
            <w:tcW w:w="1231" w:type="pct"/>
          </w:tcPr>
          <w:p w14:paraId="67240260" w14:textId="77777777" w:rsidR="00D061A3" w:rsidRPr="006C2B8E" w:rsidRDefault="00D061A3" w:rsidP="004F07CC">
            <w:pPr>
              <w:pStyle w:val="affff"/>
              <w:ind w:left="744" w:hanging="372"/>
              <w:jc w:val="center"/>
            </w:pPr>
            <w:r w:rsidRPr="006C2B8E">
              <w:t>TN</w:t>
            </w:r>
          </w:p>
        </w:tc>
      </w:tr>
    </w:tbl>
    <w:p w14:paraId="1D1331D4" w14:textId="77777777" w:rsidR="00910383" w:rsidRPr="00C145D8" w:rsidRDefault="00910383" w:rsidP="00910383">
      <w:pPr>
        <w:pStyle w:val="a3"/>
        <w:ind w:firstLine="372"/>
      </w:pPr>
    </w:p>
    <w:p w14:paraId="46F7654F" w14:textId="77777777" w:rsidR="00D061A3" w:rsidRPr="00D061A3" w:rsidRDefault="00D061A3" w:rsidP="00D061A3">
      <w:pPr>
        <w:pStyle w:val="a3"/>
        <w:ind w:firstLine="372"/>
      </w:pPr>
      <w:r w:rsidRPr="00D061A3">
        <w:t>根据表</w:t>
      </w:r>
      <w:r w:rsidRPr="00D061A3">
        <w:t>4</w:t>
      </w:r>
      <w:r w:rsidRPr="00D061A3">
        <w:t>中的混淆矩阵，召回率</w:t>
      </w:r>
      <w:r w:rsidRPr="00D061A3">
        <w:t>Recall</w:t>
      </w:r>
      <w:r w:rsidRPr="00D061A3">
        <w:t>的计算公式如公式（</w:t>
      </w:r>
      <w:r w:rsidRPr="00D061A3">
        <w:t>4</w:t>
      </w:r>
      <w:r w:rsidRPr="00D061A3">
        <w:t>）所示。</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3" w:author="yang huiwen" w:date="2021-05-06T21:48:00Z">
          <w:tblPr>
            <w:tblStyle w:val="afffe"/>
            <w:tblW w:w="86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404">
          <w:tblGrid>
            <w:gridCol w:w="7797"/>
            <w:gridCol w:w="807"/>
          </w:tblGrid>
        </w:tblGridChange>
      </w:tblGrid>
      <w:tr w:rsidR="00A754E7" w:rsidRPr="00D061A3" w14:paraId="76C1ECEA" w14:textId="77777777" w:rsidTr="00A754E7">
        <w:trPr>
          <w:trHeight w:val="613"/>
          <w:jc w:val="center"/>
          <w:trPrChange w:id="405" w:author="yang huiwen" w:date="2021-05-06T21:48:00Z">
            <w:trPr>
              <w:trHeight w:val="613"/>
              <w:jc w:val="center"/>
            </w:trPr>
          </w:trPrChange>
        </w:trPr>
        <w:tc>
          <w:tcPr>
            <w:tcW w:w="7655" w:type="dxa"/>
            <w:vAlign w:val="center"/>
            <w:tcPrChange w:id="406" w:author="yang huiwen" w:date="2021-05-06T21:48:00Z">
              <w:tcPr>
                <w:tcW w:w="7797" w:type="dxa"/>
                <w:vAlign w:val="center"/>
              </w:tcPr>
            </w:tcPrChange>
          </w:tcPr>
          <w:p w14:paraId="1BF66C08" w14:textId="127E79D9" w:rsidR="00D061A3" w:rsidRPr="00D061A3" w:rsidRDefault="00D061A3" w:rsidP="00D061A3">
            <w:pPr>
              <w:pStyle w:val="a3"/>
              <w:ind w:firstLine="372"/>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807" w:type="dxa"/>
            <w:vAlign w:val="center"/>
            <w:tcPrChange w:id="407" w:author="yang huiwen" w:date="2021-05-06T21:48:00Z">
              <w:tcPr>
                <w:tcW w:w="807" w:type="dxa"/>
                <w:vAlign w:val="center"/>
              </w:tcPr>
            </w:tcPrChange>
          </w:tcPr>
          <w:p w14:paraId="579B2AB3" w14:textId="77777777" w:rsidR="00D061A3" w:rsidRPr="00D061A3" w:rsidRDefault="00D061A3" w:rsidP="00D061A3">
            <w:pPr>
              <w:pStyle w:val="a3"/>
              <w:ind w:firstLine="372"/>
            </w:pPr>
            <w:r w:rsidRPr="00D061A3">
              <w:t>(4)</w:t>
            </w:r>
          </w:p>
        </w:tc>
      </w:tr>
    </w:tbl>
    <w:p w14:paraId="08AACFB0" w14:textId="77777777" w:rsidR="00D061A3" w:rsidRPr="00D061A3" w:rsidRDefault="00D061A3" w:rsidP="00D061A3">
      <w:pPr>
        <w:pStyle w:val="a3"/>
        <w:ind w:firstLine="372"/>
      </w:pPr>
      <w:r w:rsidRPr="00D061A3">
        <w:t>精确率</w:t>
      </w:r>
      <w:r w:rsidRPr="00D061A3">
        <w:t>Precision</w:t>
      </w:r>
      <w:r w:rsidRPr="00D061A3">
        <w:t>的计算公式如公式（</w:t>
      </w:r>
      <w:r w:rsidRPr="00D061A3">
        <w:t>5</w:t>
      </w:r>
      <w:r w:rsidRPr="00D061A3">
        <w:t>）所示。</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08" w:author="yang huiwen" w:date="2021-05-06T21:48:00Z">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409">
          <w:tblGrid>
            <w:gridCol w:w="7655"/>
            <w:gridCol w:w="807"/>
          </w:tblGrid>
        </w:tblGridChange>
      </w:tblGrid>
      <w:tr w:rsidR="00CC713A" w:rsidRPr="00D061A3" w14:paraId="0A2DC45A" w14:textId="77777777" w:rsidTr="00CC713A">
        <w:trPr>
          <w:trHeight w:val="607"/>
          <w:jc w:val="center"/>
          <w:trPrChange w:id="410" w:author="yang huiwen" w:date="2021-05-06T21:48:00Z">
            <w:trPr>
              <w:trHeight w:val="607"/>
              <w:jc w:val="center"/>
            </w:trPr>
          </w:trPrChange>
        </w:trPr>
        <w:tc>
          <w:tcPr>
            <w:tcW w:w="7655" w:type="dxa"/>
            <w:vAlign w:val="center"/>
            <w:tcPrChange w:id="411" w:author="yang huiwen" w:date="2021-05-06T21:48:00Z">
              <w:tcPr>
                <w:tcW w:w="7655" w:type="dxa"/>
                <w:vAlign w:val="center"/>
              </w:tcPr>
            </w:tcPrChange>
          </w:tcPr>
          <w:p w14:paraId="1BEE3E06" w14:textId="58889B22" w:rsidR="00D061A3" w:rsidRPr="00D061A3" w:rsidRDefault="00D061A3" w:rsidP="00D061A3">
            <w:pPr>
              <w:pStyle w:val="a3"/>
              <w:ind w:firstLine="372"/>
            </w:pPr>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807" w:type="dxa"/>
            <w:vAlign w:val="center"/>
            <w:tcPrChange w:id="412" w:author="yang huiwen" w:date="2021-05-06T21:48:00Z">
              <w:tcPr>
                <w:tcW w:w="807" w:type="dxa"/>
                <w:vAlign w:val="center"/>
              </w:tcPr>
            </w:tcPrChange>
          </w:tcPr>
          <w:p w14:paraId="1DCE30AB" w14:textId="77777777" w:rsidR="00D061A3" w:rsidRPr="00D061A3" w:rsidRDefault="00D061A3" w:rsidP="00D061A3">
            <w:pPr>
              <w:pStyle w:val="a3"/>
              <w:ind w:firstLine="372"/>
            </w:pPr>
            <w:r w:rsidRPr="00D061A3">
              <w:t>(5)</w:t>
            </w:r>
          </w:p>
        </w:tc>
      </w:tr>
    </w:tbl>
    <w:p w14:paraId="18D254F7" w14:textId="37F43560" w:rsidR="00D061A3" w:rsidRPr="00D061A3" w:rsidRDefault="00D061A3" w:rsidP="00D061A3">
      <w:pPr>
        <w:pStyle w:val="a3"/>
        <w:ind w:firstLine="372"/>
      </w:pPr>
      <w:r w:rsidRPr="00D061A3">
        <w:t>二分类模型应达到较高的召回率和精确率，当同时考虑召回率和精确率时，可以通过公式（</w:t>
      </w:r>
      <w:r w:rsidRPr="00D061A3">
        <w:t>6</w:t>
      </w:r>
      <w:r w:rsidRPr="00D061A3">
        <w:t>）计算</w:t>
      </w:r>
      <w:r w:rsidRPr="00D061A3">
        <w:t>F-score</w:t>
      </w:r>
      <w:r w:rsidRPr="00D061A3">
        <w:t>。其中，</w:t>
      </w:r>
      <m:oMath>
        <m:r>
          <w:rPr>
            <w:rFonts w:ascii="Cambria Math" w:hAnsi="Cambria Math"/>
          </w:rPr>
          <m:t>β</m:t>
        </m:r>
        <m:r>
          <m:rPr>
            <m:sty m:val="p"/>
          </m:rPr>
          <w:rPr>
            <w:rFonts w:ascii="Cambria Math" w:hAnsi="Cambria Math"/>
          </w:rPr>
          <m:t>=1</m:t>
        </m:r>
      </m:oMath>
      <w:r w:rsidRPr="00D061A3">
        <w:t>时，称为</w:t>
      </w:r>
      <w:r w:rsidRPr="00D061A3">
        <w:t>F1-score</w:t>
      </w:r>
      <w:r w:rsidRPr="00D061A3">
        <w:t>。</w:t>
      </w:r>
      <w:r w:rsidRPr="00D061A3">
        <w:t>F1-score</w:t>
      </w:r>
      <w:r w:rsidRPr="00D061A3">
        <w:t>的值越高，代表预测性能越好。</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3" w:author="yang huiwen" w:date="2021-05-06T21:48:00Z">
          <w:tblPr>
            <w:tblStyle w:val="afffe"/>
            <w:tblW w:w="86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414">
          <w:tblGrid>
            <w:gridCol w:w="7797"/>
            <w:gridCol w:w="807"/>
          </w:tblGrid>
        </w:tblGridChange>
      </w:tblGrid>
      <w:tr w:rsidR="00CC713A" w:rsidRPr="00D061A3" w14:paraId="334BF74D" w14:textId="77777777" w:rsidTr="00CC713A">
        <w:trPr>
          <w:trHeight w:val="545"/>
          <w:jc w:val="center"/>
          <w:trPrChange w:id="415" w:author="yang huiwen" w:date="2021-05-06T21:48:00Z">
            <w:trPr>
              <w:trHeight w:val="545"/>
              <w:jc w:val="center"/>
            </w:trPr>
          </w:trPrChange>
        </w:trPr>
        <w:tc>
          <w:tcPr>
            <w:tcW w:w="7655" w:type="dxa"/>
            <w:vAlign w:val="center"/>
            <w:tcPrChange w:id="416" w:author="yang huiwen" w:date="2021-05-06T21:48:00Z">
              <w:tcPr>
                <w:tcW w:w="7797" w:type="dxa"/>
                <w:vAlign w:val="center"/>
              </w:tcPr>
            </w:tcPrChange>
          </w:tcPr>
          <w:p w14:paraId="581237E9" w14:textId="2357DE5E" w:rsidR="00D061A3" w:rsidRPr="00D061A3" w:rsidRDefault="00D061A3" w:rsidP="00D061A3">
            <w:pPr>
              <w:pStyle w:val="a3"/>
              <w:ind w:firstLine="372"/>
            </w:pPr>
            <m:oMathPara>
              <m:oMath>
                <m:r>
                  <w:rPr>
                    <w:rFonts w:ascii="Cambria Math" w:hAnsi="Cambria Math"/>
                  </w:rPr>
                  <m:t>F</m:t>
                </m:r>
                <m:r>
                  <m:rPr>
                    <m:nor/>
                  </m:rPr>
                  <m:t>-s</m:t>
                </m:r>
                <m:r>
                  <w:rPr>
                    <w:rFonts w:ascii="Cambria Math" w:hAnsi="Cambria Math"/>
                  </w:rPr>
                  <m:t>core=</m:t>
                </m:r>
                <m:f>
                  <m:fPr>
                    <m:ctrlPr>
                      <w:rPr>
                        <w:rFonts w:ascii="Cambria Math" w:hAnsi="Cambria Math"/>
                      </w:rPr>
                    </m:ctrlPr>
                  </m:fPr>
                  <m:num>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β</m:t>
                            </m:r>
                          </m:e>
                          <m:sup>
                            <m:r>
                              <w:rPr>
                                <w:rFonts w:ascii="Cambria Math" w:hAnsi="Cambria Math"/>
                              </w:rPr>
                              <m:t>2</m:t>
                            </m:r>
                          </m:sup>
                        </m:sSup>
                      </m:e>
                    </m:d>
                    <m:r>
                      <w:rPr>
                        <w:rFonts w:ascii="Cambria Math" w:hAnsi="Cambria Math"/>
                      </w:rPr>
                      <m:t>×Precision×Recall</m:t>
                    </m:r>
                  </m:num>
                  <m:den>
                    <m:d>
                      <m:dPr>
                        <m:ctrlPr>
                          <w:rPr>
                            <w:rFonts w:ascii="Cambria Math" w:hAnsi="Cambria Math"/>
                          </w:rPr>
                        </m:ctrlPr>
                      </m:dPr>
                      <m:e>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×Precision</m:t>
                        </m:r>
                      </m:e>
                    </m:d>
                    <m:r>
                      <w:rPr>
                        <w:rFonts w:ascii="Cambria Math" w:hAnsi="Cambria Math"/>
                      </w:rPr>
                      <m:t>+Recall</m:t>
                    </m:r>
                  </m:den>
                </m:f>
                <m:r>
                  <w:rPr>
                    <w:rFonts w:ascii="Cambria Math" w:hAnsi="Cambria Math"/>
                  </w:rPr>
                  <m:t xml:space="preserve"> </m:t>
                </m:r>
              </m:oMath>
            </m:oMathPara>
          </w:p>
        </w:tc>
        <w:tc>
          <w:tcPr>
            <w:tcW w:w="807" w:type="dxa"/>
            <w:vAlign w:val="center"/>
            <w:tcPrChange w:id="417" w:author="yang huiwen" w:date="2021-05-06T21:48:00Z">
              <w:tcPr>
                <w:tcW w:w="807" w:type="dxa"/>
                <w:vAlign w:val="center"/>
              </w:tcPr>
            </w:tcPrChange>
          </w:tcPr>
          <w:p w14:paraId="4DF7B79E" w14:textId="77777777" w:rsidR="00D061A3" w:rsidRPr="00D061A3" w:rsidRDefault="00D061A3" w:rsidP="00D061A3">
            <w:pPr>
              <w:pStyle w:val="a3"/>
              <w:ind w:firstLine="372"/>
            </w:pPr>
            <w:r w:rsidRPr="00D061A3">
              <w:t>(6)</w:t>
            </w:r>
          </w:p>
        </w:tc>
      </w:tr>
    </w:tbl>
    <w:p w14:paraId="045B02B8" w14:textId="49A94D81" w:rsidR="00D061A3" w:rsidRPr="00D061A3" w:rsidRDefault="00D061A3" w:rsidP="00D061A3">
      <w:pPr>
        <w:pStyle w:val="a3"/>
        <w:ind w:firstLine="372"/>
      </w:pPr>
      <w:r w:rsidRPr="00D061A3">
        <w:t>当存在多个类标签时，需要合并考虑所有类标签的</w:t>
      </w:r>
      <w:r w:rsidRPr="00D061A3">
        <w:t>F1-score</w:t>
      </w:r>
      <w:r w:rsidRPr="00D061A3">
        <w:t>。本文使用</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Pr="00D061A3">
        <w:rPr>
          <w:iCs/>
        </w:rPr>
        <w:t>作为评估存在多个类标时缺陷倾向性预测模型的指标。</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Pr="00D061A3">
        <w:rPr>
          <w:iCs/>
        </w:rPr>
        <w:t>的计算公式如公式（</w:t>
      </w:r>
      <w:r w:rsidRPr="00D061A3">
        <w:rPr>
          <w:iCs/>
        </w:rPr>
        <w:t>7</w:t>
      </w:r>
      <w:r w:rsidRPr="00D061A3">
        <w:rPr>
          <w:iCs/>
        </w:rPr>
        <w:t>）所示。公式（</w:t>
      </w:r>
      <w:r w:rsidRPr="00D061A3">
        <w:rPr>
          <w:iCs/>
        </w:rPr>
        <w:t>7</w:t>
      </w:r>
      <w:r w:rsidRPr="00D061A3">
        <w:rPr>
          <w:iCs/>
        </w:rPr>
        <w:t>）中，</w:t>
      </w:r>
      <m:oMath>
        <m:r>
          <w:rPr>
            <w:rFonts w:ascii="Cambria Math" w:hAnsi="Cambria Math"/>
          </w:rPr>
          <m:t>N</m:t>
        </m:r>
      </m:oMath>
      <w:r w:rsidRPr="00D061A3">
        <w:t>代表类标的个数，</w:t>
      </w:r>
      <m:oMath>
        <m:r>
          <m:rPr>
            <m:sty m:val="p"/>
          </m:rPr>
          <w:rPr>
            <w:rFonts w:ascii="Cambria Math" w:hAnsi="Cambria Math"/>
          </w:rPr>
          <m:t>F1</m:t>
        </m:r>
        <m:r>
          <m:rPr>
            <m:nor/>
          </m:rPr>
          <w:rPr>
            <w:iCs/>
          </w:rPr>
          <m:t>-</m:t>
        </m:r>
        <m:r>
          <m:rPr>
            <m:sty m:val="p"/>
          </m:rPr>
          <w:rPr>
            <w:rFonts w:ascii="Cambria Math" w:hAnsi="Cambria Math"/>
          </w:rPr>
          <m:t>scor</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i</m:t>
            </m:r>
          </m:sub>
        </m:sSub>
      </m:oMath>
      <w:r w:rsidRPr="00D061A3">
        <w:t>表示第</w:t>
      </w:r>
      <m:oMath>
        <m:r>
          <w:rPr>
            <w:rFonts w:ascii="Cambria Math" w:hAnsi="Cambria Math"/>
          </w:rPr>
          <m:t>i</m:t>
        </m:r>
      </m:oMath>
      <w:r w:rsidRPr="00D061A3">
        <w:t>个类标的</w:t>
      </w:r>
      <w:r w:rsidRPr="00D061A3">
        <w:t>F1-score</w:t>
      </w:r>
      <w:r w:rsidRPr="00D061A3">
        <w:t>值。</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macro</m:t>
            </m:r>
          </m:sub>
        </m:sSub>
      </m:oMath>
      <w:r w:rsidRPr="00D061A3">
        <w:t>的值越高，代表预测性能越好。</w:t>
      </w:r>
    </w:p>
    <w:tbl>
      <w:tblPr>
        <w:tblStyle w:val="afffe"/>
        <w:tblW w:w="84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8" w:author="yang huiwen" w:date="2021-05-06T21:48:00Z">
          <w:tblPr>
            <w:tblStyle w:val="afffe"/>
            <w:tblW w:w="87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655"/>
        <w:gridCol w:w="807"/>
        <w:tblGridChange w:id="419">
          <w:tblGrid>
            <w:gridCol w:w="7938"/>
            <w:gridCol w:w="807"/>
          </w:tblGrid>
        </w:tblGridChange>
      </w:tblGrid>
      <w:tr w:rsidR="00CC713A" w:rsidRPr="00D061A3" w14:paraId="6CADD99F" w14:textId="77777777" w:rsidTr="00CC713A">
        <w:trPr>
          <w:trHeight w:val="530"/>
          <w:jc w:val="center"/>
          <w:trPrChange w:id="420" w:author="yang huiwen" w:date="2021-05-06T21:48:00Z">
            <w:trPr>
              <w:trHeight w:val="530"/>
              <w:jc w:val="center"/>
            </w:trPr>
          </w:trPrChange>
        </w:trPr>
        <w:tc>
          <w:tcPr>
            <w:tcW w:w="7655" w:type="dxa"/>
            <w:vAlign w:val="center"/>
            <w:tcPrChange w:id="421" w:author="yang huiwen" w:date="2021-05-06T21:48:00Z">
              <w:tcPr>
                <w:tcW w:w="7938" w:type="dxa"/>
                <w:vAlign w:val="center"/>
              </w:tcPr>
            </w:tcPrChange>
          </w:tcPr>
          <w:p w14:paraId="3283F3BC" w14:textId="72E9EDC8" w:rsidR="00D061A3" w:rsidRPr="00D061A3" w:rsidRDefault="00D061A3" w:rsidP="00D061A3">
            <w:pPr>
              <w:pStyle w:val="a3"/>
              <w:ind w:firstLine="372"/>
            </w:pPr>
            <m:oMathPara>
              <m:oMath>
                <m:r>
                  <w:rPr>
                    <w:rFonts w:ascii="Cambria Math" w:hAnsi="Cambria Math"/>
                  </w:rPr>
                  <m:t>F1</m:t>
                </m:r>
                <m:r>
                  <m:rPr>
                    <m:nor/>
                  </m:rPr>
                  <m:t>-</m:t>
                </m:r>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macro</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F1</m:t>
                        </m:r>
                        <m:r>
                          <m:rPr>
                            <m:nor/>
                          </m:rPr>
                          <m:t>-</m:t>
                        </m:r>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i</m:t>
                            </m:r>
                          </m:sub>
                        </m:sSub>
                      </m:e>
                    </m:nary>
                  </m:num>
                  <m:den>
                    <m:r>
                      <w:rPr>
                        <w:rFonts w:ascii="Cambria Math" w:hAnsi="Cambria Math"/>
                      </w:rPr>
                      <m:t>N</m:t>
                    </m:r>
                  </m:den>
                </m:f>
              </m:oMath>
            </m:oMathPara>
          </w:p>
        </w:tc>
        <w:tc>
          <w:tcPr>
            <w:tcW w:w="807" w:type="dxa"/>
            <w:vAlign w:val="center"/>
            <w:tcPrChange w:id="422" w:author="yang huiwen" w:date="2021-05-06T21:48:00Z">
              <w:tcPr>
                <w:tcW w:w="807" w:type="dxa"/>
                <w:vAlign w:val="center"/>
              </w:tcPr>
            </w:tcPrChange>
          </w:tcPr>
          <w:p w14:paraId="0B2A3131" w14:textId="77777777" w:rsidR="00D061A3" w:rsidRPr="00D061A3" w:rsidRDefault="00D061A3" w:rsidP="00D061A3">
            <w:pPr>
              <w:pStyle w:val="a3"/>
              <w:ind w:firstLine="372"/>
            </w:pPr>
            <w:r w:rsidRPr="00D061A3">
              <w:t>(7)</w:t>
            </w:r>
          </w:p>
        </w:tc>
      </w:tr>
    </w:tbl>
    <w:p w14:paraId="777F429E" w14:textId="044F0729" w:rsidR="00261847" w:rsidRDefault="00261847" w:rsidP="00E62ECB">
      <w:pPr>
        <w:pStyle w:val="a3"/>
        <w:ind w:firstLine="372"/>
      </w:pPr>
      <w:r>
        <w:rPr>
          <w:rFonts w:hint="eastAsia"/>
        </w:rPr>
        <w:t>本文采用</w:t>
      </w:r>
      <w:r>
        <w:t>AU</w:t>
      </w:r>
      <w:r>
        <w:rPr>
          <w:rFonts w:hint="eastAsia"/>
        </w:rPr>
        <w:t>C</w:t>
      </w:r>
      <w:r>
        <w:rPr>
          <w:rFonts w:hint="eastAsia"/>
        </w:rPr>
        <w:t>评估指标讨论类不平衡数据集对缺陷预测模型性能的影响。</w:t>
      </w:r>
      <w:r>
        <w:rPr>
          <w:rFonts w:hint="eastAsia"/>
        </w:rPr>
        <w:t>AUC</w:t>
      </w:r>
      <w:r>
        <w:t>(Area Under a Receiver Operating Characteristic Curve)</w:t>
      </w:r>
      <w:r>
        <w:rPr>
          <w:rFonts w:hint="eastAsia"/>
        </w:rPr>
        <w:t>是接受者操作特性曲线的下面积，</w:t>
      </w:r>
      <w:r>
        <w:rPr>
          <w:rFonts w:hint="eastAsia"/>
        </w:rPr>
        <w:t>ROC</w:t>
      </w:r>
      <w:r>
        <w:t>(Receiver Operating Characteristic)</w:t>
      </w:r>
      <w:r>
        <w:rPr>
          <w:rFonts w:hint="eastAsia"/>
        </w:rPr>
        <w:t>是一条横轴为</w:t>
      </w:r>
      <w:proofErr w:type="spellStart"/>
      <w:r w:rsidR="00013B7F">
        <w:t>FPRate</w:t>
      </w:r>
      <w:proofErr w:type="spellEnd"/>
      <w:r>
        <w:rPr>
          <w:rFonts w:hint="eastAsia"/>
        </w:rPr>
        <w:t>，纵轴为</w:t>
      </w:r>
      <w:proofErr w:type="spellStart"/>
      <w:r w:rsidR="00013B7F">
        <w:t>TPRate</w:t>
      </w:r>
      <w:proofErr w:type="spellEnd"/>
      <w:r>
        <w:rPr>
          <w:rFonts w:hint="eastAsia"/>
        </w:rPr>
        <w:t>的曲线，曲线上每个点是由模型中取不同的阈值所构成，</w:t>
      </w:r>
      <w:r>
        <w:rPr>
          <w:rFonts w:hint="eastAsia"/>
        </w:rPr>
        <w:t>AUC</w:t>
      </w:r>
      <w:r w:rsidR="00D10E53">
        <w:rPr>
          <w:rFonts w:hint="eastAsia"/>
        </w:rPr>
        <w:t>可</w:t>
      </w:r>
      <w:r>
        <w:rPr>
          <w:rFonts w:hint="eastAsia"/>
        </w:rPr>
        <w:t>用于评估了</w:t>
      </w:r>
      <w:proofErr w:type="gramStart"/>
      <w:r>
        <w:rPr>
          <w:rFonts w:hint="eastAsia"/>
        </w:rPr>
        <w:lastRenderedPageBreak/>
        <w:t>基于类</w:t>
      </w:r>
      <w:proofErr w:type="gramEnd"/>
      <w:r>
        <w:rPr>
          <w:rFonts w:hint="eastAsia"/>
        </w:rPr>
        <w:t>不平衡数据集构建的模型</w:t>
      </w:r>
      <w:r w:rsidRPr="00E62ECB">
        <w:rPr>
          <w:vertAlign w:val="superscript"/>
        </w:rPr>
        <w:fldChar w:fldCharType="begin"/>
      </w:r>
      <w:r w:rsidRPr="00E62ECB">
        <w:rPr>
          <w:vertAlign w:val="superscript"/>
        </w:rPr>
        <w:instrText xml:space="preserve"> REF _Ref58920060 \r \h </w:instrText>
      </w:r>
      <w:r w:rsidRPr="00D10E53">
        <w:rPr>
          <w:vertAlign w:val="superscript"/>
        </w:rPr>
        <w:instrText xml:space="preserve"> \* MERGEFORMAT </w:instrText>
      </w:r>
      <w:r w:rsidRPr="00E62ECB">
        <w:rPr>
          <w:vertAlign w:val="superscript"/>
        </w:rPr>
      </w:r>
      <w:r w:rsidRPr="00E62ECB">
        <w:rPr>
          <w:vertAlign w:val="superscript"/>
        </w:rPr>
        <w:fldChar w:fldCharType="separate"/>
      </w:r>
      <w:r w:rsidRPr="00E62ECB">
        <w:rPr>
          <w:vertAlign w:val="superscript"/>
        </w:rPr>
        <w:t xml:space="preserve">[19]  </w:t>
      </w:r>
      <w:r w:rsidRPr="00E62ECB">
        <w:rPr>
          <w:vertAlign w:val="superscript"/>
        </w:rPr>
        <w:fldChar w:fldCharType="end"/>
      </w:r>
      <w:r>
        <w:rPr>
          <w:rFonts w:hint="eastAsia"/>
        </w:rPr>
        <w:t>。其中，</w:t>
      </w:r>
      <w:proofErr w:type="spellStart"/>
      <w:r w:rsidR="00013B7F">
        <w:t>FPRate</w:t>
      </w:r>
      <w:proofErr w:type="spellEnd"/>
      <w:r>
        <w:rPr>
          <w:rFonts w:hint="eastAsia"/>
        </w:rPr>
        <w:t>和</w:t>
      </w:r>
      <w:proofErr w:type="spellStart"/>
      <w:r w:rsidR="00013B7F">
        <w:t>TPRate</w:t>
      </w:r>
      <w:proofErr w:type="spellEnd"/>
      <w:r>
        <w:rPr>
          <w:rFonts w:hint="eastAsia"/>
        </w:rPr>
        <w:t>的计算公式如</w:t>
      </w:r>
      <w:r w:rsidR="00C15835">
        <w:rPr>
          <w:rFonts w:hint="eastAsia"/>
        </w:rPr>
        <w:t>公式（</w:t>
      </w:r>
      <w:r>
        <w:t>8</w:t>
      </w:r>
      <w:r w:rsidR="00C15835">
        <w:rPr>
          <w:rFonts w:hint="eastAsia"/>
        </w:rPr>
        <w:t>）</w:t>
      </w:r>
      <w:r>
        <w:rPr>
          <w:rFonts w:hint="eastAsia"/>
        </w:rPr>
        <w:t>和</w:t>
      </w:r>
      <w:r w:rsidR="00C15835">
        <w:rPr>
          <w:rFonts w:hint="eastAsia"/>
        </w:rPr>
        <w:t>（</w:t>
      </w:r>
      <w:r>
        <w:t>9</w:t>
      </w:r>
      <w:r w:rsidR="00C15835">
        <w:rPr>
          <w:rFonts w:hint="eastAsia"/>
        </w:rPr>
        <w:t>）</w:t>
      </w:r>
      <w:r>
        <w:rPr>
          <w:rFonts w:hint="eastAsia"/>
        </w:rPr>
        <w:t>所示。</w:t>
      </w:r>
    </w:p>
    <w:tbl>
      <w:tblPr>
        <w:tblStyle w:val="afffe"/>
        <w:tblW w:w="8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23" w:author="yang huiwen" w:date="2021-05-10T07:47:00Z">
          <w:tblPr>
            <w:tblStyle w:val="afffe"/>
            <w:tblW w:w="86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713"/>
        <w:gridCol w:w="807"/>
        <w:tblGridChange w:id="424">
          <w:tblGrid>
            <w:gridCol w:w="7855"/>
            <w:gridCol w:w="807"/>
          </w:tblGrid>
        </w:tblGridChange>
      </w:tblGrid>
      <w:tr w:rsidR="00A51F01" w:rsidRPr="00D061A3" w14:paraId="5DB23459" w14:textId="77777777" w:rsidTr="00A51F01">
        <w:trPr>
          <w:trHeight w:val="530"/>
          <w:jc w:val="center"/>
          <w:trPrChange w:id="425" w:author="yang huiwen" w:date="2021-05-10T07:47:00Z">
            <w:trPr>
              <w:trHeight w:val="530"/>
              <w:jc w:val="center"/>
            </w:trPr>
          </w:trPrChange>
        </w:trPr>
        <w:tc>
          <w:tcPr>
            <w:tcW w:w="7713" w:type="dxa"/>
            <w:vAlign w:val="center"/>
            <w:tcPrChange w:id="426" w:author="yang huiwen" w:date="2021-05-10T07:47:00Z">
              <w:tcPr>
                <w:tcW w:w="7855" w:type="dxa"/>
                <w:vAlign w:val="center"/>
              </w:tcPr>
            </w:tcPrChange>
          </w:tcPr>
          <w:p w14:paraId="147F75B5" w14:textId="29910C0C" w:rsidR="00013B7F" w:rsidRPr="00D061A3" w:rsidRDefault="00013B7F" w:rsidP="004F07CC">
            <w:pPr>
              <w:pStyle w:val="a3"/>
              <w:ind w:firstLine="372"/>
            </w:pPr>
            <m:oMathPara>
              <m:oMath>
                <m:r>
                  <w:rPr>
                    <w:rFonts w:ascii="Cambria Math" w:hAnsi="Cambria Math"/>
                  </w:rPr>
                  <m:t>FPRate=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807" w:type="dxa"/>
            <w:vAlign w:val="center"/>
            <w:tcPrChange w:id="427" w:author="yang huiwen" w:date="2021-05-10T07:47:00Z">
              <w:tcPr>
                <w:tcW w:w="807" w:type="dxa"/>
                <w:vAlign w:val="center"/>
              </w:tcPr>
            </w:tcPrChange>
          </w:tcPr>
          <w:p w14:paraId="78D35008" w14:textId="46657504" w:rsidR="00013B7F" w:rsidRPr="00D061A3" w:rsidRDefault="00013B7F" w:rsidP="004F07CC">
            <w:pPr>
              <w:pStyle w:val="a3"/>
              <w:ind w:firstLine="372"/>
            </w:pPr>
            <w:r w:rsidRPr="00D061A3">
              <w:t>(</w:t>
            </w:r>
            <w:r>
              <w:t>8</w:t>
            </w:r>
            <w:r w:rsidRPr="00D061A3">
              <w:t>)</w:t>
            </w:r>
          </w:p>
        </w:tc>
      </w:tr>
    </w:tbl>
    <w:p w14:paraId="4870D498" w14:textId="2890628E" w:rsidR="00261847" w:rsidRDefault="00261847" w:rsidP="00A877E9">
      <w:pPr>
        <w:pStyle w:val="a3"/>
        <w:ind w:firstLineChars="0" w:firstLine="0"/>
      </w:pPr>
    </w:p>
    <w:tbl>
      <w:tblPr>
        <w:tblStyle w:val="afffe"/>
        <w:tblW w:w="8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28" w:author="yang huiwen" w:date="2021-05-10T07:47:00Z">
          <w:tblPr>
            <w:tblStyle w:val="afffe"/>
            <w:tblW w:w="86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714"/>
        <w:gridCol w:w="807"/>
        <w:tblGridChange w:id="429">
          <w:tblGrid>
            <w:gridCol w:w="7856"/>
            <w:gridCol w:w="807"/>
          </w:tblGrid>
        </w:tblGridChange>
      </w:tblGrid>
      <w:tr w:rsidR="00A51F01" w:rsidRPr="00D061A3" w14:paraId="41582B5B" w14:textId="77777777" w:rsidTr="00A51F01">
        <w:trPr>
          <w:trHeight w:val="530"/>
          <w:jc w:val="center"/>
          <w:trPrChange w:id="430" w:author="yang huiwen" w:date="2021-05-10T07:47:00Z">
            <w:trPr>
              <w:trHeight w:val="530"/>
              <w:jc w:val="center"/>
            </w:trPr>
          </w:trPrChange>
        </w:trPr>
        <w:tc>
          <w:tcPr>
            <w:tcW w:w="7714" w:type="dxa"/>
            <w:vAlign w:val="center"/>
            <w:tcPrChange w:id="431" w:author="yang huiwen" w:date="2021-05-10T07:47:00Z">
              <w:tcPr>
                <w:tcW w:w="7856" w:type="dxa"/>
                <w:vAlign w:val="center"/>
              </w:tcPr>
            </w:tcPrChange>
          </w:tcPr>
          <w:p w14:paraId="7830FA7F" w14:textId="29998EAF" w:rsidR="00013B7F" w:rsidRPr="00D061A3" w:rsidRDefault="00013B7F" w:rsidP="004F07CC">
            <w:pPr>
              <w:pStyle w:val="a3"/>
              <w:ind w:firstLine="372"/>
            </w:pPr>
            <m:oMathPara>
              <m:oMath>
                <m:r>
                  <w:rPr>
                    <w:rFonts w:ascii="Cambria Math" w:hAnsi="Cambria Math"/>
                  </w:rPr>
                  <m:t>TPRate=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tc>
        <w:tc>
          <w:tcPr>
            <w:tcW w:w="807" w:type="dxa"/>
            <w:vAlign w:val="center"/>
            <w:tcPrChange w:id="432" w:author="yang huiwen" w:date="2021-05-10T07:47:00Z">
              <w:tcPr>
                <w:tcW w:w="807" w:type="dxa"/>
                <w:vAlign w:val="center"/>
              </w:tcPr>
            </w:tcPrChange>
          </w:tcPr>
          <w:p w14:paraId="0A06C8F6" w14:textId="6D321B1E" w:rsidR="00013B7F" w:rsidRPr="00D061A3" w:rsidRDefault="00013B7F" w:rsidP="004F07CC">
            <w:pPr>
              <w:pStyle w:val="a3"/>
              <w:ind w:firstLine="372"/>
            </w:pPr>
            <w:r w:rsidRPr="00D061A3">
              <w:t>(</w:t>
            </w:r>
            <w:r>
              <w:t>9</w:t>
            </w:r>
            <w:r w:rsidRPr="00D061A3">
              <w:t>)</w:t>
            </w:r>
          </w:p>
        </w:tc>
      </w:tr>
    </w:tbl>
    <w:p w14:paraId="7E979F7F" w14:textId="77777777" w:rsidR="005E5012" w:rsidRPr="00D10E53" w:rsidRDefault="005E5012" w:rsidP="00A877E9">
      <w:pPr>
        <w:pStyle w:val="a3"/>
        <w:ind w:firstLineChars="0" w:firstLine="0"/>
      </w:pPr>
    </w:p>
    <w:p w14:paraId="682BB0D1" w14:textId="77777777" w:rsidR="00261847" w:rsidRDefault="00261847" w:rsidP="00D061A3">
      <w:pPr>
        <w:pStyle w:val="1"/>
      </w:pPr>
      <w:r>
        <w:rPr>
          <w:rFonts w:hint="eastAsia"/>
        </w:rPr>
        <w:t>实验设计与结果分析</w:t>
      </w:r>
    </w:p>
    <w:p w14:paraId="6F2B20DB" w14:textId="77777777" w:rsidR="00261847" w:rsidRDefault="00261847" w:rsidP="00D061A3">
      <w:pPr>
        <w:pStyle w:val="21"/>
        <w:spacing w:before="71" w:after="71"/>
      </w:pPr>
      <w:r>
        <w:rPr>
          <w:rFonts w:hint="eastAsia"/>
        </w:rPr>
        <w:t>实验设计</w:t>
      </w:r>
    </w:p>
    <w:p w14:paraId="64987714" w14:textId="460D9C92" w:rsidR="00261847" w:rsidRPr="00C44A67" w:rsidRDefault="00261847" w:rsidP="00C44A67">
      <w:pPr>
        <w:pStyle w:val="a3"/>
        <w:ind w:firstLine="372"/>
      </w:pPr>
      <w:r w:rsidRPr="00C44A67">
        <w:t>为验证</w:t>
      </w:r>
      <w:r w:rsidRPr="00C44A67">
        <w:rPr>
          <w:rFonts w:hint="eastAsia"/>
        </w:rPr>
        <w:t>所提出</w:t>
      </w:r>
      <w:r w:rsidRPr="00C44A67">
        <w:t>Solidity</w:t>
      </w:r>
      <w:r w:rsidRPr="00C44A67">
        <w:t>智能合约缺陷预测方法的有效性，</w:t>
      </w:r>
      <w:r w:rsidR="00866976">
        <w:rPr>
          <w:rFonts w:hint="eastAsia"/>
        </w:rPr>
        <w:t>本文</w:t>
      </w:r>
      <w:r w:rsidRPr="00C44A67">
        <w:t>提出了</w:t>
      </w:r>
      <w:r w:rsidRPr="00C44A67">
        <w:t>3</w:t>
      </w:r>
      <w:r w:rsidRPr="00C44A67">
        <w:t>个研究问题。</w:t>
      </w:r>
    </w:p>
    <w:p w14:paraId="481D2E7B" w14:textId="77777777" w:rsidR="00261847" w:rsidRPr="00C44A67" w:rsidRDefault="00261847" w:rsidP="00C44A67">
      <w:pPr>
        <w:pStyle w:val="a3"/>
        <w:ind w:firstLine="372"/>
      </w:pPr>
      <w:r w:rsidRPr="00C44A67">
        <w:t>RQ1</w:t>
      </w:r>
      <w:r w:rsidRPr="00C44A67">
        <w:t>：对于缺陷数量预测，</w:t>
      </w:r>
      <w:r w:rsidRPr="00C44A67">
        <w:t>COOP</w:t>
      </w:r>
      <w:r w:rsidRPr="00C44A67">
        <w:t>度量元集、</w:t>
      </w:r>
      <w:r w:rsidRPr="00C44A67">
        <w:t>SC-Sol</w:t>
      </w:r>
      <w:r w:rsidRPr="00C44A67">
        <w:t>度量元集与</w:t>
      </w:r>
      <w:r w:rsidRPr="00C44A67">
        <w:t>COOP-SC-Sol</w:t>
      </w:r>
      <w:r w:rsidRPr="00C44A67">
        <w:t>度量元集之间的性能差异如何？</w:t>
      </w:r>
    </w:p>
    <w:p w14:paraId="228CF3F6" w14:textId="77777777" w:rsidR="00261847" w:rsidRPr="00C44A67" w:rsidRDefault="00261847" w:rsidP="00C44A67">
      <w:pPr>
        <w:pStyle w:val="a3"/>
        <w:ind w:firstLine="372"/>
      </w:pPr>
      <w:r w:rsidRPr="00C44A67">
        <w:t>RQ2</w:t>
      </w:r>
      <w:r w:rsidRPr="00C44A67">
        <w:t>：对于缺陷倾向性预测，</w:t>
      </w:r>
      <w:r w:rsidRPr="00C44A67">
        <w:t>COOP</w:t>
      </w:r>
      <w:r w:rsidRPr="00C44A67">
        <w:t>度量元集、</w:t>
      </w:r>
      <w:r w:rsidRPr="00C44A67">
        <w:t>SC-Sol</w:t>
      </w:r>
      <w:r w:rsidRPr="00C44A67">
        <w:t>度量元集与</w:t>
      </w:r>
      <w:r w:rsidRPr="00C44A67">
        <w:t>COOP-SC-Sol</w:t>
      </w:r>
      <w:r w:rsidRPr="00C44A67">
        <w:t>度量元集之间的性能差异如何？</w:t>
      </w:r>
    </w:p>
    <w:p w14:paraId="1477DE97" w14:textId="6B03E395" w:rsidR="00261847" w:rsidRPr="00C44A67" w:rsidRDefault="00261847" w:rsidP="00C44A67">
      <w:pPr>
        <w:pStyle w:val="a3"/>
        <w:ind w:firstLine="372"/>
      </w:pPr>
      <w:r w:rsidRPr="00C44A67">
        <w:t>RQ3</w:t>
      </w:r>
      <w:r w:rsidRPr="00C44A67">
        <w:t>：类不平衡情况下，</w:t>
      </w:r>
      <w:r w:rsidR="00AE7A0F">
        <w:rPr>
          <w:rFonts w:hint="eastAsia"/>
        </w:rPr>
        <w:t>不同</w:t>
      </w:r>
      <w:r w:rsidRPr="00C44A67">
        <w:t>采样技术对</w:t>
      </w:r>
      <w:r w:rsidRPr="00C44A67">
        <w:t>Solidity</w:t>
      </w:r>
      <w:r w:rsidRPr="00C44A67">
        <w:rPr>
          <w:rFonts w:hint="eastAsia"/>
        </w:rPr>
        <w:t>智能合约</w:t>
      </w:r>
      <w:r w:rsidRPr="00C44A67">
        <w:t>缺陷预测性能的</w:t>
      </w:r>
      <w:r w:rsidR="009E1310">
        <w:rPr>
          <w:rFonts w:hint="eastAsia"/>
        </w:rPr>
        <w:t>提升效果如何</w:t>
      </w:r>
      <w:r w:rsidRPr="00C44A67">
        <w:t>？</w:t>
      </w:r>
    </w:p>
    <w:p w14:paraId="230EFFC5" w14:textId="55A2FF80" w:rsidR="00C44A67" w:rsidRPr="00C44A67" w:rsidRDefault="00261847" w:rsidP="00C44A67">
      <w:pPr>
        <w:pStyle w:val="a3"/>
        <w:ind w:firstLine="372"/>
      </w:pPr>
      <w:r w:rsidRPr="00C44A67">
        <w:rPr>
          <w:rFonts w:hint="eastAsia"/>
        </w:rPr>
        <w:t>本文设计的</w:t>
      </w:r>
      <w:r w:rsidRPr="00C44A67">
        <w:t>实验框架如</w:t>
      </w:r>
      <w:r w:rsidR="00C44A67" w:rsidRPr="00C44A67">
        <w:fldChar w:fldCharType="begin"/>
      </w:r>
      <w:r w:rsidR="00C44A67" w:rsidRPr="00C44A67">
        <w:instrText xml:space="preserve"> REF _Ref59778481 \h  \* MERGEFORMAT </w:instrText>
      </w:r>
      <w:r w:rsidR="00C44A67" w:rsidRPr="00C44A67">
        <w:fldChar w:fldCharType="separate"/>
      </w:r>
      <w:r w:rsidR="00C44A67" w:rsidRPr="00C44A67">
        <w:t>图</w:t>
      </w:r>
      <w:r w:rsidR="00C44A67" w:rsidRPr="00C44A67">
        <w:t>2</w:t>
      </w:r>
      <w:r w:rsidR="00C44A67" w:rsidRPr="00C44A67">
        <w:fldChar w:fldCharType="end"/>
      </w:r>
      <w:r w:rsidR="00C44A67" w:rsidRPr="00C44A67">
        <w:t>所示。</w:t>
      </w:r>
    </w:p>
    <w:p w14:paraId="6FE03802" w14:textId="494A3B7D" w:rsidR="005F1B01" w:rsidRPr="005F1B01" w:rsidRDefault="00E16DAD" w:rsidP="00002E86">
      <w:pPr>
        <w:pStyle w:val="a3"/>
        <w:tabs>
          <w:tab w:val="clear" w:pos="357"/>
          <w:tab w:val="left" w:pos="142"/>
        </w:tabs>
        <w:ind w:firstLineChars="0" w:firstLine="0"/>
      </w:pPr>
      <w:r>
        <w:rPr>
          <w:noProof/>
        </w:rPr>
        <w:lastRenderedPageBreak/>
        <w:drawing>
          <wp:inline distT="0" distB="0" distL="0" distR="0" wp14:anchorId="17E10388" wp14:editId="3552A319">
            <wp:extent cx="5581015" cy="4552315"/>
            <wp:effectExtent l="0" t="0" r="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11"/>
                    <a:stretch>
                      <a:fillRect/>
                    </a:stretch>
                  </pic:blipFill>
                  <pic:spPr>
                    <a:xfrm>
                      <a:off x="0" y="0"/>
                      <a:ext cx="5581015" cy="4552315"/>
                    </a:xfrm>
                    <a:prstGeom prst="rect">
                      <a:avLst/>
                    </a:prstGeom>
                  </pic:spPr>
                </pic:pic>
              </a:graphicData>
            </a:graphic>
          </wp:inline>
        </w:drawing>
      </w:r>
    </w:p>
    <w:p w14:paraId="07D1987F" w14:textId="2DA899ED" w:rsidR="005F1B01" w:rsidRPr="005F1B01" w:rsidRDefault="005F1B01" w:rsidP="00432599">
      <w:pPr>
        <w:pStyle w:val="a3"/>
        <w:tabs>
          <w:tab w:val="clear" w:pos="357"/>
          <w:tab w:val="left" w:pos="284"/>
        </w:tabs>
        <w:ind w:firstLineChars="0" w:firstLine="0"/>
        <w:jc w:val="center"/>
      </w:pPr>
      <w:bookmarkStart w:id="433" w:name="_Ref59778481"/>
      <w:r w:rsidRPr="005F1B01">
        <w:t>图</w:t>
      </w:r>
      <w:r w:rsidRPr="005F1B01">
        <w:fldChar w:fldCharType="begin"/>
      </w:r>
      <w:r w:rsidRPr="005F1B01">
        <w:instrText xml:space="preserve"> SEQ </w:instrText>
      </w:r>
      <w:r w:rsidRPr="005F1B01">
        <w:instrText>图</w:instrText>
      </w:r>
      <w:r w:rsidRPr="005F1B01">
        <w:instrText xml:space="preserve"> \* ARABIC </w:instrText>
      </w:r>
      <w:r w:rsidRPr="005F1B01">
        <w:fldChar w:fldCharType="separate"/>
      </w:r>
      <w:r w:rsidR="0006434D">
        <w:rPr>
          <w:noProof/>
        </w:rPr>
        <w:t>2</w:t>
      </w:r>
      <w:r w:rsidRPr="005F1B01">
        <w:fldChar w:fldCharType="end"/>
      </w:r>
      <w:bookmarkEnd w:id="433"/>
      <w:r w:rsidRPr="005F1B01">
        <w:t xml:space="preserve"> </w:t>
      </w:r>
      <w:r w:rsidRPr="005F1B01">
        <w:t>实验</w:t>
      </w:r>
      <w:commentRangeStart w:id="434"/>
      <w:commentRangeStart w:id="435"/>
      <w:r w:rsidRPr="005F1B01">
        <w:t>框架</w:t>
      </w:r>
      <w:commentRangeEnd w:id="434"/>
      <w:r w:rsidR="00096A14">
        <w:rPr>
          <w:rStyle w:val="afffd"/>
        </w:rPr>
        <w:commentReference w:id="434"/>
      </w:r>
      <w:commentRangeEnd w:id="435"/>
      <w:r w:rsidR="007073E4">
        <w:rPr>
          <w:rStyle w:val="afffd"/>
        </w:rPr>
        <w:commentReference w:id="435"/>
      </w:r>
    </w:p>
    <w:p w14:paraId="775E3104" w14:textId="77777777" w:rsidR="00690C5B" w:rsidRDefault="00690C5B" w:rsidP="0024271F">
      <w:pPr>
        <w:pStyle w:val="a3"/>
        <w:ind w:firstLine="372"/>
        <w:rPr>
          <w:ins w:id="436" w:author="yang huiwen" w:date="2021-05-10T07:48:00Z"/>
        </w:rPr>
      </w:pPr>
    </w:p>
    <w:p w14:paraId="425915F5" w14:textId="059439B4" w:rsidR="00690C5B" w:rsidRDefault="00037705">
      <w:pPr>
        <w:pStyle w:val="31"/>
        <w:rPr>
          <w:ins w:id="437" w:author="yang huiwen" w:date="2021-05-10T07:48:00Z"/>
        </w:rPr>
        <w:pPrChange w:id="438" w:author="yang huiwen" w:date="2021-05-13T20:10:00Z">
          <w:pPr>
            <w:pStyle w:val="a3"/>
            <w:ind w:firstLine="372"/>
          </w:pPr>
        </w:pPrChange>
      </w:pPr>
      <w:ins w:id="439" w:author="yang huiwen" w:date="2021-05-10T07:50:00Z">
        <w:r>
          <w:rPr>
            <w:rFonts w:hint="eastAsia"/>
          </w:rPr>
          <w:t>爬取</w:t>
        </w:r>
        <w:r>
          <w:rPr>
            <w:rFonts w:hint="eastAsia"/>
          </w:rPr>
          <w:t>Solidity</w:t>
        </w:r>
        <w:r>
          <w:rPr>
            <w:rFonts w:hint="eastAsia"/>
          </w:rPr>
          <w:t>源代码</w:t>
        </w:r>
      </w:ins>
      <w:ins w:id="440" w:author="yang huiwen" w:date="2021-05-10T07:51:00Z">
        <w:r w:rsidR="00015C23">
          <w:rPr>
            <w:rFonts w:hint="eastAsia"/>
          </w:rPr>
          <w:t>和检测结果</w:t>
        </w:r>
      </w:ins>
      <w:ins w:id="441" w:author="yang huiwen" w:date="2021-05-10T07:53:00Z">
        <w:r w:rsidR="00381CF8">
          <w:rPr>
            <w:rFonts w:hint="eastAsia"/>
          </w:rPr>
          <w:t>，</w:t>
        </w:r>
      </w:ins>
      <w:ins w:id="442" w:author="yang huiwen" w:date="2021-05-10T07:55:00Z">
        <w:r w:rsidR="005B7377">
          <w:rPr>
            <w:rFonts w:hint="eastAsia"/>
          </w:rPr>
          <w:t>利用</w:t>
        </w:r>
        <w:r w:rsidR="005B7377">
          <w:rPr>
            <w:rFonts w:hint="eastAsia"/>
          </w:rPr>
          <w:t>AST</w:t>
        </w:r>
        <w:r w:rsidR="005B7377">
          <w:rPr>
            <w:rFonts w:hint="eastAsia"/>
          </w:rPr>
          <w:t>工具获取度量元信息，</w:t>
        </w:r>
        <w:r w:rsidR="002747C8">
          <w:rPr>
            <w:rFonts w:hint="eastAsia"/>
          </w:rPr>
          <w:t>结合形成缺陷数据集</w:t>
        </w:r>
      </w:ins>
      <w:ins w:id="443" w:author="yang huiwen" w:date="2021-05-13T20:09:00Z">
        <w:r w:rsidR="004903E9">
          <w:rPr>
            <w:rFonts w:hint="eastAsia"/>
          </w:rPr>
          <w:t>（</w:t>
        </w:r>
      </w:ins>
      <w:ins w:id="444" w:author="yang huiwen" w:date="2021-05-13T20:10:00Z">
        <w:r w:rsidR="004903E9">
          <w:rPr>
            <w:rFonts w:hint="eastAsia"/>
          </w:rPr>
          <w:t>智能合约缺陷数据集构建</w:t>
        </w:r>
      </w:ins>
      <w:ins w:id="445" w:author="yang huiwen" w:date="2021-05-13T20:09:00Z">
        <w:r w:rsidR="004903E9">
          <w:rPr>
            <w:rFonts w:hint="eastAsia"/>
          </w:rPr>
          <w:t>）</w:t>
        </w:r>
      </w:ins>
    </w:p>
    <w:p w14:paraId="16A8C62D" w14:textId="5F8098B5" w:rsidR="0018253B" w:rsidDel="00B14A44" w:rsidRDefault="00E91376" w:rsidP="0024271F">
      <w:pPr>
        <w:pStyle w:val="a3"/>
        <w:ind w:firstLine="372"/>
        <w:rPr>
          <w:del w:id="446" w:author="yang huiwen" w:date="2021-05-10T07:51:00Z"/>
        </w:rPr>
      </w:pPr>
      <w:commentRangeStart w:id="447"/>
      <w:commentRangeStart w:id="448"/>
      <w:del w:id="449" w:author="yang huiwen" w:date="2021-05-10T07:51:00Z">
        <w:r w:rsidDel="005B39A7">
          <w:rPr>
            <w:rFonts w:hint="eastAsia"/>
          </w:rPr>
          <w:delText>第一步</w:delText>
        </w:r>
        <w:commentRangeEnd w:id="447"/>
        <w:r w:rsidR="004C6865" w:rsidDel="005B39A7">
          <w:rPr>
            <w:rStyle w:val="afffd"/>
          </w:rPr>
          <w:commentReference w:id="447"/>
        </w:r>
        <w:commentRangeEnd w:id="448"/>
        <w:r w:rsidR="002C0818" w:rsidDel="005B39A7">
          <w:rPr>
            <w:rStyle w:val="afffd"/>
          </w:rPr>
          <w:commentReference w:id="448"/>
        </w:r>
        <w:r w:rsidR="007E2A6D" w:rsidDel="005B39A7">
          <w:rPr>
            <w:rFonts w:hint="eastAsia"/>
          </w:rPr>
          <w:delText>，</w:delText>
        </w:r>
        <w:r w:rsidR="00185638" w:rsidRPr="00197958" w:rsidDel="005B39A7">
          <w:delText>从</w:delText>
        </w:r>
      </w:del>
      <w:proofErr w:type="spellStart"/>
      <w:r w:rsidR="00185638" w:rsidRPr="00197958">
        <w:t>Xblock</w:t>
      </w:r>
      <w:proofErr w:type="spellEnd"/>
      <w:r w:rsidR="00185638" w:rsidRPr="00197958">
        <w:t>中获得</w:t>
      </w:r>
      <w:r w:rsidR="00185638" w:rsidRPr="00197958">
        <w:t>Solidity</w:t>
      </w:r>
      <w:r w:rsidR="00185638" w:rsidRPr="00197958">
        <w:t>源代码</w:t>
      </w:r>
      <w:r w:rsidR="00185638">
        <w:rPr>
          <w:rFonts w:hint="eastAsia"/>
        </w:rPr>
        <w:t>文件，文件名为</w:t>
      </w:r>
      <w:r w:rsidR="00D75395">
        <w:rPr>
          <w:rFonts w:hint="eastAsia"/>
        </w:rPr>
        <w:t>该</w:t>
      </w:r>
      <w:r w:rsidR="00D75395">
        <w:rPr>
          <w:rFonts w:hint="eastAsia"/>
        </w:rPr>
        <w:t>Solidity</w:t>
      </w:r>
      <w:r w:rsidR="00D75395">
        <w:rPr>
          <w:rFonts w:hint="eastAsia"/>
        </w:rPr>
        <w:t>合约在以太坊中的地址。</w:t>
      </w:r>
    </w:p>
    <w:p w14:paraId="4DD9F0EB" w14:textId="5B70C5C1" w:rsidR="0024271F" w:rsidRDefault="0024271F" w:rsidP="00B14A44">
      <w:pPr>
        <w:pStyle w:val="a3"/>
        <w:ind w:firstLine="372"/>
      </w:pPr>
      <w:r w:rsidRPr="00197958">
        <w:rPr>
          <w:rFonts w:hint="eastAsia"/>
        </w:rPr>
        <w:t>由</w:t>
      </w:r>
      <w:r w:rsidRPr="00197958">
        <w:t>于目前还没有针对</w:t>
      </w:r>
      <w:r w:rsidRPr="00197958">
        <w:t>Solidity</w:t>
      </w:r>
      <w:r w:rsidRPr="00197958">
        <w:t>智能合约的缺陷数据集，因此合约的缺陷信息需要从其他途径</w:t>
      </w:r>
      <w:r w:rsidR="007E2A6D">
        <w:rPr>
          <w:rFonts w:hint="eastAsia"/>
        </w:rPr>
        <w:t>（例如：检测平台或检测工具）</w:t>
      </w:r>
      <w:r w:rsidRPr="00197958">
        <w:t>获得。本</w:t>
      </w:r>
      <w:r w:rsidR="003A3D22">
        <w:rPr>
          <w:rFonts w:hint="eastAsia"/>
        </w:rPr>
        <w:t>实验</w:t>
      </w:r>
      <w:r w:rsidR="00881BE3">
        <w:rPr>
          <w:rFonts w:hint="eastAsia"/>
        </w:rPr>
        <w:t>中</w:t>
      </w:r>
      <w:r w:rsidRPr="00197958">
        <w:t>使用</w:t>
      </w:r>
      <w:r>
        <w:rPr>
          <w:rFonts w:hint="eastAsia"/>
        </w:rPr>
        <w:t>BSCSCS</w:t>
      </w:r>
      <w:r w:rsidRPr="00197958">
        <w:rPr>
          <w:rFonts w:hint="eastAsia"/>
        </w:rPr>
        <w:t>作</w:t>
      </w:r>
      <w:r w:rsidRPr="00197958">
        <w:t>为</w:t>
      </w:r>
      <w:r w:rsidRPr="00197958">
        <w:t>Solidity</w:t>
      </w:r>
      <w:r w:rsidRPr="00197958">
        <w:t>智能合约缺陷信息的来源</w:t>
      </w:r>
      <w:r>
        <w:rPr>
          <w:rFonts w:hint="eastAsia"/>
        </w:rPr>
        <w:t>。需要注意的是</w:t>
      </w:r>
      <w:r>
        <w:rPr>
          <w:rFonts w:hint="eastAsia"/>
        </w:rPr>
        <w:t>BSCSCS</w:t>
      </w:r>
      <w:r>
        <w:rPr>
          <w:rFonts w:hint="eastAsia"/>
        </w:rPr>
        <w:t>是在线检测</w:t>
      </w:r>
      <w:r w:rsidR="00B57D4C">
        <w:rPr>
          <w:rFonts w:hint="eastAsia"/>
        </w:rPr>
        <w:t>平台</w:t>
      </w:r>
      <w:r>
        <w:rPr>
          <w:rFonts w:hint="eastAsia"/>
        </w:rPr>
        <w:t>，用户提交合约地址或者源代码至后台服务器，服务器</w:t>
      </w:r>
      <w:r w:rsidR="005D4CD6">
        <w:rPr>
          <w:rFonts w:hint="eastAsia"/>
        </w:rPr>
        <w:t>对源代码进行检测</w:t>
      </w:r>
      <w:r>
        <w:rPr>
          <w:rFonts w:hint="eastAsia"/>
        </w:rPr>
        <w:t>后将</w:t>
      </w:r>
      <w:r w:rsidR="000609E2">
        <w:rPr>
          <w:rFonts w:hint="eastAsia"/>
        </w:rPr>
        <w:t>检测</w:t>
      </w:r>
      <w:r>
        <w:rPr>
          <w:rFonts w:hint="eastAsia"/>
        </w:rPr>
        <w:t>结果通过网页返回给用户，由于性能、资源以及其他原因，</w:t>
      </w:r>
      <w:r>
        <w:rPr>
          <w:rFonts w:hint="eastAsia"/>
        </w:rPr>
        <w:t>BSCSCS</w:t>
      </w:r>
      <w:r>
        <w:rPr>
          <w:rFonts w:hint="eastAsia"/>
        </w:rPr>
        <w:t>无法提供所有合约的检测结果，因此部分合约无法得到缺陷数量检测结果，具体来讲，在</w:t>
      </w:r>
      <w:r w:rsidR="000609E2">
        <w:t>149363</w:t>
      </w:r>
      <w:r w:rsidR="0081708F">
        <w:rPr>
          <w:rFonts w:hint="eastAsia"/>
        </w:rPr>
        <w:t>个</w:t>
      </w:r>
      <w:r w:rsidR="006F66D8">
        <w:rPr>
          <w:rFonts w:hint="eastAsia"/>
        </w:rPr>
        <w:t>源代码</w:t>
      </w:r>
      <w:r w:rsidR="0081708F">
        <w:rPr>
          <w:rFonts w:hint="eastAsia"/>
        </w:rPr>
        <w:t>文件</w:t>
      </w:r>
      <w:r>
        <w:rPr>
          <w:rFonts w:hint="eastAsia"/>
        </w:rPr>
        <w:t>中，共有</w:t>
      </w:r>
      <w:r w:rsidR="004D513B" w:rsidRPr="004C6865">
        <w:rPr>
          <w:color w:val="000000" w:themeColor="text1"/>
        </w:rPr>
        <w:t>6519</w:t>
      </w:r>
      <w:r w:rsidR="0081708F" w:rsidRPr="004C6865">
        <w:rPr>
          <w:rFonts w:hint="eastAsia"/>
          <w:color w:val="000000" w:themeColor="text1"/>
        </w:rPr>
        <w:t>个</w:t>
      </w:r>
      <w:r w:rsidR="006F66D8">
        <w:rPr>
          <w:rFonts w:hint="eastAsia"/>
        </w:rPr>
        <w:t>源代码</w:t>
      </w:r>
      <w:r w:rsidR="001E2527">
        <w:rPr>
          <w:rFonts w:hint="eastAsia"/>
        </w:rPr>
        <w:t>文件</w:t>
      </w:r>
      <w:r w:rsidR="00EA5CFD">
        <w:rPr>
          <w:rFonts w:hint="eastAsia"/>
        </w:rPr>
        <w:t>可以获得</w:t>
      </w:r>
      <w:r w:rsidR="00EA5CFD">
        <w:rPr>
          <w:rFonts w:hint="eastAsia"/>
        </w:rPr>
        <w:t>BSCSCS</w:t>
      </w:r>
      <w:r w:rsidR="00EA5CFD">
        <w:rPr>
          <w:rFonts w:hint="eastAsia"/>
        </w:rPr>
        <w:t>检测结果</w:t>
      </w:r>
      <w:r>
        <w:rPr>
          <w:rFonts w:hint="eastAsia"/>
        </w:rPr>
        <w:t>。经过处理后，将这部分检测结果作为缺陷</w:t>
      </w:r>
      <w:r w:rsidR="00F42EF4">
        <w:rPr>
          <w:rFonts w:hint="eastAsia"/>
        </w:rPr>
        <w:t>预测</w:t>
      </w:r>
      <w:r>
        <w:rPr>
          <w:rFonts w:hint="eastAsia"/>
        </w:rPr>
        <w:t>数据集的标签。</w:t>
      </w:r>
    </w:p>
    <w:p w14:paraId="10348E11" w14:textId="5932BDED" w:rsidR="00B14A44" w:rsidRDefault="0024271F" w:rsidP="005B7377">
      <w:pPr>
        <w:pStyle w:val="a3"/>
        <w:ind w:firstLine="372"/>
      </w:pPr>
      <w:r>
        <w:rPr>
          <w:rFonts w:hint="eastAsia"/>
        </w:rPr>
        <w:t>具体</w:t>
      </w:r>
      <w:r w:rsidR="00356647">
        <w:rPr>
          <w:rFonts w:hint="eastAsia"/>
        </w:rPr>
        <w:t>来讲，</w:t>
      </w:r>
      <w:r w:rsidR="00E91376">
        <w:rPr>
          <w:rFonts w:hint="eastAsia"/>
        </w:rPr>
        <w:t>首先</w:t>
      </w:r>
      <w:r w:rsidR="0073292C">
        <w:rPr>
          <w:rFonts w:hint="eastAsia"/>
        </w:rPr>
        <w:t>提取</w:t>
      </w:r>
      <w:proofErr w:type="spellStart"/>
      <w:r>
        <w:rPr>
          <w:rFonts w:hint="eastAsia"/>
        </w:rPr>
        <w:t>XBlock</w:t>
      </w:r>
      <w:proofErr w:type="spellEnd"/>
      <w:r>
        <w:rPr>
          <w:rFonts w:hint="eastAsia"/>
        </w:rPr>
        <w:t>提供的源代码文件名作为以太坊智能合约地址，将地址输入至</w:t>
      </w:r>
      <w:r w:rsidR="0073292C">
        <w:rPr>
          <w:rFonts w:hint="eastAsia"/>
        </w:rPr>
        <w:t>BSCSCS</w:t>
      </w:r>
      <w:r>
        <w:rPr>
          <w:rFonts w:hint="eastAsia"/>
        </w:rPr>
        <w:t>，</w:t>
      </w:r>
      <w:r w:rsidR="0073292C">
        <w:rPr>
          <w:rFonts w:hint="eastAsia"/>
        </w:rPr>
        <w:t>BSCSCS</w:t>
      </w:r>
      <w:r>
        <w:rPr>
          <w:rFonts w:hint="eastAsia"/>
        </w:rPr>
        <w:t>返回检测结果，根据</w:t>
      </w:r>
      <w:r w:rsidR="0073292C">
        <w:rPr>
          <w:rFonts w:hint="eastAsia"/>
        </w:rPr>
        <w:t>检测结果中</w:t>
      </w:r>
      <w:r>
        <w:rPr>
          <w:rFonts w:hint="eastAsia"/>
        </w:rPr>
        <w:t>缺陷所在行号确定缺陷所属的</w:t>
      </w:r>
      <w:r>
        <w:rPr>
          <w:rFonts w:hint="eastAsia"/>
        </w:rPr>
        <w:t>contract</w:t>
      </w:r>
      <w:r>
        <w:rPr>
          <w:rFonts w:hint="eastAsia"/>
        </w:rPr>
        <w:t>或</w:t>
      </w:r>
      <w:r>
        <w:rPr>
          <w:rFonts w:hint="eastAsia"/>
        </w:rPr>
        <w:t>library</w:t>
      </w:r>
      <w:r w:rsidR="000F3C4E">
        <w:rPr>
          <w:rFonts w:hint="eastAsia"/>
        </w:rPr>
        <w:t>。</w:t>
      </w:r>
      <w:r w:rsidR="00E91376">
        <w:rPr>
          <w:rFonts w:hint="eastAsia"/>
        </w:rPr>
        <w:t>然后</w:t>
      </w:r>
      <w:r w:rsidR="000F3C4E">
        <w:rPr>
          <w:rFonts w:hint="eastAsia"/>
        </w:rPr>
        <w:t>，</w:t>
      </w:r>
      <w:r w:rsidR="00985086">
        <w:rPr>
          <w:rFonts w:hint="eastAsia"/>
        </w:rPr>
        <w:t>将检测报告中</w:t>
      </w:r>
      <w:r w:rsidR="008602C0">
        <w:rPr>
          <w:rFonts w:hint="eastAsia"/>
        </w:rPr>
        <w:t>“违背项”和“警告</w:t>
      </w:r>
      <w:r w:rsidR="00B34AD5">
        <w:rPr>
          <w:rFonts w:hint="eastAsia"/>
        </w:rPr>
        <w:t>项</w:t>
      </w:r>
      <w:r w:rsidR="008602C0">
        <w:rPr>
          <w:rFonts w:hint="eastAsia"/>
        </w:rPr>
        <w:t>”作为</w:t>
      </w:r>
      <w:r w:rsidR="00B34AD5">
        <w:rPr>
          <w:rFonts w:hint="eastAsia"/>
        </w:rPr>
        <w:t>缺陷，将以上</w:t>
      </w:r>
      <w:r w:rsidR="00B34AD5">
        <w:rPr>
          <w:rFonts w:hint="eastAsia"/>
        </w:rPr>
        <w:t>2</w:t>
      </w:r>
      <w:r w:rsidR="00B34AD5">
        <w:rPr>
          <w:rFonts w:hint="eastAsia"/>
        </w:rPr>
        <w:t>项出现的次数作为</w:t>
      </w:r>
      <w:r w:rsidR="006E7F65">
        <w:rPr>
          <w:rFonts w:hint="eastAsia"/>
        </w:rPr>
        <w:t>缺陷数量。对于缺陷倾向性标签，</w:t>
      </w:r>
      <w:r w:rsidR="00B54C93">
        <w:rPr>
          <w:rFonts w:hint="eastAsia"/>
        </w:rPr>
        <w:t>本实验参考文献</w:t>
      </w:r>
      <w:r w:rsidR="00B54C93">
        <w:fldChar w:fldCharType="begin"/>
      </w:r>
      <w:r w:rsidR="00B54C93">
        <w:instrText xml:space="preserve"> </w:instrText>
      </w:r>
      <w:r w:rsidR="00B54C93">
        <w:rPr>
          <w:rFonts w:hint="eastAsia"/>
        </w:rPr>
        <w:instrText>REF _Ref58920753 \r \h</w:instrText>
      </w:r>
      <w:r w:rsidR="00B54C93">
        <w:instrText xml:space="preserve"> </w:instrText>
      </w:r>
      <w:r w:rsidR="00B54C93">
        <w:fldChar w:fldCharType="separate"/>
      </w:r>
      <w:r w:rsidR="00B54C93">
        <w:t xml:space="preserve">[33]  </w:t>
      </w:r>
      <w:r w:rsidR="00B54C93">
        <w:fldChar w:fldCharType="end"/>
      </w:r>
      <w:r w:rsidR="009E69F3">
        <w:rPr>
          <w:rFonts w:hint="eastAsia"/>
        </w:rPr>
        <w:t>的方法，</w:t>
      </w:r>
      <w:r w:rsidR="007D382B">
        <w:rPr>
          <w:rFonts w:hint="eastAsia"/>
        </w:rPr>
        <w:t>将各个类型的缺陷数量二值化，</w:t>
      </w:r>
      <w:r w:rsidR="004D7971">
        <w:rPr>
          <w:rFonts w:hint="eastAsia"/>
        </w:rPr>
        <w:t>即如果该类型缺陷的数量大于等于</w:t>
      </w:r>
      <w:r w:rsidR="004D7971">
        <w:rPr>
          <w:rFonts w:hint="eastAsia"/>
        </w:rPr>
        <w:t>1</w:t>
      </w:r>
      <w:r w:rsidR="004D7971">
        <w:rPr>
          <w:rFonts w:hint="eastAsia"/>
        </w:rPr>
        <w:t>，则标记为含有该类型缺陷，否则标记为</w:t>
      </w:r>
      <w:proofErr w:type="gramStart"/>
      <w:r w:rsidR="004D7971">
        <w:rPr>
          <w:rFonts w:hint="eastAsia"/>
        </w:rPr>
        <w:t>不</w:t>
      </w:r>
      <w:proofErr w:type="gramEnd"/>
      <w:r w:rsidR="004D7971">
        <w:rPr>
          <w:rFonts w:hint="eastAsia"/>
        </w:rPr>
        <w:t>含有该类型缺陷。</w:t>
      </w:r>
    </w:p>
    <w:p w14:paraId="279680C2" w14:textId="3FEC2642" w:rsidR="00D27667" w:rsidRDefault="00117D5C">
      <w:pPr>
        <w:pStyle w:val="a3"/>
        <w:ind w:firstLine="372"/>
        <w:rPr>
          <w:ins w:id="450" w:author="yang huiwen" w:date="2021-05-10T07:56:00Z"/>
        </w:rPr>
      </w:pPr>
      <w:ins w:id="451" w:author="yang huiwen" w:date="2021-05-10T07:55:00Z">
        <w:r>
          <w:rPr>
            <w:rFonts w:hint="eastAsia"/>
          </w:rPr>
          <w:lastRenderedPageBreak/>
          <w:t>接下来，</w:t>
        </w:r>
      </w:ins>
      <w:del w:id="452" w:author="yang huiwen" w:date="2021-05-10T07:55:00Z">
        <w:r w:rsidR="00E91376" w:rsidDel="00117D5C">
          <w:rPr>
            <w:rFonts w:hint="eastAsia"/>
          </w:rPr>
          <w:delText>第二步</w:delText>
        </w:r>
        <w:r w:rsidR="00197958" w:rsidRPr="00197958" w:rsidDel="00117D5C">
          <w:delText>，</w:delText>
        </w:r>
      </w:del>
      <w:r w:rsidR="00197958" w:rsidRPr="00197958">
        <w:t>使用</w:t>
      </w:r>
      <w:r w:rsidR="00197958" w:rsidRPr="00197958">
        <w:t>solidity-parser-</w:t>
      </w:r>
      <w:proofErr w:type="spellStart"/>
      <w:r w:rsidR="00197958" w:rsidRPr="00197958">
        <w:t>anltr</w:t>
      </w:r>
      <w:proofErr w:type="spellEnd"/>
      <w:r w:rsidR="00197958" w:rsidRPr="00197958">
        <w:t>工具从</w:t>
      </w:r>
      <w:r w:rsidR="00D27667">
        <w:rPr>
          <w:rFonts w:hint="eastAsia"/>
        </w:rPr>
        <w:t>源</w:t>
      </w:r>
      <w:r w:rsidR="00197958" w:rsidRPr="00197958">
        <w:t>代码中提取</w:t>
      </w:r>
      <w:r w:rsidR="00197958" w:rsidRPr="00197958">
        <w:t>COOP</w:t>
      </w:r>
      <w:r w:rsidR="00197958" w:rsidRPr="00197958">
        <w:t>和</w:t>
      </w:r>
      <w:r w:rsidR="00197958" w:rsidRPr="00197958">
        <w:t>SC-Sol</w:t>
      </w:r>
      <w:r w:rsidR="00197958" w:rsidRPr="00197958">
        <w:t>两组度量元的特征信息，并将两组度量元信息组合为</w:t>
      </w:r>
      <w:r w:rsidR="00197958" w:rsidRPr="00197958">
        <w:t>COOP-SC-Sol</w:t>
      </w:r>
      <w:r w:rsidR="00197958" w:rsidRPr="00197958">
        <w:rPr>
          <w:rFonts w:hint="eastAsia"/>
        </w:rPr>
        <w:t>度量元</w:t>
      </w:r>
      <w:r w:rsidR="00197958" w:rsidRPr="00197958">
        <w:t>的特征信息。</w:t>
      </w:r>
      <w:r w:rsidR="00784A61">
        <w:rPr>
          <w:rFonts w:hint="eastAsia"/>
        </w:rPr>
        <w:t>由于</w:t>
      </w:r>
      <w:r w:rsidR="00784A61">
        <w:rPr>
          <w:rFonts w:hint="eastAsia"/>
        </w:rPr>
        <w:t>Solidity</w:t>
      </w:r>
      <w:r w:rsidR="00784A61">
        <w:rPr>
          <w:rFonts w:hint="eastAsia"/>
        </w:rPr>
        <w:t>编译器版本不同，</w:t>
      </w:r>
      <w:r w:rsidR="00784A61">
        <w:rPr>
          <w:rFonts w:hint="eastAsia"/>
        </w:rPr>
        <w:t>solidity</w:t>
      </w:r>
      <w:r w:rsidR="00784A61">
        <w:t>-</w:t>
      </w:r>
      <w:r w:rsidR="00784A61">
        <w:rPr>
          <w:rFonts w:hint="eastAsia"/>
        </w:rPr>
        <w:t>parser</w:t>
      </w:r>
      <w:r w:rsidR="00784A61">
        <w:t>-</w:t>
      </w:r>
      <w:proofErr w:type="spellStart"/>
      <w:r w:rsidR="00784A61">
        <w:rPr>
          <w:rFonts w:hint="eastAsia"/>
        </w:rPr>
        <w:t>anltr</w:t>
      </w:r>
      <w:proofErr w:type="spellEnd"/>
      <w:r w:rsidR="00784A61">
        <w:rPr>
          <w:rFonts w:hint="eastAsia"/>
        </w:rPr>
        <w:t>无法分析所有版本的源代码，因此部分源代码无法得到度量元信息，具体来讲，在</w:t>
      </w:r>
      <w:r w:rsidR="001B1A9A" w:rsidRPr="004C6865">
        <w:rPr>
          <w:color w:val="000000" w:themeColor="text1"/>
        </w:rPr>
        <w:t>6519</w:t>
      </w:r>
      <w:r w:rsidR="00514B79" w:rsidRPr="004C6865">
        <w:rPr>
          <w:rFonts w:hint="eastAsia"/>
          <w:color w:val="000000" w:themeColor="text1"/>
        </w:rPr>
        <w:t>个</w:t>
      </w:r>
      <w:r w:rsidR="00006262">
        <w:rPr>
          <w:rFonts w:hint="eastAsia"/>
        </w:rPr>
        <w:t>可以获得检测报告的源代码</w:t>
      </w:r>
      <w:r w:rsidR="00514B79">
        <w:rPr>
          <w:rFonts w:hint="eastAsia"/>
        </w:rPr>
        <w:t>文件</w:t>
      </w:r>
      <w:r w:rsidR="00784A61">
        <w:rPr>
          <w:rFonts w:hint="eastAsia"/>
        </w:rPr>
        <w:t>中，共有</w:t>
      </w:r>
      <w:r w:rsidR="00BC3BDA">
        <w:t>4203</w:t>
      </w:r>
      <w:r w:rsidR="00514B79">
        <w:rPr>
          <w:rFonts w:hint="eastAsia"/>
        </w:rPr>
        <w:t>个</w:t>
      </w:r>
      <w:r w:rsidR="004B541D">
        <w:rPr>
          <w:rFonts w:hint="eastAsia"/>
        </w:rPr>
        <w:t>源代码</w:t>
      </w:r>
      <w:r w:rsidR="00514B79">
        <w:rPr>
          <w:rFonts w:hint="eastAsia"/>
        </w:rPr>
        <w:t>文件</w:t>
      </w:r>
      <w:r w:rsidR="00784A61">
        <w:rPr>
          <w:rFonts w:hint="eastAsia"/>
        </w:rPr>
        <w:t>可以获得度量元信息</w:t>
      </w:r>
      <w:r w:rsidR="000940B0">
        <w:rPr>
          <w:rFonts w:hint="eastAsia"/>
        </w:rPr>
        <w:t>,</w:t>
      </w:r>
      <w:r w:rsidR="000940B0">
        <w:rPr>
          <w:rFonts w:hint="eastAsia"/>
        </w:rPr>
        <w:t>其中包括</w:t>
      </w:r>
      <w:r w:rsidR="000940B0">
        <w:rPr>
          <w:rFonts w:hint="eastAsia"/>
        </w:rPr>
        <w:t>2</w:t>
      </w:r>
      <w:r w:rsidR="000940B0">
        <w:t>1138</w:t>
      </w:r>
      <w:r w:rsidR="004B541D">
        <w:rPr>
          <w:rFonts w:hint="eastAsia"/>
        </w:rPr>
        <w:t>条</w:t>
      </w:r>
      <w:r w:rsidR="000940B0">
        <w:rPr>
          <w:rFonts w:hint="eastAsia"/>
        </w:rPr>
        <w:t>contract</w:t>
      </w:r>
      <w:r w:rsidR="000940B0">
        <w:rPr>
          <w:rFonts w:hint="eastAsia"/>
        </w:rPr>
        <w:t>或</w:t>
      </w:r>
      <w:r w:rsidR="000940B0">
        <w:rPr>
          <w:rFonts w:hint="eastAsia"/>
        </w:rPr>
        <w:t>library</w:t>
      </w:r>
      <w:r w:rsidR="003F5AC8">
        <w:rPr>
          <w:rFonts w:hint="eastAsia"/>
        </w:rPr>
        <w:t>度量元信息</w:t>
      </w:r>
      <w:r w:rsidR="00784A61">
        <w:rPr>
          <w:rFonts w:hint="eastAsia"/>
        </w:rPr>
        <w:t>。</w:t>
      </w:r>
      <w:r w:rsidR="00DB36A4">
        <w:rPr>
          <w:rFonts w:hint="eastAsia"/>
        </w:rPr>
        <w:t>将度量元信息与第一步中获得的缺陷数量标签和缺陷倾向性标签组合，分别得到</w:t>
      </w:r>
      <w:r w:rsidR="00B6729C">
        <w:rPr>
          <w:rFonts w:hint="eastAsia"/>
        </w:rPr>
        <w:t>缺陷数量预测数据集和缺陷倾向性预测数据集。</w:t>
      </w:r>
    </w:p>
    <w:p w14:paraId="618491CF" w14:textId="44839535" w:rsidR="00E45FAD" w:rsidRPr="0080027F" w:rsidRDefault="00EF6FF3">
      <w:pPr>
        <w:pStyle w:val="31"/>
        <w:pPrChange w:id="453" w:author="yang huiwen" w:date="2021-05-13T20:10:00Z">
          <w:pPr>
            <w:pStyle w:val="a3"/>
            <w:ind w:firstLine="372"/>
          </w:pPr>
        </w:pPrChange>
      </w:pPr>
      <w:ins w:id="454" w:author="yang huiwen" w:date="2021-05-10T07:57:00Z">
        <w:r>
          <w:rPr>
            <w:rFonts w:hint="eastAsia"/>
          </w:rPr>
          <w:t>训练缺陷预测模型，</w:t>
        </w:r>
      </w:ins>
      <w:ins w:id="455" w:author="yang huiwen" w:date="2021-05-10T07:58:00Z">
        <w:r w:rsidR="00154192">
          <w:rPr>
            <w:rFonts w:hint="eastAsia"/>
          </w:rPr>
          <w:t>评估</w:t>
        </w:r>
        <w:r w:rsidR="0027170F">
          <w:rPr>
            <w:rFonts w:hint="eastAsia"/>
          </w:rPr>
          <w:t>方法的有效性</w:t>
        </w:r>
      </w:ins>
      <w:ins w:id="456" w:author="yang huiwen" w:date="2021-05-13T20:10:00Z">
        <w:r w:rsidR="00FA7EF4">
          <w:rPr>
            <w:rFonts w:hint="eastAsia"/>
          </w:rPr>
          <w:t>（模型构建及有效性评价）</w:t>
        </w:r>
      </w:ins>
    </w:p>
    <w:p w14:paraId="61E425C5" w14:textId="1A3D8F98" w:rsidR="00197958" w:rsidRPr="00197958" w:rsidRDefault="00480172" w:rsidP="004A751F">
      <w:pPr>
        <w:pStyle w:val="a3"/>
        <w:ind w:firstLine="372"/>
      </w:pPr>
      <w:del w:id="457" w:author="yang huiwen" w:date="2021-05-10T07:57:00Z">
        <w:r w:rsidDel="0052378E">
          <w:rPr>
            <w:rFonts w:hint="eastAsia"/>
          </w:rPr>
          <w:delText>第三步</w:delText>
        </w:r>
        <w:r w:rsidR="00197958" w:rsidRPr="00197958" w:rsidDel="0052378E">
          <w:delText>，</w:delText>
        </w:r>
      </w:del>
      <w:r w:rsidR="00197958" w:rsidRPr="00197958">
        <w:t>对于</w:t>
      </w:r>
      <w:r w:rsidR="00197958" w:rsidRPr="00197958">
        <w:t>Solidity</w:t>
      </w:r>
      <w:r w:rsidR="00197958" w:rsidRPr="00197958">
        <w:t>智能合约的缺陷数量预测问题，使用缺陷数量预测数据集，应用</w:t>
      </w:r>
      <w:r w:rsidR="00197958" w:rsidRPr="00197958">
        <w:t>7</w:t>
      </w:r>
      <w:r w:rsidR="00197958" w:rsidRPr="00197958">
        <w:t>种回归模型</w:t>
      </w:r>
      <w:r w:rsidR="00197958" w:rsidRPr="00197958">
        <w:rPr>
          <w:rFonts w:hint="eastAsia"/>
        </w:rPr>
        <w:t>进行缺陷数量预测</w:t>
      </w:r>
      <w:r w:rsidR="00197958" w:rsidRPr="00197958">
        <w:t>。对预测结果使用评估指标</w:t>
      </w:r>
      <w:r w:rsidR="00197958" w:rsidRPr="00197958">
        <w:t>MAE</w:t>
      </w:r>
      <w:r w:rsidR="00197958" w:rsidRPr="00197958">
        <w:t>和</w:t>
      </w:r>
      <w:r w:rsidR="00197958" w:rsidRPr="00197958">
        <w:t>FPA</w:t>
      </w:r>
      <w:r w:rsidR="00197958" w:rsidRPr="00197958">
        <w:t>进行度量</w:t>
      </w:r>
      <w:r w:rsidR="005D64CB">
        <w:rPr>
          <w:rFonts w:hint="eastAsia"/>
        </w:rPr>
        <w:t>（</w:t>
      </w:r>
      <w:r w:rsidR="005D64CB">
        <w:rPr>
          <w:rFonts w:hint="eastAsia"/>
        </w:rPr>
        <w:t>RQ</w:t>
      </w:r>
      <w:r w:rsidR="005D64CB">
        <w:t>1</w:t>
      </w:r>
      <w:r w:rsidR="005D64CB">
        <w:rPr>
          <w:rFonts w:hint="eastAsia"/>
        </w:rPr>
        <w:t>）</w:t>
      </w:r>
      <w:r w:rsidR="00197958" w:rsidRPr="00197958">
        <w:t>。对于</w:t>
      </w:r>
      <w:r w:rsidR="00197958" w:rsidRPr="00197958">
        <w:t>Solidity</w:t>
      </w:r>
      <w:r w:rsidR="00197958" w:rsidRPr="00197958">
        <w:t>智能合约的缺陷倾向性预测问题，使用缺陷倾向性预测数据集，应用</w:t>
      </w:r>
      <w:r w:rsidR="00197958" w:rsidRPr="00197958">
        <w:t>6</w:t>
      </w:r>
      <w:r w:rsidR="00197958" w:rsidRPr="00197958">
        <w:t>种二分类模型</w:t>
      </w:r>
      <w:r w:rsidR="00197958" w:rsidRPr="00197958">
        <w:rPr>
          <w:rFonts w:hint="eastAsia"/>
        </w:rPr>
        <w:t>进行缺陷倾向性预测</w:t>
      </w:r>
      <w:r w:rsidR="00197958" w:rsidRPr="00197958">
        <w:t>。对预测结果使用评估指标</w:t>
      </w:r>
      <m:oMath>
        <m:r>
          <m:rPr>
            <m:sty m:val="p"/>
          </m:rPr>
          <w:rPr>
            <w:rFonts w:ascii="Cambria Math" w:hAnsi="Cambria Math" w:hint="eastAsia"/>
          </w:rPr>
          <m:t>F</m:t>
        </m:r>
        <m:r>
          <m:rPr>
            <m:sty m:val="p"/>
          </m:rPr>
          <w:rPr>
            <w:rFonts w:ascii="Cambria Math" w:hAnsi="Cambria Math"/>
          </w:rPr>
          <m:t>1</m:t>
        </m:r>
        <m:r>
          <m:rPr>
            <m:nor/>
          </m:rPr>
          <m:t>-</m:t>
        </m:r>
        <m:r>
          <m:rPr>
            <m:sty m:val="p"/>
          </m:rPr>
          <w:rPr>
            <w:rFonts w:ascii="Cambria Math" w:hAnsi="Cambria Math" w:hint="eastAsia"/>
          </w:rPr>
          <m:t>scor</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macro</m:t>
            </m:r>
          </m:sub>
        </m:sSub>
      </m:oMath>
      <w:r w:rsidR="004A751F">
        <w:rPr>
          <w:rFonts w:hint="eastAsia"/>
        </w:rPr>
        <w:t>、</w:t>
      </w:r>
      <w:r w:rsidR="00197958" w:rsidRPr="00197958">
        <w:t>F1-score</w:t>
      </w:r>
      <w:r w:rsidR="00FB2F29">
        <w:rPr>
          <w:rFonts w:hint="eastAsia"/>
        </w:rPr>
        <w:t>和</w:t>
      </w:r>
      <w:r w:rsidR="004A751F">
        <w:rPr>
          <w:rFonts w:hint="eastAsia"/>
        </w:rPr>
        <w:t>AUC</w:t>
      </w:r>
      <w:r w:rsidR="00197958" w:rsidRPr="00197958">
        <w:rPr>
          <w:rFonts w:hint="eastAsia"/>
        </w:rPr>
        <w:t>进</w:t>
      </w:r>
      <w:r w:rsidR="00197958" w:rsidRPr="00197958">
        <w:t>行度量</w:t>
      </w:r>
      <w:r w:rsidR="005D64CB">
        <w:rPr>
          <w:rFonts w:hint="eastAsia"/>
        </w:rPr>
        <w:t>（</w:t>
      </w:r>
      <w:r w:rsidR="005D64CB">
        <w:rPr>
          <w:rFonts w:hint="eastAsia"/>
        </w:rPr>
        <w:t>RQ</w:t>
      </w:r>
      <w:r w:rsidR="005D64CB">
        <w:t>2</w:t>
      </w:r>
      <w:r w:rsidR="005D64CB">
        <w:rPr>
          <w:rFonts w:hint="eastAsia"/>
        </w:rPr>
        <w:t>）</w:t>
      </w:r>
      <w:r w:rsidR="00197958" w:rsidRPr="00197958">
        <w:t>。</w:t>
      </w:r>
    </w:p>
    <w:p w14:paraId="0889DF52" w14:textId="15D55FE8" w:rsidR="00197958" w:rsidRPr="00197958" w:rsidRDefault="00197958" w:rsidP="00197958">
      <w:pPr>
        <w:pStyle w:val="a3"/>
        <w:ind w:firstLine="372"/>
      </w:pPr>
      <w:del w:id="458" w:author="yang huiwen" w:date="2021-05-13T20:11:00Z">
        <w:r w:rsidRPr="00197958" w:rsidDel="00AE63DA">
          <w:delText>最</w:delText>
        </w:r>
      </w:del>
      <w:del w:id="459" w:author="yang huiwen" w:date="2021-05-13T20:10:00Z">
        <w:r w:rsidRPr="00197958" w:rsidDel="00AE63DA">
          <w:delText>后，</w:delText>
        </w:r>
      </w:del>
      <w:r w:rsidRPr="00197958">
        <w:t>对于类不平衡问题，</w:t>
      </w:r>
      <w:r w:rsidR="00A924E9">
        <w:rPr>
          <w:rFonts w:hint="eastAsia"/>
        </w:rPr>
        <w:t>我们采用</w:t>
      </w:r>
      <w:commentRangeStart w:id="460"/>
      <w:del w:id="461" w:author="yang huiwen" w:date="2021-05-10T07:56:00Z">
        <w:r w:rsidR="00DF1E2B" w:rsidDel="00E45FAD">
          <w:rPr>
            <w:rFonts w:hint="eastAsia"/>
          </w:rPr>
          <w:delText>随机欠采样、随机过采样</w:delText>
        </w:r>
        <w:commentRangeEnd w:id="460"/>
        <w:r w:rsidR="00AE7A0F" w:rsidDel="00E45FAD">
          <w:rPr>
            <w:rStyle w:val="afffd"/>
            <w:rFonts w:hint="eastAsia"/>
          </w:rPr>
          <w:commentReference w:id="460"/>
        </w:r>
      </w:del>
      <w:ins w:id="462" w:author="yang huiwen" w:date="2021-05-10T07:56:00Z">
        <w:r w:rsidR="00E45FAD">
          <w:rPr>
            <w:rFonts w:hint="eastAsia"/>
          </w:rPr>
          <w:t>ROS</w:t>
        </w:r>
        <w:r w:rsidR="00E45FAD">
          <w:rPr>
            <w:rFonts w:hint="eastAsia"/>
          </w:rPr>
          <w:t>、</w:t>
        </w:r>
        <w:r w:rsidR="00E45FAD">
          <w:rPr>
            <w:rFonts w:hint="eastAsia"/>
          </w:rPr>
          <w:t>RUS</w:t>
        </w:r>
      </w:ins>
      <w:r w:rsidR="00DF1E2B">
        <w:rPr>
          <w:rFonts w:hint="eastAsia"/>
        </w:rPr>
        <w:t>和</w:t>
      </w:r>
      <w:r w:rsidR="00DF1E2B">
        <w:rPr>
          <w:rFonts w:hint="eastAsia"/>
        </w:rPr>
        <w:t>SMOTE</w:t>
      </w:r>
      <w:r w:rsidR="00A603D8">
        <w:rPr>
          <w:rFonts w:hint="eastAsia"/>
        </w:rPr>
        <w:t>共</w:t>
      </w:r>
      <w:r w:rsidR="004A751F">
        <w:t>3</w:t>
      </w:r>
      <w:r w:rsidR="004A751F">
        <w:rPr>
          <w:rFonts w:hint="eastAsia"/>
        </w:rPr>
        <w:t>种</w:t>
      </w:r>
      <w:r w:rsidRPr="00197958">
        <w:t>采样技术对缺陷倾向性预测数据集的训练集进行预处理，使用</w:t>
      </w:r>
      <w:r w:rsidRPr="009C3B8F">
        <w:rPr>
          <w:color w:val="FF0000"/>
          <w:rPrChange w:id="463" w:author="yang huiwen" w:date="2021-05-10T07:59:00Z">
            <w:rPr/>
          </w:rPrChange>
        </w:rPr>
        <w:t>F1-score</w:t>
      </w:r>
      <w:r w:rsidR="00AE7A0F" w:rsidRPr="009C3B8F">
        <w:rPr>
          <w:rFonts w:hint="eastAsia"/>
          <w:color w:val="FF0000"/>
          <w:rPrChange w:id="464" w:author="yang huiwen" w:date="2021-05-10T07:59:00Z">
            <w:rPr>
              <w:rFonts w:hint="eastAsia"/>
            </w:rPr>
          </w:rPrChange>
        </w:rPr>
        <w:t>和</w:t>
      </w:r>
      <w:r w:rsidR="004A751F" w:rsidRPr="009C3B8F">
        <w:rPr>
          <w:color w:val="FF0000"/>
          <w:rPrChange w:id="465" w:author="yang huiwen" w:date="2021-05-10T07:59:00Z">
            <w:rPr/>
          </w:rPrChange>
        </w:rPr>
        <w:t>AUC</w:t>
      </w:r>
      <w:r w:rsidRPr="00197958">
        <w:t>进行度量</w:t>
      </w:r>
      <w:r w:rsidR="00A603D8">
        <w:rPr>
          <w:rFonts w:hint="eastAsia"/>
        </w:rPr>
        <w:t>，比较</w:t>
      </w:r>
      <w:r w:rsidR="00A603D8">
        <w:t>3</w:t>
      </w:r>
      <w:r w:rsidR="00A603D8">
        <w:rPr>
          <w:rFonts w:hint="eastAsia"/>
        </w:rPr>
        <w:t>种采样技术对</w:t>
      </w:r>
      <w:r w:rsidR="00A603D8">
        <w:rPr>
          <w:rFonts w:hint="eastAsia"/>
        </w:rPr>
        <w:t>Solidity</w:t>
      </w:r>
      <w:r w:rsidR="00A603D8">
        <w:rPr>
          <w:rFonts w:hint="eastAsia"/>
        </w:rPr>
        <w:t>智能合约缺陷倾向性预测模型性能的影响</w:t>
      </w:r>
      <w:r w:rsidR="005D64CB">
        <w:rPr>
          <w:rFonts w:hint="eastAsia"/>
        </w:rPr>
        <w:t>（</w:t>
      </w:r>
      <w:r w:rsidR="005D64CB">
        <w:rPr>
          <w:rFonts w:hint="eastAsia"/>
        </w:rPr>
        <w:t>RQ</w:t>
      </w:r>
      <w:r w:rsidR="005D64CB">
        <w:t>3</w:t>
      </w:r>
      <w:r w:rsidR="005D64CB">
        <w:rPr>
          <w:rFonts w:hint="eastAsia"/>
        </w:rPr>
        <w:t>）</w:t>
      </w:r>
      <w:r w:rsidRPr="00197958">
        <w:t>。</w:t>
      </w:r>
    </w:p>
    <w:p w14:paraId="2C48FDB8" w14:textId="77777777" w:rsidR="00197958" w:rsidRPr="00214BEE" w:rsidRDefault="00197958" w:rsidP="00197958">
      <w:pPr>
        <w:pStyle w:val="a3"/>
        <w:ind w:firstLine="372"/>
        <w:rPr>
          <w:highlight w:val="yellow"/>
          <w:rPrChange w:id="466" w:author="王 浩仁" w:date="2021-06-07T15:58:00Z">
            <w:rPr/>
          </w:rPrChange>
        </w:rPr>
      </w:pPr>
      <w:bookmarkStart w:id="467" w:name="_Hlk73974072"/>
      <w:r w:rsidRPr="00214BEE">
        <w:rPr>
          <w:rFonts w:hint="eastAsia"/>
          <w:highlight w:val="yellow"/>
          <w:rPrChange w:id="468" w:author="王 浩仁" w:date="2021-06-07T15:58:00Z">
            <w:rPr>
              <w:rFonts w:hint="eastAsia"/>
            </w:rPr>
          </w:rPrChange>
        </w:rPr>
        <w:t>以上实验均采用</w:t>
      </w:r>
      <w:bookmarkStart w:id="469" w:name="_Hlk73973933"/>
      <w:r w:rsidRPr="00214BEE">
        <w:rPr>
          <w:rFonts w:hint="eastAsia"/>
          <w:highlight w:val="yellow"/>
          <w:rPrChange w:id="470" w:author="王 浩仁" w:date="2021-06-07T15:58:00Z">
            <w:rPr>
              <w:rFonts w:hint="eastAsia"/>
            </w:rPr>
          </w:rPrChange>
        </w:rPr>
        <w:t>十折交叉验证</w:t>
      </w:r>
      <w:bookmarkEnd w:id="469"/>
      <w:r w:rsidRPr="00214BEE">
        <w:rPr>
          <w:rFonts w:hint="eastAsia"/>
          <w:highlight w:val="yellow"/>
          <w:rPrChange w:id="471" w:author="王 浩仁" w:date="2021-06-07T15:58:00Z">
            <w:rPr>
              <w:rFonts w:hint="eastAsia"/>
            </w:rPr>
          </w:rPrChange>
        </w:rPr>
        <w:t>。具体而言，将原始的数据集等分为</w:t>
      </w:r>
      <w:r w:rsidRPr="00214BEE">
        <w:rPr>
          <w:highlight w:val="yellow"/>
          <w:rPrChange w:id="472" w:author="王 浩仁" w:date="2021-06-07T15:58:00Z">
            <w:rPr/>
          </w:rPrChange>
        </w:rPr>
        <w:t>10</w:t>
      </w:r>
      <w:r w:rsidRPr="00214BEE">
        <w:rPr>
          <w:rFonts w:hint="eastAsia"/>
          <w:highlight w:val="yellow"/>
          <w:rPrChange w:id="473" w:author="王 浩仁" w:date="2021-06-07T15:58:00Z">
            <w:rPr>
              <w:rFonts w:hint="eastAsia"/>
            </w:rPr>
          </w:rPrChange>
        </w:rPr>
        <w:t>份，使用其中</w:t>
      </w:r>
      <w:r w:rsidRPr="00214BEE">
        <w:rPr>
          <w:highlight w:val="yellow"/>
          <w:rPrChange w:id="474" w:author="王 浩仁" w:date="2021-06-07T15:58:00Z">
            <w:rPr/>
          </w:rPrChange>
        </w:rPr>
        <w:t>9</w:t>
      </w:r>
      <w:r w:rsidRPr="00214BEE">
        <w:rPr>
          <w:rFonts w:hint="eastAsia"/>
          <w:highlight w:val="yellow"/>
          <w:rPrChange w:id="475" w:author="王 浩仁" w:date="2021-06-07T15:58:00Z">
            <w:rPr>
              <w:rFonts w:hint="eastAsia"/>
            </w:rPr>
          </w:rPrChange>
        </w:rPr>
        <w:t>份作为该轮模型的训练集，剩余的</w:t>
      </w:r>
      <w:r w:rsidRPr="00214BEE">
        <w:rPr>
          <w:highlight w:val="yellow"/>
          <w:rPrChange w:id="476" w:author="王 浩仁" w:date="2021-06-07T15:58:00Z">
            <w:rPr/>
          </w:rPrChange>
        </w:rPr>
        <w:t>1</w:t>
      </w:r>
      <w:r w:rsidRPr="00214BEE">
        <w:rPr>
          <w:rFonts w:hint="eastAsia"/>
          <w:highlight w:val="yellow"/>
          <w:rPrChange w:id="477" w:author="王 浩仁" w:date="2021-06-07T15:58:00Z">
            <w:rPr>
              <w:rFonts w:hint="eastAsia"/>
            </w:rPr>
          </w:rPrChange>
        </w:rPr>
        <w:t>份作为测试集，记录本轮模型的预测结果。如此重复</w:t>
      </w:r>
      <w:r w:rsidRPr="00214BEE">
        <w:rPr>
          <w:highlight w:val="yellow"/>
          <w:rPrChange w:id="478" w:author="王 浩仁" w:date="2021-06-07T15:58:00Z">
            <w:rPr/>
          </w:rPrChange>
        </w:rPr>
        <w:t>10</w:t>
      </w:r>
      <w:r w:rsidRPr="00214BEE">
        <w:rPr>
          <w:rFonts w:hint="eastAsia"/>
          <w:highlight w:val="yellow"/>
          <w:rPrChange w:id="479" w:author="王 浩仁" w:date="2021-06-07T15:58:00Z">
            <w:rPr>
              <w:rFonts w:hint="eastAsia"/>
            </w:rPr>
          </w:rPrChange>
        </w:rPr>
        <w:t>次，每次选择不同的测试，以此保证每份数据被作为过测试集</w:t>
      </w:r>
      <w:r w:rsidRPr="00214BEE">
        <w:rPr>
          <w:highlight w:val="yellow"/>
          <w:rPrChange w:id="480" w:author="王 浩仁" w:date="2021-06-07T15:58:00Z">
            <w:rPr/>
          </w:rPrChange>
        </w:rPr>
        <w:t>1</w:t>
      </w:r>
      <w:r w:rsidRPr="00214BEE">
        <w:rPr>
          <w:rFonts w:hint="eastAsia"/>
          <w:highlight w:val="yellow"/>
          <w:rPrChange w:id="481" w:author="王 浩仁" w:date="2021-06-07T15:58:00Z">
            <w:rPr>
              <w:rFonts w:hint="eastAsia"/>
            </w:rPr>
          </w:rPrChange>
        </w:rPr>
        <w:t>次。为了尽可能避免因数据集划分而引起的误差，将</w:t>
      </w:r>
      <w:r w:rsidRPr="00214BEE">
        <w:rPr>
          <w:highlight w:val="yellow"/>
          <w:rPrChange w:id="482" w:author="王 浩仁" w:date="2021-06-07T15:58:00Z">
            <w:rPr/>
          </w:rPrChange>
        </w:rPr>
        <w:t>10</w:t>
      </w:r>
      <w:r w:rsidRPr="00214BEE">
        <w:rPr>
          <w:rFonts w:hint="eastAsia"/>
          <w:highlight w:val="yellow"/>
          <w:rPrChange w:id="483" w:author="王 浩仁" w:date="2021-06-07T15:58:00Z">
            <w:rPr>
              <w:rFonts w:hint="eastAsia"/>
            </w:rPr>
          </w:rPrChange>
        </w:rPr>
        <w:t>折交叉验证随机重复</w:t>
      </w:r>
      <w:r w:rsidRPr="00214BEE">
        <w:rPr>
          <w:highlight w:val="yellow"/>
          <w:rPrChange w:id="484" w:author="王 浩仁" w:date="2021-06-07T15:58:00Z">
            <w:rPr/>
          </w:rPrChange>
        </w:rPr>
        <w:t>10</w:t>
      </w:r>
      <w:r w:rsidRPr="00214BEE">
        <w:rPr>
          <w:rFonts w:hint="eastAsia"/>
          <w:highlight w:val="yellow"/>
          <w:rPrChange w:id="485" w:author="王 浩仁" w:date="2021-06-07T15:58:00Z">
            <w:rPr>
              <w:rFonts w:hint="eastAsia"/>
            </w:rPr>
          </w:rPrChange>
        </w:rPr>
        <w:t>次。</w:t>
      </w:r>
    </w:p>
    <w:bookmarkEnd w:id="467"/>
    <w:p w14:paraId="073A46C7" w14:textId="651EDC8D" w:rsidR="00197958" w:rsidRPr="00214BEE" w:rsidRDefault="00197958" w:rsidP="00197958">
      <w:pPr>
        <w:pStyle w:val="a3"/>
        <w:ind w:firstLine="372"/>
        <w:rPr>
          <w:highlight w:val="yellow"/>
          <w:rPrChange w:id="486" w:author="王 浩仁" w:date="2021-06-07T15:58:00Z">
            <w:rPr/>
          </w:rPrChange>
        </w:rPr>
      </w:pPr>
      <w:proofErr w:type="gramStart"/>
      <w:r w:rsidRPr="00214BEE">
        <w:rPr>
          <w:rFonts w:hint="eastAsia"/>
          <w:highlight w:val="yellow"/>
          <w:rPrChange w:id="487" w:author="王 浩仁" w:date="2021-06-07T15:58:00Z">
            <w:rPr>
              <w:rFonts w:hint="eastAsia"/>
            </w:rPr>
          </w:rPrChange>
        </w:rPr>
        <w:t>对于</w:t>
      </w:r>
      <w:commentRangeStart w:id="488"/>
      <w:r w:rsidRPr="00214BEE">
        <w:rPr>
          <w:rFonts w:hint="eastAsia"/>
          <w:highlight w:val="yellow"/>
          <w:rPrChange w:id="489" w:author="王 浩仁" w:date="2021-06-07T15:58:00Z">
            <w:rPr>
              <w:rFonts w:hint="eastAsia"/>
            </w:rPr>
          </w:rPrChange>
        </w:rPr>
        <w:t>类</w:t>
      </w:r>
      <w:proofErr w:type="gramEnd"/>
      <w:r w:rsidRPr="00214BEE">
        <w:rPr>
          <w:rFonts w:hint="eastAsia"/>
          <w:highlight w:val="yellow"/>
          <w:rPrChange w:id="490" w:author="王 浩仁" w:date="2021-06-07T15:58:00Z">
            <w:rPr>
              <w:rFonts w:hint="eastAsia"/>
            </w:rPr>
          </w:rPrChange>
        </w:rPr>
        <w:t>不平衡问题</w:t>
      </w:r>
      <w:commentRangeEnd w:id="488"/>
      <w:r w:rsidR="004F5110" w:rsidRPr="00214BEE">
        <w:rPr>
          <w:rStyle w:val="afffd"/>
          <w:highlight w:val="yellow"/>
          <w:rPrChange w:id="491" w:author="王 浩仁" w:date="2021-06-07T15:58:00Z">
            <w:rPr>
              <w:rStyle w:val="afffd"/>
            </w:rPr>
          </w:rPrChange>
        </w:rPr>
        <w:commentReference w:id="488"/>
      </w:r>
      <w:r w:rsidRPr="00214BEE">
        <w:rPr>
          <w:rFonts w:hint="eastAsia"/>
          <w:highlight w:val="yellow"/>
          <w:rPrChange w:id="492" w:author="王 浩仁" w:date="2021-06-07T15:58:00Z">
            <w:rPr>
              <w:rFonts w:hint="eastAsia"/>
            </w:rPr>
          </w:rPrChange>
        </w:rPr>
        <w:t>的处理，</w:t>
      </w:r>
      <w:ins w:id="493" w:author="yang huiwen" w:date="2021-05-10T08:00:00Z">
        <w:r w:rsidR="00762D09" w:rsidRPr="00214BEE">
          <w:rPr>
            <w:rFonts w:hint="eastAsia"/>
            <w:highlight w:val="yellow"/>
            <w:rPrChange w:id="494" w:author="王 浩仁" w:date="2021-06-07T15:58:00Z">
              <w:rPr>
                <w:rFonts w:hint="eastAsia"/>
              </w:rPr>
            </w:rPrChange>
          </w:rPr>
          <w:t>实验中</w:t>
        </w:r>
      </w:ins>
      <w:del w:id="495" w:author="yang huiwen" w:date="2021-05-10T08:00:00Z">
        <w:r w:rsidRPr="00214BEE" w:rsidDel="00762D09">
          <w:rPr>
            <w:rFonts w:hint="eastAsia"/>
            <w:highlight w:val="yellow"/>
            <w:rPrChange w:id="496" w:author="王 浩仁" w:date="2021-06-07T15:58:00Z">
              <w:rPr>
                <w:rFonts w:hint="eastAsia"/>
              </w:rPr>
            </w:rPrChange>
          </w:rPr>
          <w:delText>本</w:delText>
        </w:r>
      </w:del>
      <w:del w:id="497" w:author="yang huiwen" w:date="2021-05-10T07:59:00Z">
        <w:r w:rsidRPr="00214BEE" w:rsidDel="00423ADF">
          <w:rPr>
            <w:rFonts w:hint="eastAsia"/>
            <w:highlight w:val="yellow"/>
            <w:rPrChange w:id="498" w:author="王 浩仁" w:date="2021-06-07T15:58:00Z">
              <w:rPr>
                <w:rFonts w:hint="eastAsia"/>
              </w:rPr>
            </w:rPrChange>
          </w:rPr>
          <w:delText>文</w:delText>
        </w:r>
      </w:del>
      <w:r w:rsidRPr="00214BEE">
        <w:rPr>
          <w:rFonts w:hint="eastAsia"/>
          <w:highlight w:val="yellow"/>
          <w:rPrChange w:id="499" w:author="王 浩仁" w:date="2021-06-07T15:58:00Z">
            <w:rPr>
              <w:rFonts w:hint="eastAsia"/>
            </w:rPr>
          </w:rPrChange>
        </w:rPr>
        <w:t>参考文献</w:t>
      </w:r>
      <w:r w:rsidRPr="00214BEE">
        <w:rPr>
          <w:highlight w:val="yellow"/>
          <w:rPrChange w:id="500" w:author="王 浩仁" w:date="2021-06-07T15:58:00Z">
            <w:rPr/>
          </w:rPrChange>
        </w:rPr>
        <w:fldChar w:fldCharType="begin"/>
      </w:r>
      <w:r w:rsidRPr="00214BEE">
        <w:rPr>
          <w:highlight w:val="yellow"/>
          <w:rPrChange w:id="501" w:author="王 浩仁" w:date="2021-06-07T15:58:00Z">
            <w:rPr/>
          </w:rPrChange>
        </w:rPr>
        <w:instrText xml:space="preserve"> REF _Ref58920063 \r \h  \* MERGEFORMAT </w:instrText>
      </w:r>
      <w:r w:rsidRPr="00214BEE">
        <w:rPr>
          <w:highlight w:val="yellow"/>
          <w:rPrChange w:id="502" w:author="王 浩仁" w:date="2021-06-07T15:58:00Z">
            <w:rPr>
              <w:highlight w:val="yellow"/>
            </w:rPr>
          </w:rPrChange>
        </w:rPr>
      </w:r>
      <w:r w:rsidRPr="00214BEE">
        <w:rPr>
          <w:highlight w:val="yellow"/>
          <w:rPrChange w:id="503" w:author="王 浩仁" w:date="2021-06-07T15:58:00Z">
            <w:rPr/>
          </w:rPrChange>
        </w:rPr>
        <w:fldChar w:fldCharType="separate"/>
      </w:r>
      <w:r w:rsidR="00080075" w:rsidRPr="00214BEE">
        <w:rPr>
          <w:highlight w:val="yellow"/>
          <w:rPrChange w:id="504" w:author="王 浩仁" w:date="2021-06-07T15:58:00Z">
            <w:rPr/>
          </w:rPrChange>
        </w:rPr>
        <w:t xml:space="preserve">[21]  </w:t>
      </w:r>
      <w:r w:rsidRPr="00214BEE">
        <w:rPr>
          <w:highlight w:val="yellow"/>
          <w:rPrChange w:id="505" w:author="王 浩仁" w:date="2021-06-07T15:58:00Z">
            <w:rPr/>
          </w:rPrChange>
        </w:rPr>
        <w:fldChar w:fldCharType="end"/>
      </w:r>
      <w:r w:rsidRPr="00214BEE">
        <w:rPr>
          <w:rFonts w:hint="eastAsia"/>
          <w:highlight w:val="yellow"/>
          <w:rPrChange w:id="506" w:author="王 浩仁" w:date="2021-06-07T15:58:00Z">
            <w:rPr>
              <w:rFonts w:hint="eastAsia"/>
            </w:rPr>
          </w:rPrChange>
        </w:rPr>
        <w:t>的方法，在划分训练集和测试集时采用按</w:t>
      </w:r>
      <w:r w:rsidRPr="00214BEE">
        <w:rPr>
          <w:highlight w:val="yellow"/>
          <w:rPrChange w:id="507" w:author="王 浩仁" w:date="2021-06-07T15:58:00Z">
            <w:rPr/>
          </w:rPrChange>
        </w:rPr>
        <w:t>PDM</w:t>
      </w:r>
      <w:r w:rsidRPr="00214BEE">
        <w:rPr>
          <w:rFonts w:hint="eastAsia"/>
          <w:highlight w:val="yellow"/>
          <w:rPrChange w:id="508" w:author="王 浩仁" w:date="2021-06-07T15:58:00Z">
            <w:rPr>
              <w:rFonts w:hint="eastAsia"/>
            </w:rPr>
          </w:rPrChange>
        </w:rPr>
        <w:t>进行分层切割，即训练集和测试集的</w:t>
      </w:r>
      <w:r w:rsidRPr="00214BEE">
        <w:rPr>
          <w:highlight w:val="yellow"/>
          <w:rPrChange w:id="509" w:author="王 浩仁" w:date="2021-06-07T15:58:00Z">
            <w:rPr/>
          </w:rPrChange>
        </w:rPr>
        <w:t>PDM</w:t>
      </w:r>
      <w:r w:rsidRPr="00214BEE">
        <w:rPr>
          <w:rFonts w:hint="eastAsia"/>
          <w:highlight w:val="yellow"/>
          <w:rPrChange w:id="510" w:author="王 浩仁" w:date="2021-06-07T15:58:00Z">
            <w:rPr>
              <w:rFonts w:hint="eastAsia"/>
            </w:rPr>
          </w:rPrChange>
        </w:rPr>
        <w:t>相同。</w:t>
      </w:r>
    </w:p>
    <w:p w14:paraId="61B9E5FB" w14:textId="7C29055C" w:rsidR="00197958" w:rsidRPr="00197958" w:rsidRDefault="00C33F2B" w:rsidP="00197958">
      <w:pPr>
        <w:pStyle w:val="a3"/>
        <w:ind w:firstLine="372"/>
      </w:pPr>
      <w:ins w:id="511" w:author="yang huiwen" w:date="2021-05-13T20:11:00Z">
        <w:r w:rsidRPr="00214BEE">
          <w:rPr>
            <w:rFonts w:hint="eastAsia"/>
            <w:highlight w:val="yellow"/>
            <w:rPrChange w:id="512" w:author="王 浩仁" w:date="2021-06-07T15:58:00Z">
              <w:rPr>
                <w:rFonts w:hint="eastAsia"/>
              </w:rPr>
            </w:rPrChange>
          </w:rPr>
          <w:t>（开头）</w:t>
        </w:r>
      </w:ins>
      <w:del w:id="513" w:author="yang huiwen" w:date="2021-05-10T08:00:00Z">
        <w:r w:rsidR="00197958" w:rsidRPr="00214BEE" w:rsidDel="00762D09">
          <w:rPr>
            <w:rFonts w:hint="eastAsia"/>
            <w:highlight w:val="yellow"/>
            <w:rPrChange w:id="514" w:author="王 浩仁" w:date="2021-06-07T15:58:00Z">
              <w:rPr>
                <w:rFonts w:hint="eastAsia"/>
              </w:rPr>
            </w:rPrChange>
          </w:rPr>
          <w:delText>本文中的</w:delText>
        </w:r>
      </w:del>
      <w:r w:rsidR="00197958" w:rsidRPr="00214BEE">
        <w:rPr>
          <w:rFonts w:hint="eastAsia"/>
          <w:highlight w:val="yellow"/>
          <w:rPrChange w:id="515" w:author="王 浩仁" w:date="2021-06-07T15:58:00Z">
            <w:rPr>
              <w:rFonts w:hint="eastAsia"/>
            </w:rPr>
          </w:rPrChange>
        </w:rPr>
        <w:t>所有实验</w:t>
      </w:r>
      <w:r w:rsidR="006C3966" w:rsidRPr="00214BEE">
        <w:rPr>
          <w:rFonts w:hint="eastAsia"/>
          <w:highlight w:val="yellow"/>
          <w:rPrChange w:id="516" w:author="王 浩仁" w:date="2021-06-07T15:58:00Z">
            <w:rPr>
              <w:rFonts w:hint="eastAsia"/>
            </w:rPr>
          </w:rPrChange>
        </w:rPr>
        <w:t>均运行在</w:t>
      </w:r>
      <w:r w:rsidR="00197958" w:rsidRPr="00214BEE">
        <w:rPr>
          <w:highlight w:val="yellow"/>
          <w:rPrChange w:id="517" w:author="王 浩仁" w:date="2021-06-07T15:58:00Z">
            <w:rPr/>
          </w:rPrChange>
        </w:rPr>
        <w:t>CPU</w:t>
      </w:r>
      <w:r w:rsidR="00197958" w:rsidRPr="00214BEE">
        <w:rPr>
          <w:rFonts w:hint="eastAsia"/>
          <w:highlight w:val="yellow"/>
          <w:rPrChange w:id="518" w:author="王 浩仁" w:date="2021-06-07T15:58:00Z">
            <w:rPr>
              <w:rFonts w:hint="eastAsia"/>
            </w:rPr>
          </w:rPrChange>
        </w:rPr>
        <w:t>为</w:t>
      </w:r>
      <w:r w:rsidR="00197958" w:rsidRPr="00214BEE">
        <w:rPr>
          <w:highlight w:val="yellow"/>
          <w:rPrChange w:id="519" w:author="王 浩仁" w:date="2021-06-07T15:58:00Z">
            <w:rPr/>
          </w:rPrChange>
        </w:rPr>
        <w:t>i7-6700H</w:t>
      </w:r>
      <w:r w:rsidR="00197958" w:rsidRPr="00214BEE">
        <w:rPr>
          <w:rFonts w:hint="eastAsia"/>
          <w:highlight w:val="yellow"/>
          <w:rPrChange w:id="520" w:author="王 浩仁" w:date="2021-06-07T15:58:00Z">
            <w:rPr>
              <w:rFonts w:hint="eastAsia"/>
            </w:rPr>
          </w:rPrChange>
        </w:rPr>
        <w:t>，内存为</w:t>
      </w:r>
      <w:r w:rsidR="00197958" w:rsidRPr="00214BEE">
        <w:rPr>
          <w:highlight w:val="yellow"/>
          <w:rPrChange w:id="521" w:author="王 浩仁" w:date="2021-06-07T15:58:00Z">
            <w:rPr/>
          </w:rPrChange>
        </w:rPr>
        <w:t>8GB</w:t>
      </w:r>
      <w:r w:rsidR="00197958" w:rsidRPr="00214BEE">
        <w:rPr>
          <w:rFonts w:hint="eastAsia"/>
          <w:highlight w:val="yellow"/>
          <w:rPrChange w:id="522" w:author="王 浩仁" w:date="2021-06-07T15:58:00Z">
            <w:rPr>
              <w:rFonts w:hint="eastAsia"/>
            </w:rPr>
          </w:rPrChange>
        </w:rPr>
        <w:t>的</w:t>
      </w:r>
      <w:r w:rsidR="00197958" w:rsidRPr="00214BEE">
        <w:rPr>
          <w:highlight w:val="yellow"/>
          <w:rPrChange w:id="523" w:author="王 浩仁" w:date="2021-06-07T15:58:00Z">
            <w:rPr/>
          </w:rPrChange>
        </w:rPr>
        <w:t>64</w:t>
      </w:r>
      <w:r w:rsidR="00197958" w:rsidRPr="00214BEE">
        <w:rPr>
          <w:rFonts w:hint="eastAsia"/>
          <w:highlight w:val="yellow"/>
          <w:rPrChange w:id="524" w:author="王 浩仁" w:date="2021-06-07T15:58:00Z">
            <w:rPr>
              <w:rFonts w:hint="eastAsia"/>
            </w:rPr>
          </w:rPrChange>
        </w:rPr>
        <w:t>位</w:t>
      </w:r>
      <w:r w:rsidR="00197958" w:rsidRPr="00214BEE">
        <w:rPr>
          <w:highlight w:val="yellow"/>
          <w:rPrChange w:id="525" w:author="王 浩仁" w:date="2021-06-07T15:58:00Z">
            <w:rPr/>
          </w:rPrChange>
        </w:rPr>
        <w:t>Windows 10</w:t>
      </w:r>
      <w:r w:rsidR="00197958" w:rsidRPr="00214BEE">
        <w:rPr>
          <w:rFonts w:hint="eastAsia"/>
          <w:highlight w:val="yellow"/>
          <w:rPrChange w:id="526" w:author="王 浩仁" w:date="2021-06-07T15:58:00Z">
            <w:rPr>
              <w:rFonts w:hint="eastAsia"/>
            </w:rPr>
          </w:rPrChange>
        </w:rPr>
        <w:t>操作系统的计算机上。开发和运行环境为</w:t>
      </w:r>
      <w:r w:rsidR="00197958" w:rsidRPr="00214BEE">
        <w:rPr>
          <w:highlight w:val="yellow"/>
          <w:rPrChange w:id="527" w:author="王 浩仁" w:date="2021-06-07T15:58:00Z">
            <w:rPr/>
          </w:rPrChange>
        </w:rPr>
        <w:t>Python 3.8</w:t>
      </w:r>
      <w:r w:rsidR="00197958" w:rsidRPr="00214BEE">
        <w:rPr>
          <w:rFonts w:hint="eastAsia"/>
          <w:highlight w:val="yellow"/>
          <w:rPrChange w:id="528" w:author="王 浩仁" w:date="2021-06-07T15:58:00Z">
            <w:rPr>
              <w:rFonts w:hint="eastAsia"/>
            </w:rPr>
          </w:rPrChange>
        </w:rPr>
        <w:t>，模型的实现使用</w:t>
      </w:r>
      <w:r w:rsidR="00197958" w:rsidRPr="00214BEE">
        <w:rPr>
          <w:highlight w:val="yellow"/>
          <w:rPrChange w:id="529" w:author="王 浩仁" w:date="2021-06-07T15:58:00Z">
            <w:rPr/>
          </w:rPrChange>
        </w:rPr>
        <w:t>python</w:t>
      </w:r>
      <w:r w:rsidR="00197958" w:rsidRPr="00214BEE">
        <w:rPr>
          <w:rFonts w:hint="eastAsia"/>
          <w:highlight w:val="yellow"/>
          <w:rPrChange w:id="530" w:author="王 浩仁" w:date="2021-06-07T15:58:00Z">
            <w:rPr>
              <w:rFonts w:hint="eastAsia"/>
            </w:rPr>
          </w:rPrChange>
        </w:rPr>
        <w:t>开源机器学习库</w:t>
      </w:r>
      <w:r w:rsidR="00197958" w:rsidRPr="00214BEE">
        <w:rPr>
          <w:highlight w:val="yellow"/>
          <w:rPrChange w:id="531" w:author="王 浩仁" w:date="2021-06-07T15:58:00Z">
            <w:rPr/>
          </w:rPrChange>
        </w:rPr>
        <w:t>scikit-learn</w:t>
      </w:r>
      <w:r w:rsidR="00197958" w:rsidRPr="00214BEE">
        <w:rPr>
          <w:highlight w:val="yellow"/>
          <w:vertAlign w:val="superscript"/>
          <w:rPrChange w:id="532" w:author="王 浩仁" w:date="2021-06-07T15:58:00Z">
            <w:rPr>
              <w:vertAlign w:val="superscript"/>
            </w:rPr>
          </w:rPrChange>
        </w:rPr>
        <w:footnoteReference w:id="8"/>
      </w:r>
      <w:r w:rsidR="00197958" w:rsidRPr="00214BEE">
        <w:rPr>
          <w:rFonts w:hint="eastAsia"/>
          <w:highlight w:val="yellow"/>
          <w:rPrChange w:id="533" w:author="王 浩仁" w:date="2021-06-07T15:58:00Z">
            <w:rPr>
              <w:rFonts w:hint="eastAsia"/>
            </w:rPr>
          </w:rPrChange>
        </w:rPr>
        <w:t>，</w:t>
      </w:r>
      <w:r w:rsidR="004A751F" w:rsidRPr="00214BEE">
        <w:rPr>
          <w:rFonts w:hint="eastAsia"/>
          <w:highlight w:val="yellow"/>
          <w:rPrChange w:id="534" w:author="王 浩仁" w:date="2021-06-07T15:58:00Z">
            <w:rPr>
              <w:rFonts w:hint="eastAsia"/>
            </w:rPr>
          </w:rPrChange>
        </w:rPr>
        <w:t>过采样方法</w:t>
      </w:r>
      <w:r w:rsidR="00197958" w:rsidRPr="00214BEE">
        <w:rPr>
          <w:rFonts w:hint="eastAsia"/>
          <w:highlight w:val="yellow"/>
          <w:rPrChange w:id="535" w:author="王 浩仁" w:date="2021-06-07T15:58:00Z">
            <w:rPr>
              <w:rFonts w:hint="eastAsia"/>
            </w:rPr>
          </w:rPrChange>
        </w:rPr>
        <w:t>的实现使用</w:t>
      </w:r>
      <w:r w:rsidR="00197958" w:rsidRPr="00214BEE">
        <w:rPr>
          <w:highlight w:val="yellow"/>
          <w:rPrChange w:id="536" w:author="王 浩仁" w:date="2021-06-07T15:58:00Z">
            <w:rPr/>
          </w:rPrChange>
        </w:rPr>
        <w:t>python</w:t>
      </w:r>
      <w:r w:rsidR="00197958" w:rsidRPr="00214BEE">
        <w:rPr>
          <w:rFonts w:hint="eastAsia"/>
          <w:highlight w:val="yellow"/>
          <w:rPrChange w:id="537" w:author="王 浩仁" w:date="2021-06-07T15:58:00Z">
            <w:rPr>
              <w:rFonts w:hint="eastAsia"/>
            </w:rPr>
          </w:rPrChange>
        </w:rPr>
        <w:t>第三方库</w:t>
      </w:r>
      <w:r w:rsidR="00197958" w:rsidRPr="00214BEE">
        <w:rPr>
          <w:highlight w:val="yellow"/>
          <w:rPrChange w:id="538" w:author="王 浩仁" w:date="2021-06-07T15:58:00Z">
            <w:rPr/>
          </w:rPrChange>
        </w:rPr>
        <w:t>imbalanced-learn</w:t>
      </w:r>
      <w:r w:rsidR="00197958" w:rsidRPr="00214BEE">
        <w:rPr>
          <w:highlight w:val="yellow"/>
          <w:vertAlign w:val="superscript"/>
          <w:rPrChange w:id="539" w:author="王 浩仁" w:date="2021-06-07T15:58:00Z">
            <w:rPr>
              <w:vertAlign w:val="superscript"/>
            </w:rPr>
          </w:rPrChange>
        </w:rPr>
        <w:footnoteReference w:id="9"/>
      </w:r>
      <w:r w:rsidR="00197958" w:rsidRPr="00214BEE">
        <w:rPr>
          <w:rFonts w:hint="eastAsia"/>
          <w:highlight w:val="yellow"/>
          <w:rPrChange w:id="540" w:author="王 浩仁" w:date="2021-06-07T15:58:00Z">
            <w:rPr>
              <w:rFonts w:hint="eastAsia"/>
            </w:rPr>
          </w:rPrChange>
        </w:rPr>
        <w:t>，模型和</w:t>
      </w:r>
      <w:r w:rsidR="004A751F" w:rsidRPr="00214BEE">
        <w:rPr>
          <w:rFonts w:hint="eastAsia"/>
          <w:highlight w:val="yellow"/>
          <w:rPrChange w:id="541" w:author="王 浩仁" w:date="2021-06-07T15:58:00Z">
            <w:rPr>
              <w:rFonts w:hint="eastAsia"/>
            </w:rPr>
          </w:rPrChange>
        </w:rPr>
        <w:t>过采样方法</w:t>
      </w:r>
      <w:r w:rsidR="00197958" w:rsidRPr="00214BEE">
        <w:rPr>
          <w:rFonts w:hint="eastAsia"/>
          <w:highlight w:val="yellow"/>
          <w:rPrChange w:id="542" w:author="王 浩仁" w:date="2021-06-07T15:58:00Z">
            <w:rPr>
              <w:rFonts w:hint="eastAsia"/>
            </w:rPr>
          </w:rPrChange>
        </w:rPr>
        <w:t>的超参数均为缺省值。</w:t>
      </w:r>
    </w:p>
    <w:p w14:paraId="453DE460" w14:textId="77777777" w:rsidR="00965A16" w:rsidRPr="00C44A67" w:rsidRDefault="00965A16" w:rsidP="00965A16">
      <w:pPr>
        <w:pStyle w:val="a3"/>
        <w:ind w:firstLine="372"/>
      </w:pPr>
    </w:p>
    <w:p w14:paraId="02B8B1D5" w14:textId="79DE1713" w:rsidR="006544C2" w:rsidRDefault="006544C2" w:rsidP="006544C2">
      <w:pPr>
        <w:pStyle w:val="21"/>
        <w:spacing w:before="71" w:after="71"/>
      </w:pPr>
      <w:r>
        <w:rPr>
          <w:rFonts w:hint="eastAsia"/>
        </w:rPr>
        <w:t>实验结果与分析</w:t>
      </w:r>
    </w:p>
    <w:p w14:paraId="24A7166D" w14:textId="43213F84" w:rsidR="00221B47" w:rsidRPr="00204B6C" w:rsidRDefault="00221B47" w:rsidP="00FA7EF4">
      <w:pPr>
        <w:pStyle w:val="31"/>
        <w:rPr>
          <w:highlight w:val="yellow"/>
          <w:rPrChange w:id="543" w:author="王 浩仁" w:date="2021-06-15T21:32:00Z">
            <w:rPr/>
          </w:rPrChange>
        </w:rPr>
      </w:pPr>
      <w:r w:rsidRPr="00204B6C">
        <w:rPr>
          <w:rFonts w:hint="eastAsia"/>
          <w:highlight w:val="yellow"/>
          <w:rPrChange w:id="544" w:author="王 浩仁" w:date="2021-06-15T21:32:00Z">
            <w:rPr>
              <w:rFonts w:hint="eastAsia"/>
            </w:rPr>
          </w:rPrChange>
        </w:rPr>
        <w:t>针对</w:t>
      </w:r>
      <w:r w:rsidRPr="00204B6C">
        <w:rPr>
          <w:rFonts w:hint="eastAsia"/>
          <w:highlight w:val="yellow"/>
          <w:rPrChange w:id="545" w:author="王 浩仁" w:date="2021-06-15T21:32:00Z">
            <w:rPr>
              <w:rFonts w:hint="eastAsia"/>
            </w:rPr>
          </w:rPrChange>
        </w:rPr>
        <w:t>RQ</w:t>
      </w:r>
      <w:r w:rsidRPr="00204B6C">
        <w:rPr>
          <w:highlight w:val="yellow"/>
          <w:rPrChange w:id="546" w:author="王 浩仁" w:date="2021-06-15T21:32:00Z">
            <w:rPr/>
          </w:rPrChange>
        </w:rPr>
        <w:t>1</w:t>
      </w:r>
      <w:r w:rsidRPr="00204B6C">
        <w:rPr>
          <w:rFonts w:hint="eastAsia"/>
          <w:highlight w:val="yellow"/>
          <w:rPrChange w:id="547" w:author="王 浩仁" w:date="2021-06-15T21:32:00Z">
            <w:rPr>
              <w:rFonts w:hint="eastAsia"/>
            </w:rPr>
          </w:rPrChange>
        </w:rPr>
        <w:t>的结果分析</w:t>
      </w:r>
    </w:p>
    <w:p w14:paraId="71627F09" w14:textId="4F79B6AB" w:rsidR="004075D1" w:rsidRPr="00204B6C" w:rsidRDefault="004075D1" w:rsidP="004075D1">
      <w:pPr>
        <w:pStyle w:val="a3"/>
        <w:ind w:firstLine="372"/>
        <w:rPr>
          <w:highlight w:val="yellow"/>
          <w:rPrChange w:id="548" w:author="王 浩仁" w:date="2021-06-15T21:32:00Z">
            <w:rPr/>
          </w:rPrChange>
        </w:rPr>
      </w:pPr>
      <w:r w:rsidRPr="00204B6C">
        <w:rPr>
          <w:highlight w:val="yellow"/>
          <w:rPrChange w:id="549" w:author="王 浩仁" w:date="2021-06-15T21:32:00Z">
            <w:rPr/>
          </w:rPrChange>
        </w:rPr>
        <w:t>为了研究在</w:t>
      </w:r>
      <w:r w:rsidRPr="00204B6C">
        <w:rPr>
          <w:highlight w:val="yellow"/>
          <w:rPrChange w:id="550" w:author="王 浩仁" w:date="2021-06-15T21:32:00Z">
            <w:rPr/>
          </w:rPrChange>
        </w:rPr>
        <w:t>Solidity</w:t>
      </w:r>
      <w:r w:rsidRPr="00204B6C">
        <w:rPr>
          <w:highlight w:val="yellow"/>
          <w:rPrChange w:id="551" w:author="王 浩仁" w:date="2021-06-15T21:32:00Z">
            <w:rPr/>
          </w:rPrChange>
        </w:rPr>
        <w:t>智能合约缺陷数量预测中，不同度量元集和不同模型之间的性能差异，</w:t>
      </w:r>
      <w:ins w:id="552" w:author="yang huiwen" w:date="2021-05-10T08:00:00Z">
        <w:r w:rsidR="00625BC6" w:rsidRPr="00204B6C">
          <w:rPr>
            <w:rFonts w:hint="eastAsia"/>
            <w:highlight w:val="yellow"/>
            <w:rPrChange w:id="553" w:author="王 浩仁" w:date="2021-06-15T21:32:00Z">
              <w:rPr>
                <w:rFonts w:hint="eastAsia"/>
              </w:rPr>
            </w:rPrChange>
          </w:rPr>
          <w:t>实验</w:t>
        </w:r>
      </w:ins>
      <w:del w:id="554" w:author="yang huiwen" w:date="2021-05-10T08:00:00Z">
        <w:r w:rsidRPr="00204B6C" w:rsidDel="00625BC6">
          <w:rPr>
            <w:highlight w:val="yellow"/>
            <w:rPrChange w:id="555" w:author="王 浩仁" w:date="2021-06-15T21:32:00Z">
              <w:rPr/>
            </w:rPrChange>
          </w:rPr>
          <w:delText>我们</w:delText>
        </w:r>
      </w:del>
      <w:r w:rsidRPr="00204B6C">
        <w:rPr>
          <w:highlight w:val="yellow"/>
          <w:rPrChange w:id="556" w:author="王 浩仁" w:date="2021-06-15T21:32:00Z">
            <w:rPr/>
          </w:rPrChange>
        </w:rPr>
        <w:t>将</w:t>
      </w:r>
      <w:del w:id="557" w:author="yang huiwen" w:date="2021-05-10T08:01:00Z">
        <w:r w:rsidRPr="00204B6C" w:rsidDel="000873AA">
          <w:rPr>
            <w:highlight w:val="yellow"/>
            <w:rPrChange w:id="558" w:author="王 浩仁" w:date="2021-06-15T21:32:00Z">
              <w:rPr/>
            </w:rPrChange>
          </w:rPr>
          <w:delText>由</w:delText>
        </w:r>
      </w:del>
      <w:r w:rsidRPr="00204B6C">
        <w:rPr>
          <w:highlight w:val="yellow"/>
          <w:rPrChange w:id="559" w:author="王 浩仁" w:date="2021-06-15T21:32:00Z">
            <w:rPr/>
          </w:rPrChange>
        </w:rPr>
        <w:t>3</w:t>
      </w:r>
      <w:r w:rsidRPr="00204B6C">
        <w:rPr>
          <w:highlight w:val="yellow"/>
          <w:rPrChange w:id="560" w:author="王 浩仁" w:date="2021-06-15T21:32:00Z">
            <w:rPr/>
          </w:rPrChange>
        </w:rPr>
        <w:t>种度量元集（即</w:t>
      </w:r>
      <w:r w:rsidRPr="00204B6C">
        <w:rPr>
          <w:highlight w:val="yellow"/>
          <w:rPrChange w:id="561" w:author="王 浩仁" w:date="2021-06-15T21:32:00Z">
            <w:rPr/>
          </w:rPrChange>
        </w:rPr>
        <w:t>COOP</w:t>
      </w:r>
      <w:r w:rsidRPr="00204B6C">
        <w:rPr>
          <w:highlight w:val="yellow"/>
          <w:rPrChange w:id="562" w:author="王 浩仁" w:date="2021-06-15T21:32:00Z">
            <w:rPr/>
          </w:rPrChange>
        </w:rPr>
        <w:t>、</w:t>
      </w:r>
      <w:r w:rsidRPr="00204B6C">
        <w:rPr>
          <w:highlight w:val="yellow"/>
          <w:rPrChange w:id="563" w:author="王 浩仁" w:date="2021-06-15T21:32:00Z">
            <w:rPr/>
          </w:rPrChange>
        </w:rPr>
        <w:t>SC-Sol</w:t>
      </w:r>
      <w:r w:rsidRPr="00204B6C">
        <w:rPr>
          <w:highlight w:val="yellow"/>
          <w:rPrChange w:id="564" w:author="王 浩仁" w:date="2021-06-15T21:32:00Z">
            <w:rPr/>
          </w:rPrChange>
        </w:rPr>
        <w:t>和</w:t>
      </w:r>
      <w:r w:rsidRPr="00204B6C">
        <w:rPr>
          <w:highlight w:val="yellow"/>
          <w:rPrChange w:id="565" w:author="王 浩仁" w:date="2021-06-15T21:32:00Z">
            <w:rPr/>
          </w:rPrChange>
        </w:rPr>
        <w:t>COOP-SC-Sol</w:t>
      </w:r>
      <w:r w:rsidRPr="00204B6C">
        <w:rPr>
          <w:highlight w:val="yellow"/>
          <w:rPrChange w:id="566" w:author="王 浩仁" w:date="2021-06-15T21:32:00Z">
            <w:rPr/>
          </w:rPrChange>
        </w:rPr>
        <w:t>）构成的缺陷数量预测数据集，分别应用</w:t>
      </w:r>
      <w:r w:rsidRPr="00204B6C">
        <w:rPr>
          <w:highlight w:val="yellow"/>
          <w:rPrChange w:id="567" w:author="王 浩仁" w:date="2021-06-15T21:32:00Z">
            <w:rPr/>
          </w:rPrChange>
        </w:rPr>
        <w:t>7</w:t>
      </w:r>
      <w:r w:rsidRPr="00204B6C">
        <w:rPr>
          <w:highlight w:val="yellow"/>
          <w:rPrChange w:id="568" w:author="王 浩仁" w:date="2021-06-15T21:32:00Z">
            <w:rPr/>
          </w:rPrChange>
        </w:rPr>
        <w:t>种回归模型进行</w:t>
      </w:r>
      <w:del w:id="569" w:author="yang huiwen" w:date="2021-05-10T08:01:00Z">
        <w:r w:rsidRPr="00204B6C" w:rsidDel="00126294">
          <w:rPr>
            <w:rFonts w:hint="eastAsia"/>
            <w:highlight w:val="yellow"/>
            <w:rPrChange w:id="570" w:author="王 浩仁" w:date="2021-06-15T21:32:00Z">
              <w:rPr>
                <w:rFonts w:hint="eastAsia"/>
              </w:rPr>
            </w:rPrChange>
          </w:rPr>
          <w:delText>实验</w:delText>
        </w:r>
      </w:del>
      <w:ins w:id="571" w:author="yang huiwen" w:date="2021-05-10T08:01:00Z">
        <w:r w:rsidR="00126294" w:rsidRPr="00204B6C">
          <w:rPr>
            <w:rFonts w:hint="eastAsia"/>
            <w:highlight w:val="yellow"/>
            <w:rPrChange w:id="572" w:author="王 浩仁" w:date="2021-06-15T21:32:00Z">
              <w:rPr>
                <w:rFonts w:hint="eastAsia"/>
              </w:rPr>
            </w:rPrChange>
          </w:rPr>
          <w:t>训练</w:t>
        </w:r>
      </w:ins>
      <w:r w:rsidRPr="00204B6C">
        <w:rPr>
          <w:rFonts w:hint="eastAsia"/>
          <w:highlight w:val="yellow"/>
          <w:rPrChange w:id="573" w:author="王 浩仁" w:date="2021-06-15T21:32:00Z">
            <w:rPr>
              <w:rFonts w:hint="eastAsia"/>
            </w:rPr>
          </w:rPrChange>
        </w:rPr>
        <w:t>，</w:t>
      </w:r>
      <w:r w:rsidRPr="00204B6C">
        <w:rPr>
          <w:highlight w:val="yellow"/>
          <w:rPrChange w:id="574" w:author="王 浩仁" w:date="2021-06-15T21:32:00Z">
            <w:rPr/>
          </w:rPrChange>
        </w:rPr>
        <w:t>最终得到</w:t>
      </w:r>
      <w:r w:rsidRPr="00204B6C">
        <w:rPr>
          <w:highlight w:val="yellow"/>
          <w:rPrChange w:id="575" w:author="王 浩仁" w:date="2021-06-15T21:32:00Z">
            <w:rPr/>
          </w:rPrChange>
        </w:rPr>
        <w:t>21</w:t>
      </w:r>
      <w:r w:rsidRPr="00204B6C">
        <w:rPr>
          <w:highlight w:val="yellow"/>
          <w:rPrChange w:id="576" w:author="王 浩仁" w:date="2021-06-15T21:32:00Z">
            <w:rPr/>
          </w:rPrChange>
        </w:rPr>
        <w:t>种不同的预测结果，</w:t>
      </w:r>
      <w:r w:rsidRPr="00204B6C">
        <w:rPr>
          <w:rFonts w:hint="eastAsia"/>
          <w:highlight w:val="yellow"/>
          <w:rPrChange w:id="577" w:author="王 浩仁" w:date="2021-06-15T21:32:00Z">
            <w:rPr>
              <w:rFonts w:hint="eastAsia"/>
            </w:rPr>
          </w:rPrChange>
        </w:rPr>
        <w:t>并</w:t>
      </w:r>
      <w:r w:rsidRPr="00204B6C">
        <w:rPr>
          <w:highlight w:val="yellow"/>
          <w:rPrChange w:id="578" w:author="王 浩仁" w:date="2021-06-15T21:32:00Z">
            <w:rPr/>
          </w:rPrChange>
        </w:rPr>
        <w:t>使用</w:t>
      </w:r>
      <w:r w:rsidRPr="00204B6C">
        <w:rPr>
          <w:highlight w:val="yellow"/>
          <w:rPrChange w:id="579" w:author="王 浩仁" w:date="2021-06-15T21:32:00Z">
            <w:rPr/>
          </w:rPrChange>
        </w:rPr>
        <w:t>MAE</w:t>
      </w:r>
      <w:r w:rsidRPr="00204B6C">
        <w:rPr>
          <w:highlight w:val="yellow"/>
          <w:rPrChange w:id="580" w:author="王 浩仁" w:date="2021-06-15T21:32:00Z">
            <w:rPr/>
          </w:rPrChange>
        </w:rPr>
        <w:t>和</w:t>
      </w:r>
      <w:r w:rsidRPr="00204B6C">
        <w:rPr>
          <w:highlight w:val="yellow"/>
          <w:rPrChange w:id="581" w:author="王 浩仁" w:date="2021-06-15T21:32:00Z">
            <w:rPr/>
          </w:rPrChange>
        </w:rPr>
        <w:t>FPA</w:t>
      </w:r>
      <w:r w:rsidRPr="00204B6C">
        <w:rPr>
          <w:highlight w:val="yellow"/>
          <w:rPrChange w:id="582" w:author="王 浩仁" w:date="2021-06-15T21:32:00Z">
            <w:rPr/>
          </w:rPrChange>
        </w:rPr>
        <w:t>两种指标进行度量。实验的结果如</w:t>
      </w:r>
      <w:r w:rsidRPr="00204B6C">
        <w:rPr>
          <w:highlight w:val="yellow"/>
          <w:rPrChange w:id="583" w:author="王 浩仁" w:date="2021-06-15T21:32:00Z">
            <w:rPr/>
          </w:rPrChange>
        </w:rPr>
        <w:fldChar w:fldCharType="begin"/>
      </w:r>
      <w:r w:rsidRPr="00204B6C">
        <w:rPr>
          <w:highlight w:val="yellow"/>
          <w:rPrChange w:id="584" w:author="王 浩仁" w:date="2021-06-15T21:32:00Z">
            <w:rPr/>
          </w:rPrChange>
        </w:rPr>
        <w:instrText xml:space="preserve"> REF _Ref59091735 \h  \* MERGEFORMAT </w:instrText>
      </w:r>
      <w:r w:rsidRPr="00204B6C">
        <w:rPr>
          <w:highlight w:val="yellow"/>
          <w:rPrChange w:id="585" w:author="王 浩仁" w:date="2021-06-15T21:32:00Z">
            <w:rPr/>
          </w:rPrChange>
        </w:rPr>
      </w:r>
      <w:r w:rsidRPr="00204B6C">
        <w:rPr>
          <w:highlight w:val="yellow"/>
          <w:rPrChange w:id="586" w:author="王 浩仁" w:date="2021-06-15T21:32:00Z">
            <w:rPr/>
          </w:rPrChange>
        </w:rPr>
        <w:fldChar w:fldCharType="separate"/>
      </w:r>
      <w:r w:rsidRPr="00204B6C">
        <w:rPr>
          <w:highlight w:val="yellow"/>
          <w:rPrChange w:id="587" w:author="王 浩仁" w:date="2021-06-15T21:32:00Z">
            <w:rPr/>
          </w:rPrChange>
        </w:rPr>
        <w:t>图</w:t>
      </w:r>
      <w:r w:rsidRPr="00204B6C">
        <w:rPr>
          <w:highlight w:val="yellow"/>
          <w:rPrChange w:id="588" w:author="王 浩仁" w:date="2021-06-15T21:32:00Z">
            <w:rPr/>
          </w:rPrChange>
        </w:rPr>
        <w:t>3</w:t>
      </w:r>
      <w:r w:rsidRPr="00204B6C">
        <w:rPr>
          <w:highlight w:val="yellow"/>
          <w:rPrChange w:id="589" w:author="王 浩仁" w:date="2021-06-15T21:32:00Z">
            <w:rPr/>
          </w:rPrChange>
        </w:rPr>
        <w:fldChar w:fldCharType="end"/>
      </w:r>
      <w:r w:rsidRPr="00204B6C">
        <w:rPr>
          <w:highlight w:val="yellow"/>
          <w:rPrChange w:id="590" w:author="王 浩仁" w:date="2021-06-15T21:32:00Z">
            <w:rPr/>
          </w:rPrChange>
        </w:rPr>
        <w:t>、</w:t>
      </w:r>
      <w:r w:rsidRPr="00204B6C">
        <w:rPr>
          <w:highlight w:val="yellow"/>
          <w:rPrChange w:id="591" w:author="王 浩仁" w:date="2021-06-15T21:32:00Z">
            <w:rPr/>
          </w:rPrChange>
        </w:rPr>
        <w:fldChar w:fldCharType="begin"/>
      </w:r>
      <w:r w:rsidRPr="00204B6C">
        <w:rPr>
          <w:highlight w:val="yellow"/>
          <w:rPrChange w:id="592" w:author="王 浩仁" w:date="2021-06-15T21:32:00Z">
            <w:rPr/>
          </w:rPrChange>
        </w:rPr>
        <w:instrText xml:space="preserve"> REF _Ref59091695 \h  \* MERGEFORMAT </w:instrText>
      </w:r>
      <w:r w:rsidRPr="00204B6C">
        <w:rPr>
          <w:highlight w:val="yellow"/>
          <w:rPrChange w:id="593" w:author="王 浩仁" w:date="2021-06-15T21:32:00Z">
            <w:rPr/>
          </w:rPrChange>
        </w:rPr>
      </w:r>
      <w:r w:rsidRPr="00204B6C">
        <w:rPr>
          <w:highlight w:val="yellow"/>
          <w:rPrChange w:id="594" w:author="王 浩仁" w:date="2021-06-15T21:32:00Z">
            <w:rPr/>
          </w:rPrChange>
        </w:rPr>
        <w:fldChar w:fldCharType="separate"/>
      </w:r>
      <w:r w:rsidRPr="00204B6C">
        <w:rPr>
          <w:highlight w:val="yellow"/>
          <w:rPrChange w:id="595" w:author="王 浩仁" w:date="2021-06-15T21:32:00Z">
            <w:rPr/>
          </w:rPrChange>
        </w:rPr>
        <w:t>图</w:t>
      </w:r>
      <w:r w:rsidRPr="00204B6C">
        <w:rPr>
          <w:highlight w:val="yellow"/>
          <w:rPrChange w:id="596" w:author="王 浩仁" w:date="2021-06-15T21:32:00Z">
            <w:rPr/>
          </w:rPrChange>
        </w:rPr>
        <w:t>4</w:t>
      </w:r>
      <w:r w:rsidRPr="00204B6C">
        <w:rPr>
          <w:highlight w:val="yellow"/>
          <w:rPrChange w:id="597" w:author="王 浩仁" w:date="2021-06-15T21:32:00Z">
            <w:rPr/>
          </w:rPrChange>
        </w:rPr>
        <w:fldChar w:fldCharType="end"/>
      </w:r>
      <w:r w:rsidRPr="00204B6C">
        <w:rPr>
          <w:highlight w:val="yellow"/>
          <w:rPrChange w:id="598" w:author="王 浩仁" w:date="2021-06-15T21:32:00Z">
            <w:rPr/>
          </w:rPrChange>
        </w:rPr>
        <w:t>和</w:t>
      </w:r>
      <w:r w:rsidRPr="00204B6C">
        <w:rPr>
          <w:highlight w:val="yellow"/>
          <w:rPrChange w:id="599" w:author="王 浩仁" w:date="2021-06-15T21:32:00Z">
            <w:rPr/>
          </w:rPrChange>
        </w:rPr>
        <w:fldChar w:fldCharType="begin"/>
      </w:r>
      <w:r w:rsidRPr="00204B6C">
        <w:rPr>
          <w:highlight w:val="yellow"/>
          <w:rPrChange w:id="600" w:author="王 浩仁" w:date="2021-06-15T21:32:00Z">
            <w:rPr/>
          </w:rPrChange>
        </w:rPr>
        <w:instrText xml:space="preserve"> REF _Ref59091711 \h  \* MERGEFORMAT </w:instrText>
      </w:r>
      <w:r w:rsidRPr="00204B6C">
        <w:rPr>
          <w:highlight w:val="yellow"/>
          <w:rPrChange w:id="601" w:author="王 浩仁" w:date="2021-06-15T21:32:00Z">
            <w:rPr/>
          </w:rPrChange>
        </w:rPr>
      </w:r>
      <w:r w:rsidRPr="00204B6C">
        <w:rPr>
          <w:highlight w:val="yellow"/>
          <w:rPrChange w:id="602" w:author="王 浩仁" w:date="2021-06-15T21:32:00Z">
            <w:rPr/>
          </w:rPrChange>
        </w:rPr>
        <w:fldChar w:fldCharType="separate"/>
      </w:r>
      <w:r w:rsidRPr="00204B6C">
        <w:rPr>
          <w:highlight w:val="yellow"/>
          <w:rPrChange w:id="603" w:author="王 浩仁" w:date="2021-06-15T21:32:00Z">
            <w:rPr/>
          </w:rPrChange>
        </w:rPr>
        <w:t>表</w:t>
      </w:r>
      <w:r w:rsidRPr="00204B6C">
        <w:rPr>
          <w:highlight w:val="yellow"/>
          <w:rPrChange w:id="604" w:author="王 浩仁" w:date="2021-06-15T21:32:00Z">
            <w:rPr/>
          </w:rPrChange>
        </w:rPr>
        <w:t>5</w:t>
      </w:r>
      <w:r w:rsidRPr="00204B6C">
        <w:rPr>
          <w:highlight w:val="yellow"/>
          <w:rPrChange w:id="605" w:author="王 浩仁" w:date="2021-06-15T21:32:00Z">
            <w:rPr/>
          </w:rPrChange>
        </w:rPr>
        <w:fldChar w:fldCharType="end"/>
      </w:r>
      <w:r w:rsidRPr="00204B6C">
        <w:rPr>
          <w:highlight w:val="yellow"/>
          <w:rPrChange w:id="606" w:author="王 浩仁" w:date="2021-06-15T21:32:00Z">
            <w:rPr/>
          </w:rPrChange>
        </w:rPr>
        <w:t>所示。其中，</w:t>
      </w:r>
      <w:r w:rsidRPr="00204B6C">
        <w:rPr>
          <w:highlight w:val="yellow"/>
          <w:rPrChange w:id="607" w:author="王 浩仁" w:date="2021-06-15T21:32:00Z">
            <w:rPr/>
          </w:rPrChange>
        </w:rPr>
        <w:fldChar w:fldCharType="begin"/>
      </w:r>
      <w:r w:rsidRPr="00204B6C">
        <w:rPr>
          <w:highlight w:val="yellow"/>
          <w:rPrChange w:id="608" w:author="王 浩仁" w:date="2021-06-15T21:32:00Z">
            <w:rPr/>
          </w:rPrChange>
        </w:rPr>
        <w:instrText xml:space="preserve"> REF _Ref59091711 \h  \* MERGEFORMAT </w:instrText>
      </w:r>
      <w:r w:rsidRPr="00204B6C">
        <w:rPr>
          <w:highlight w:val="yellow"/>
          <w:rPrChange w:id="609" w:author="王 浩仁" w:date="2021-06-15T21:32:00Z">
            <w:rPr/>
          </w:rPrChange>
        </w:rPr>
      </w:r>
      <w:r w:rsidRPr="00204B6C">
        <w:rPr>
          <w:highlight w:val="yellow"/>
          <w:rPrChange w:id="610" w:author="王 浩仁" w:date="2021-06-15T21:32:00Z">
            <w:rPr/>
          </w:rPrChange>
        </w:rPr>
        <w:fldChar w:fldCharType="separate"/>
      </w:r>
      <w:r w:rsidRPr="00204B6C">
        <w:rPr>
          <w:highlight w:val="yellow"/>
          <w:rPrChange w:id="611" w:author="王 浩仁" w:date="2021-06-15T21:32:00Z">
            <w:rPr/>
          </w:rPrChange>
        </w:rPr>
        <w:t>表</w:t>
      </w:r>
      <w:r w:rsidRPr="00204B6C">
        <w:rPr>
          <w:highlight w:val="yellow"/>
          <w:rPrChange w:id="612" w:author="王 浩仁" w:date="2021-06-15T21:32:00Z">
            <w:rPr/>
          </w:rPrChange>
        </w:rPr>
        <w:t>5</w:t>
      </w:r>
      <w:r w:rsidRPr="00204B6C">
        <w:rPr>
          <w:highlight w:val="yellow"/>
          <w:rPrChange w:id="613" w:author="王 浩仁" w:date="2021-06-15T21:32:00Z">
            <w:rPr/>
          </w:rPrChange>
        </w:rPr>
        <w:fldChar w:fldCharType="end"/>
      </w:r>
      <w:r w:rsidRPr="00204B6C">
        <w:rPr>
          <w:highlight w:val="yellow"/>
          <w:rPrChange w:id="614" w:author="王 浩仁" w:date="2021-06-15T21:32:00Z">
            <w:rPr/>
          </w:rPrChange>
        </w:rPr>
        <w:t>中使用粗体标记</w:t>
      </w:r>
      <w:r w:rsidRPr="00204B6C">
        <w:rPr>
          <w:rFonts w:hint="eastAsia"/>
          <w:highlight w:val="yellow"/>
          <w:rPrChange w:id="615" w:author="王 浩仁" w:date="2021-06-15T21:32:00Z">
            <w:rPr>
              <w:rFonts w:hint="eastAsia"/>
            </w:rPr>
          </w:rPrChange>
        </w:rPr>
        <w:t>不同模型和不同</w:t>
      </w:r>
      <w:proofErr w:type="gramStart"/>
      <w:r w:rsidRPr="00204B6C">
        <w:rPr>
          <w:rFonts w:hint="eastAsia"/>
          <w:highlight w:val="yellow"/>
          <w:rPrChange w:id="616" w:author="王 浩仁" w:date="2021-06-15T21:32:00Z">
            <w:rPr>
              <w:rFonts w:hint="eastAsia"/>
            </w:rPr>
          </w:rPrChange>
        </w:rPr>
        <w:t>度量元</w:t>
      </w:r>
      <w:proofErr w:type="gramEnd"/>
      <w:r w:rsidRPr="00204B6C">
        <w:rPr>
          <w:rFonts w:hint="eastAsia"/>
          <w:highlight w:val="yellow"/>
          <w:rPrChange w:id="617" w:author="王 浩仁" w:date="2021-06-15T21:32:00Z">
            <w:rPr>
              <w:rFonts w:hint="eastAsia"/>
            </w:rPr>
          </w:rPrChange>
        </w:rPr>
        <w:t>集的</w:t>
      </w:r>
      <w:r w:rsidRPr="00204B6C">
        <w:rPr>
          <w:highlight w:val="yellow"/>
          <w:rPrChange w:id="618" w:author="王 浩仁" w:date="2021-06-15T21:32:00Z">
            <w:rPr/>
          </w:rPrChange>
        </w:rPr>
        <w:t>最优结果。</w:t>
      </w:r>
    </w:p>
    <w:p w14:paraId="6AB075CD" w14:textId="77777777" w:rsidR="004075D1" w:rsidRPr="00204B6C" w:rsidRDefault="004075D1" w:rsidP="004075D1">
      <w:pPr>
        <w:pStyle w:val="a3"/>
        <w:ind w:firstLine="372"/>
        <w:rPr>
          <w:highlight w:val="yellow"/>
          <w:rPrChange w:id="619" w:author="王 浩仁" w:date="2021-06-15T21:32:00Z">
            <w:rPr/>
          </w:rPrChange>
        </w:rPr>
      </w:pPr>
      <w:r w:rsidRPr="00204B6C">
        <w:rPr>
          <w:highlight w:val="yellow"/>
          <w:rPrChange w:id="620" w:author="王 浩仁" w:date="2021-06-15T21:32:00Z">
            <w:rPr/>
          </w:rPrChange>
        </w:rPr>
        <w:fldChar w:fldCharType="begin"/>
      </w:r>
      <w:r w:rsidRPr="00204B6C">
        <w:rPr>
          <w:highlight w:val="yellow"/>
          <w:rPrChange w:id="621" w:author="王 浩仁" w:date="2021-06-15T21:32:00Z">
            <w:rPr/>
          </w:rPrChange>
        </w:rPr>
        <w:instrText xml:space="preserve"> REF _Ref59091735 \h  \* MERGEFORMAT </w:instrText>
      </w:r>
      <w:r w:rsidRPr="00204B6C">
        <w:rPr>
          <w:highlight w:val="yellow"/>
          <w:rPrChange w:id="622" w:author="王 浩仁" w:date="2021-06-15T21:32:00Z">
            <w:rPr/>
          </w:rPrChange>
        </w:rPr>
      </w:r>
      <w:r w:rsidRPr="00204B6C">
        <w:rPr>
          <w:highlight w:val="yellow"/>
          <w:rPrChange w:id="623" w:author="王 浩仁" w:date="2021-06-15T21:32:00Z">
            <w:rPr/>
          </w:rPrChange>
        </w:rPr>
        <w:fldChar w:fldCharType="separate"/>
      </w:r>
      <w:r w:rsidRPr="00204B6C">
        <w:rPr>
          <w:highlight w:val="yellow"/>
          <w:rPrChange w:id="624" w:author="王 浩仁" w:date="2021-06-15T21:32:00Z">
            <w:rPr/>
          </w:rPrChange>
        </w:rPr>
        <w:t>图</w:t>
      </w:r>
      <w:r w:rsidRPr="00204B6C">
        <w:rPr>
          <w:highlight w:val="yellow"/>
          <w:rPrChange w:id="625" w:author="王 浩仁" w:date="2021-06-15T21:32:00Z">
            <w:rPr/>
          </w:rPrChange>
        </w:rPr>
        <w:t>3</w:t>
      </w:r>
      <w:r w:rsidRPr="00204B6C">
        <w:rPr>
          <w:highlight w:val="yellow"/>
          <w:rPrChange w:id="626" w:author="王 浩仁" w:date="2021-06-15T21:32:00Z">
            <w:rPr/>
          </w:rPrChange>
        </w:rPr>
        <w:fldChar w:fldCharType="end"/>
      </w:r>
      <w:r w:rsidRPr="00204B6C">
        <w:rPr>
          <w:highlight w:val="yellow"/>
          <w:rPrChange w:id="627" w:author="王 浩仁" w:date="2021-06-15T21:32:00Z">
            <w:rPr/>
          </w:rPrChange>
        </w:rPr>
        <w:t>是使用不同模型对</w:t>
      </w:r>
      <w:r w:rsidRPr="00204B6C">
        <w:rPr>
          <w:highlight w:val="yellow"/>
          <w:rPrChange w:id="628" w:author="王 浩仁" w:date="2021-06-15T21:32:00Z">
            <w:rPr/>
          </w:rPrChange>
        </w:rPr>
        <w:t>Solidity</w:t>
      </w:r>
      <w:r w:rsidRPr="00204B6C">
        <w:rPr>
          <w:highlight w:val="yellow"/>
          <w:rPrChange w:id="629" w:author="王 浩仁" w:date="2021-06-15T21:32:00Z">
            <w:rPr/>
          </w:rPrChange>
        </w:rPr>
        <w:t>智能合约缺陷数量预测情况使用</w:t>
      </w:r>
      <w:r w:rsidRPr="00204B6C">
        <w:rPr>
          <w:highlight w:val="yellow"/>
          <w:rPrChange w:id="630" w:author="王 浩仁" w:date="2021-06-15T21:32:00Z">
            <w:rPr/>
          </w:rPrChange>
        </w:rPr>
        <w:t>MAE</w:t>
      </w:r>
      <w:r w:rsidRPr="00204B6C">
        <w:rPr>
          <w:highlight w:val="yellow"/>
          <w:rPrChange w:id="631" w:author="王 浩仁" w:date="2021-06-15T21:32:00Z">
            <w:rPr/>
          </w:rPrChange>
        </w:rPr>
        <w:t>进行评估的结果。根据回归模型将箱图分为</w:t>
      </w:r>
      <w:r w:rsidRPr="00204B6C">
        <w:rPr>
          <w:highlight w:val="yellow"/>
          <w:rPrChange w:id="632" w:author="王 浩仁" w:date="2021-06-15T21:32:00Z">
            <w:rPr/>
          </w:rPrChange>
        </w:rPr>
        <w:t>7</w:t>
      </w:r>
      <w:r w:rsidRPr="00204B6C">
        <w:rPr>
          <w:highlight w:val="yellow"/>
          <w:rPrChange w:id="633" w:author="王 浩仁" w:date="2021-06-15T21:32:00Z">
            <w:rPr/>
          </w:rPrChange>
        </w:rPr>
        <w:t>组，每组内使用</w:t>
      </w:r>
      <w:r w:rsidRPr="00204B6C">
        <w:rPr>
          <w:highlight w:val="yellow"/>
          <w:rPrChange w:id="634" w:author="王 浩仁" w:date="2021-06-15T21:32:00Z">
            <w:rPr/>
          </w:rPrChange>
        </w:rPr>
        <w:t>3</w:t>
      </w:r>
      <w:r w:rsidRPr="00204B6C">
        <w:rPr>
          <w:highlight w:val="yellow"/>
          <w:rPrChange w:id="635" w:author="王 浩仁" w:date="2021-06-15T21:32:00Z">
            <w:rPr/>
          </w:rPrChange>
        </w:rPr>
        <w:t>种颜色代表</w:t>
      </w:r>
      <w:r w:rsidRPr="00204B6C">
        <w:rPr>
          <w:highlight w:val="yellow"/>
          <w:rPrChange w:id="636" w:author="王 浩仁" w:date="2021-06-15T21:32:00Z">
            <w:rPr/>
          </w:rPrChange>
        </w:rPr>
        <w:t>3</w:t>
      </w:r>
      <w:r w:rsidRPr="00204B6C">
        <w:rPr>
          <w:highlight w:val="yellow"/>
          <w:rPrChange w:id="637" w:author="王 浩仁" w:date="2021-06-15T21:32:00Z">
            <w:rPr/>
          </w:rPrChange>
        </w:rPr>
        <w:t>种度量元集，并按照</w:t>
      </w:r>
      <w:r w:rsidRPr="00204B6C">
        <w:rPr>
          <w:highlight w:val="yellow"/>
          <w:rPrChange w:id="638" w:author="王 浩仁" w:date="2021-06-15T21:32:00Z">
            <w:rPr/>
          </w:rPrChange>
        </w:rPr>
        <w:t>3</w:t>
      </w:r>
      <w:r w:rsidRPr="00204B6C">
        <w:rPr>
          <w:highlight w:val="yellow"/>
          <w:rPrChange w:id="639" w:author="王 浩仁" w:date="2021-06-15T21:32:00Z">
            <w:rPr/>
          </w:rPrChange>
        </w:rPr>
        <w:t>种度量元集的</w:t>
      </w:r>
      <w:r w:rsidRPr="00204B6C">
        <w:rPr>
          <w:highlight w:val="yellow"/>
          <w:rPrChange w:id="640" w:author="王 浩仁" w:date="2021-06-15T21:32:00Z">
            <w:rPr/>
          </w:rPrChange>
        </w:rPr>
        <w:t>MAE</w:t>
      </w:r>
      <w:r w:rsidRPr="00204B6C">
        <w:rPr>
          <w:highlight w:val="yellow"/>
          <w:rPrChange w:id="641" w:author="王 浩仁" w:date="2021-06-15T21:32:00Z">
            <w:rPr/>
          </w:rPrChange>
        </w:rPr>
        <w:t>平均值升序排列。</w:t>
      </w:r>
    </w:p>
    <w:p w14:paraId="0EA42B4B" w14:textId="0B52AC04" w:rsidR="004075D1" w:rsidRPr="00204B6C" w:rsidRDefault="004075D1" w:rsidP="004075D1">
      <w:pPr>
        <w:pStyle w:val="a3"/>
        <w:ind w:firstLine="372"/>
        <w:rPr>
          <w:highlight w:val="yellow"/>
          <w:rPrChange w:id="642" w:author="王 浩仁" w:date="2021-06-15T21:32:00Z">
            <w:rPr/>
          </w:rPrChange>
        </w:rPr>
      </w:pPr>
      <w:r w:rsidRPr="00204B6C">
        <w:rPr>
          <w:highlight w:val="yellow"/>
          <w:rPrChange w:id="643" w:author="王 浩仁" w:date="2021-06-15T21:32:00Z">
            <w:rPr/>
          </w:rPrChange>
        </w:rPr>
        <w:t>从</w:t>
      </w:r>
      <w:r w:rsidRPr="00204B6C">
        <w:rPr>
          <w:highlight w:val="yellow"/>
          <w:rPrChange w:id="644" w:author="王 浩仁" w:date="2021-06-15T21:32:00Z">
            <w:rPr/>
          </w:rPrChange>
        </w:rPr>
        <w:fldChar w:fldCharType="begin"/>
      </w:r>
      <w:r w:rsidRPr="00204B6C">
        <w:rPr>
          <w:highlight w:val="yellow"/>
          <w:rPrChange w:id="645" w:author="王 浩仁" w:date="2021-06-15T21:32:00Z">
            <w:rPr/>
          </w:rPrChange>
        </w:rPr>
        <w:instrText xml:space="preserve"> REF _Ref59091735 \h  \* MERGEFORMAT </w:instrText>
      </w:r>
      <w:r w:rsidRPr="00204B6C">
        <w:rPr>
          <w:highlight w:val="yellow"/>
          <w:rPrChange w:id="646" w:author="王 浩仁" w:date="2021-06-15T21:32:00Z">
            <w:rPr/>
          </w:rPrChange>
        </w:rPr>
      </w:r>
      <w:r w:rsidRPr="00204B6C">
        <w:rPr>
          <w:highlight w:val="yellow"/>
          <w:rPrChange w:id="647" w:author="王 浩仁" w:date="2021-06-15T21:32:00Z">
            <w:rPr/>
          </w:rPrChange>
        </w:rPr>
        <w:fldChar w:fldCharType="separate"/>
      </w:r>
      <w:r w:rsidRPr="00204B6C">
        <w:rPr>
          <w:highlight w:val="yellow"/>
          <w:rPrChange w:id="648" w:author="王 浩仁" w:date="2021-06-15T21:32:00Z">
            <w:rPr/>
          </w:rPrChange>
        </w:rPr>
        <w:t>图</w:t>
      </w:r>
      <w:r w:rsidRPr="00204B6C">
        <w:rPr>
          <w:highlight w:val="yellow"/>
          <w:rPrChange w:id="649" w:author="王 浩仁" w:date="2021-06-15T21:32:00Z">
            <w:rPr/>
          </w:rPrChange>
        </w:rPr>
        <w:t>3</w:t>
      </w:r>
      <w:r w:rsidRPr="00204B6C">
        <w:rPr>
          <w:highlight w:val="yellow"/>
          <w:rPrChange w:id="650" w:author="王 浩仁" w:date="2021-06-15T21:32:00Z">
            <w:rPr/>
          </w:rPrChange>
        </w:rPr>
        <w:fldChar w:fldCharType="end"/>
      </w:r>
      <w:r w:rsidRPr="00204B6C">
        <w:rPr>
          <w:highlight w:val="yellow"/>
          <w:rPrChange w:id="651" w:author="王 浩仁" w:date="2021-06-15T21:32:00Z">
            <w:rPr/>
          </w:rPrChange>
        </w:rPr>
        <w:t>中可以看出，</w:t>
      </w:r>
      <w:r w:rsidRPr="00204B6C">
        <w:rPr>
          <w:highlight w:val="yellow"/>
          <w:rPrChange w:id="652" w:author="王 浩仁" w:date="2021-06-15T21:32:00Z">
            <w:rPr/>
          </w:rPrChange>
        </w:rPr>
        <w:t>SVR</w:t>
      </w:r>
      <w:r w:rsidRPr="00204B6C">
        <w:rPr>
          <w:highlight w:val="yellow"/>
          <w:rPrChange w:id="653" w:author="王 浩仁" w:date="2021-06-15T21:32:00Z">
            <w:rPr/>
          </w:rPrChange>
        </w:rPr>
        <w:t>在</w:t>
      </w:r>
      <w:r w:rsidRPr="00204B6C">
        <w:rPr>
          <w:rFonts w:hint="eastAsia"/>
          <w:highlight w:val="yellow"/>
          <w:rPrChange w:id="654" w:author="王 浩仁" w:date="2021-06-15T21:32:00Z">
            <w:rPr>
              <w:rFonts w:hint="eastAsia"/>
            </w:rPr>
          </w:rPrChange>
        </w:rPr>
        <w:t>使用</w:t>
      </w:r>
      <w:r w:rsidRPr="00204B6C">
        <w:rPr>
          <w:highlight w:val="yellow"/>
          <w:rPrChange w:id="655" w:author="王 浩仁" w:date="2021-06-15T21:32:00Z">
            <w:rPr/>
          </w:rPrChange>
        </w:rPr>
        <w:t>3</w:t>
      </w:r>
      <w:r w:rsidRPr="00204B6C">
        <w:rPr>
          <w:highlight w:val="yellow"/>
          <w:rPrChange w:id="656" w:author="王 浩仁" w:date="2021-06-15T21:32:00Z">
            <w:rPr/>
          </w:rPrChange>
        </w:rPr>
        <w:t>种</w:t>
      </w:r>
      <w:proofErr w:type="gramStart"/>
      <w:r w:rsidRPr="00204B6C">
        <w:rPr>
          <w:highlight w:val="yellow"/>
          <w:rPrChange w:id="657" w:author="王 浩仁" w:date="2021-06-15T21:32:00Z">
            <w:rPr/>
          </w:rPrChange>
        </w:rPr>
        <w:t>度量元</w:t>
      </w:r>
      <w:proofErr w:type="gramEnd"/>
      <w:r w:rsidRPr="00204B6C">
        <w:rPr>
          <w:highlight w:val="yellow"/>
          <w:rPrChange w:id="658" w:author="王 浩仁" w:date="2021-06-15T21:32:00Z">
            <w:rPr/>
          </w:rPrChange>
        </w:rPr>
        <w:t>集</w:t>
      </w:r>
      <w:r w:rsidRPr="00204B6C">
        <w:rPr>
          <w:rFonts w:hint="eastAsia"/>
          <w:highlight w:val="yellow"/>
          <w:rPrChange w:id="659" w:author="王 浩仁" w:date="2021-06-15T21:32:00Z">
            <w:rPr>
              <w:rFonts w:hint="eastAsia"/>
            </w:rPr>
          </w:rPrChange>
        </w:rPr>
        <w:t>时的</w:t>
      </w:r>
      <w:r w:rsidRPr="00204B6C">
        <w:rPr>
          <w:highlight w:val="yellow"/>
          <w:rPrChange w:id="660" w:author="王 浩仁" w:date="2021-06-15T21:32:00Z">
            <w:rPr/>
          </w:rPrChange>
        </w:rPr>
        <w:t>平均</w:t>
      </w:r>
      <w:r w:rsidRPr="00204B6C">
        <w:rPr>
          <w:highlight w:val="yellow"/>
          <w:rPrChange w:id="661" w:author="王 浩仁" w:date="2021-06-15T21:32:00Z">
            <w:rPr/>
          </w:rPrChange>
        </w:rPr>
        <w:t>MAE</w:t>
      </w:r>
      <w:r w:rsidRPr="00204B6C">
        <w:rPr>
          <w:highlight w:val="yellow"/>
          <w:rPrChange w:id="662" w:author="王 浩仁" w:date="2021-06-15T21:32:00Z">
            <w:rPr/>
          </w:rPrChange>
        </w:rPr>
        <w:t>值最低，为</w:t>
      </w:r>
      <w:r w:rsidRPr="00204B6C">
        <w:rPr>
          <w:highlight w:val="yellow"/>
          <w:rPrChange w:id="663" w:author="王 浩仁" w:date="2021-06-15T21:32:00Z">
            <w:rPr/>
          </w:rPrChange>
        </w:rPr>
        <w:t>2.</w:t>
      </w:r>
      <w:r w:rsidR="003D599C" w:rsidRPr="00204B6C">
        <w:rPr>
          <w:highlight w:val="yellow"/>
          <w:rPrChange w:id="664" w:author="王 浩仁" w:date="2021-06-15T21:32:00Z">
            <w:rPr/>
          </w:rPrChange>
        </w:rPr>
        <w:t>4</w:t>
      </w:r>
      <w:r w:rsidRPr="00204B6C">
        <w:rPr>
          <w:highlight w:val="yellow"/>
          <w:rPrChange w:id="665" w:author="王 浩仁" w:date="2021-06-15T21:32:00Z">
            <w:rPr/>
          </w:rPrChange>
        </w:rPr>
        <w:t>，其余依次为</w:t>
      </w:r>
      <w:r w:rsidR="001A6EA6" w:rsidRPr="00204B6C">
        <w:rPr>
          <w:highlight w:val="yellow"/>
          <w:rPrChange w:id="666" w:author="王 浩仁" w:date="2021-06-15T21:32:00Z">
            <w:rPr/>
          </w:rPrChange>
        </w:rPr>
        <w:t>RFR</w:t>
      </w:r>
      <w:r w:rsidRPr="00204B6C">
        <w:rPr>
          <w:highlight w:val="yellow"/>
          <w:rPrChange w:id="667" w:author="王 浩仁" w:date="2021-06-15T21:32:00Z">
            <w:rPr/>
          </w:rPrChange>
        </w:rPr>
        <w:t>（</w:t>
      </w:r>
      <w:r w:rsidRPr="00204B6C">
        <w:rPr>
          <w:highlight w:val="yellow"/>
          <w:rPrChange w:id="668" w:author="王 浩仁" w:date="2021-06-15T21:32:00Z">
            <w:rPr/>
          </w:rPrChange>
        </w:rPr>
        <w:t>2.</w:t>
      </w:r>
      <w:r w:rsidR="001A6EA6" w:rsidRPr="00204B6C">
        <w:rPr>
          <w:highlight w:val="yellow"/>
          <w:rPrChange w:id="669" w:author="王 浩仁" w:date="2021-06-15T21:32:00Z">
            <w:rPr/>
          </w:rPrChange>
        </w:rPr>
        <w:t>741</w:t>
      </w:r>
      <w:r w:rsidRPr="00204B6C">
        <w:rPr>
          <w:highlight w:val="yellow"/>
          <w:rPrChange w:id="670" w:author="王 浩仁" w:date="2021-06-15T21:32:00Z">
            <w:rPr/>
          </w:rPrChange>
        </w:rPr>
        <w:t>）、</w:t>
      </w:r>
      <w:r w:rsidR="001A6EA6" w:rsidRPr="00204B6C">
        <w:rPr>
          <w:highlight w:val="yellow"/>
          <w:rPrChange w:id="671" w:author="王 浩仁" w:date="2021-06-15T21:32:00Z">
            <w:rPr/>
          </w:rPrChange>
        </w:rPr>
        <w:t>KNNR</w:t>
      </w:r>
      <w:r w:rsidRPr="00204B6C">
        <w:rPr>
          <w:highlight w:val="yellow"/>
          <w:rPrChange w:id="672" w:author="王 浩仁" w:date="2021-06-15T21:32:00Z">
            <w:rPr/>
          </w:rPrChange>
        </w:rPr>
        <w:t>（</w:t>
      </w:r>
      <w:r w:rsidRPr="00204B6C">
        <w:rPr>
          <w:highlight w:val="yellow"/>
          <w:rPrChange w:id="673" w:author="王 浩仁" w:date="2021-06-15T21:32:00Z">
            <w:rPr/>
          </w:rPrChange>
        </w:rPr>
        <w:t>2.7</w:t>
      </w:r>
      <w:r w:rsidR="001A6EA6" w:rsidRPr="00204B6C">
        <w:rPr>
          <w:highlight w:val="yellow"/>
          <w:rPrChange w:id="674" w:author="王 浩仁" w:date="2021-06-15T21:32:00Z">
            <w:rPr/>
          </w:rPrChange>
        </w:rPr>
        <w:t>69</w:t>
      </w:r>
      <w:r w:rsidRPr="00204B6C">
        <w:rPr>
          <w:highlight w:val="yellow"/>
          <w:rPrChange w:id="675" w:author="王 浩仁" w:date="2021-06-15T21:32:00Z">
            <w:rPr/>
          </w:rPrChange>
        </w:rPr>
        <w:t>）、</w:t>
      </w:r>
      <w:r w:rsidRPr="00204B6C">
        <w:rPr>
          <w:highlight w:val="yellow"/>
          <w:rPrChange w:id="676" w:author="王 浩仁" w:date="2021-06-15T21:32:00Z">
            <w:rPr/>
          </w:rPrChange>
        </w:rPr>
        <w:t>GBR</w:t>
      </w:r>
      <w:r w:rsidRPr="00204B6C">
        <w:rPr>
          <w:highlight w:val="yellow"/>
          <w:rPrChange w:id="677" w:author="王 浩仁" w:date="2021-06-15T21:32:00Z">
            <w:rPr/>
          </w:rPrChange>
        </w:rPr>
        <w:t>（</w:t>
      </w:r>
      <w:r w:rsidRPr="00204B6C">
        <w:rPr>
          <w:highlight w:val="yellow"/>
          <w:rPrChange w:id="678" w:author="王 浩仁" w:date="2021-06-15T21:32:00Z">
            <w:rPr/>
          </w:rPrChange>
        </w:rPr>
        <w:t>2.8</w:t>
      </w:r>
      <w:r w:rsidR="00931F7F" w:rsidRPr="00204B6C">
        <w:rPr>
          <w:highlight w:val="yellow"/>
          <w:rPrChange w:id="679" w:author="王 浩仁" w:date="2021-06-15T21:32:00Z">
            <w:rPr/>
          </w:rPrChange>
        </w:rPr>
        <w:t>66</w:t>
      </w:r>
      <w:r w:rsidRPr="00204B6C">
        <w:rPr>
          <w:highlight w:val="yellow"/>
          <w:rPrChange w:id="680" w:author="王 浩仁" w:date="2021-06-15T21:32:00Z">
            <w:rPr/>
          </w:rPrChange>
        </w:rPr>
        <w:t>）</w:t>
      </w:r>
      <w:r w:rsidRPr="00204B6C">
        <w:rPr>
          <w:rFonts w:hint="eastAsia"/>
          <w:highlight w:val="yellow"/>
          <w:rPrChange w:id="681" w:author="王 浩仁" w:date="2021-06-15T21:32:00Z">
            <w:rPr>
              <w:rFonts w:hint="eastAsia"/>
            </w:rPr>
          </w:rPrChange>
        </w:rPr>
        <w:t>、</w:t>
      </w:r>
      <w:r w:rsidR="006362A8" w:rsidRPr="00204B6C">
        <w:rPr>
          <w:highlight w:val="yellow"/>
          <w:rPrChange w:id="682" w:author="王 浩仁" w:date="2021-06-15T21:32:00Z">
            <w:rPr/>
          </w:rPrChange>
        </w:rPr>
        <w:t>DTR</w:t>
      </w:r>
      <w:r w:rsidRPr="00204B6C">
        <w:rPr>
          <w:highlight w:val="yellow"/>
          <w:rPrChange w:id="683" w:author="王 浩仁" w:date="2021-06-15T21:32:00Z">
            <w:rPr/>
          </w:rPrChange>
        </w:rPr>
        <w:t>（</w:t>
      </w:r>
      <w:r w:rsidRPr="00204B6C">
        <w:rPr>
          <w:highlight w:val="yellow"/>
          <w:rPrChange w:id="684" w:author="王 浩仁" w:date="2021-06-15T21:32:00Z">
            <w:rPr/>
          </w:rPrChange>
        </w:rPr>
        <w:t>3.</w:t>
      </w:r>
      <w:r w:rsidR="00931F7F" w:rsidRPr="00204B6C">
        <w:rPr>
          <w:highlight w:val="yellow"/>
          <w:rPrChange w:id="685" w:author="王 浩仁" w:date="2021-06-15T21:32:00Z">
            <w:rPr/>
          </w:rPrChange>
        </w:rPr>
        <w:t>135</w:t>
      </w:r>
      <w:r w:rsidRPr="00204B6C">
        <w:rPr>
          <w:highlight w:val="yellow"/>
          <w:rPrChange w:id="686" w:author="王 浩仁" w:date="2021-06-15T21:32:00Z">
            <w:rPr/>
          </w:rPrChange>
        </w:rPr>
        <w:t>）、</w:t>
      </w:r>
      <w:r w:rsidR="006362A8" w:rsidRPr="00204B6C">
        <w:rPr>
          <w:highlight w:val="yellow"/>
          <w:rPrChange w:id="687" w:author="王 浩仁" w:date="2021-06-15T21:32:00Z">
            <w:rPr/>
          </w:rPrChange>
        </w:rPr>
        <w:t>B</w:t>
      </w:r>
      <w:r w:rsidRPr="00204B6C">
        <w:rPr>
          <w:highlight w:val="yellow"/>
          <w:rPrChange w:id="688" w:author="王 浩仁" w:date="2021-06-15T21:32:00Z">
            <w:rPr/>
          </w:rPrChange>
        </w:rPr>
        <w:t>R</w:t>
      </w:r>
      <w:r w:rsidRPr="00204B6C">
        <w:rPr>
          <w:highlight w:val="yellow"/>
          <w:rPrChange w:id="689" w:author="王 浩仁" w:date="2021-06-15T21:32:00Z">
            <w:rPr/>
          </w:rPrChange>
        </w:rPr>
        <w:t>（</w:t>
      </w:r>
      <w:r w:rsidRPr="00204B6C">
        <w:rPr>
          <w:highlight w:val="yellow"/>
          <w:rPrChange w:id="690" w:author="王 浩仁" w:date="2021-06-15T21:32:00Z">
            <w:rPr/>
          </w:rPrChange>
        </w:rPr>
        <w:t>3.</w:t>
      </w:r>
      <w:r w:rsidR="00931F7F" w:rsidRPr="00204B6C">
        <w:rPr>
          <w:highlight w:val="yellow"/>
          <w:rPrChange w:id="691" w:author="王 浩仁" w:date="2021-06-15T21:32:00Z">
            <w:rPr/>
          </w:rPrChange>
        </w:rPr>
        <w:t>14</w:t>
      </w:r>
      <w:r w:rsidRPr="00204B6C">
        <w:rPr>
          <w:highlight w:val="yellow"/>
          <w:rPrChange w:id="692" w:author="王 浩仁" w:date="2021-06-15T21:32:00Z">
            <w:rPr/>
          </w:rPrChange>
        </w:rPr>
        <w:t>）以及</w:t>
      </w:r>
      <w:r w:rsidR="006362A8" w:rsidRPr="00204B6C">
        <w:rPr>
          <w:highlight w:val="yellow"/>
          <w:rPrChange w:id="693" w:author="王 浩仁" w:date="2021-06-15T21:32:00Z">
            <w:rPr/>
          </w:rPrChange>
        </w:rPr>
        <w:t>L</w:t>
      </w:r>
      <w:r w:rsidRPr="00204B6C">
        <w:rPr>
          <w:highlight w:val="yellow"/>
          <w:rPrChange w:id="694" w:author="王 浩仁" w:date="2021-06-15T21:32:00Z">
            <w:rPr/>
          </w:rPrChange>
        </w:rPr>
        <w:t>R</w:t>
      </w:r>
      <w:r w:rsidRPr="00204B6C">
        <w:rPr>
          <w:highlight w:val="yellow"/>
          <w:rPrChange w:id="695" w:author="王 浩仁" w:date="2021-06-15T21:32:00Z">
            <w:rPr/>
          </w:rPrChange>
        </w:rPr>
        <w:t>（</w:t>
      </w:r>
      <w:r w:rsidRPr="00204B6C">
        <w:rPr>
          <w:highlight w:val="yellow"/>
          <w:rPrChange w:id="696" w:author="王 浩仁" w:date="2021-06-15T21:32:00Z">
            <w:rPr/>
          </w:rPrChange>
        </w:rPr>
        <w:t>3.</w:t>
      </w:r>
      <w:r w:rsidR="00931F7F" w:rsidRPr="00204B6C">
        <w:rPr>
          <w:highlight w:val="yellow"/>
          <w:rPrChange w:id="697" w:author="王 浩仁" w:date="2021-06-15T21:32:00Z">
            <w:rPr/>
          </w:rPrChange>
        </w:rPr>
        <w:t>151</w:t>
      </w:r>
      <w:r w:rsidRPr="00204B6C">
        <w:rPr>
          <w:highlight w:val="yellow"/>
          <w:rPrChange w:id="698" w:author="王 浩仁" w:date="2021-06-15T21:32:00Z">
            <w:rPr/>
          </w:rPrChange>
        </w:rPr>
        <w:t>）。另外，结合</w:t>
      </w:r>
      <w:r w:rsidRPr="00204B6C">
        <w:rPr>
          <w:highlight w:val="yellow"/>
          <w:rPrChange w:id="699" w:author="王 浩仁" w:date="2021-06-15T21:32:00Z">
            <w:rPr/>
          </w:rPrChange>
        </w:rPr>
        <w:fldChar w:fldCharType="begin"/>
      </w:r>
      <w:r w:rsidRPr="00204B6C">
        <w:rPr>
          <w:highlight w:val="yellow"/>
          <w:rPrChange w:id="700" w:author="王 浩仁" w:date="2021-06-15T21:32:00Z">
            <w:rPr/>
          </w:rPrChange>
        </w:rPr>
        <w:instrText xml:space="preserve"> REF _Ref59091711 \h  \* MERGEFORMAT </w:instrText>
      </w:r>
      <w:r w:rsidRPr="00204B6C">
        <w:rPr>
          <w:highlight w:val="yellow"/>
          <w:rPrChange w:id="701" w:author="王 浩仁" w:date="2021-06-15T21:32:00Z">
            <w:rPr/>
          </w:rPrChange>
        </w:rPr>
      </w:r>
      <w:r w:rsidRPr="00204B6C">
        <w:rPr>
          <w:highlight w:val="yellow"/>
          <w:rPrChange w:id="702" w:author="王 浩仁" w:date="2021-06-15T21:32:00Z">
            <w:rPr/>
          </w:rPrChange>
        </w:rPr>
        <w:fldChar w:fldCharType="separate"/>
      </w:r>
      <w:r w:rsidRPr="00204B6C">
        <w:rPr>
          <w:highlight w:val="yellow"/>
          <w:rPrChange w:id="703" w:author="王 浩仁" w:date="2021-06-15T21:32:00Z">
            <w:rPr/>
          </w:rPrChange>
        </w:rPr>
        <w:t>表</w:t>
      </w:r>
      <w:r w:rsidRPr="00204B6C">
        <w:rPr>
          <w:highlight w:val="yellow"/>
          <w:rPrChange w:id="704" w:author="王 浩仁" w:date="2021-06-15T21:32:00Z">
            <w:rPr/>
          </w:rPrChange>
        </w:rPr>
        <w:t>5</w:t>
      </w:r>
      <w:r w:rsidRPr="00204B6C">
        <w:rPr>
          <w:highlight w:val="yellow"/>
          <w:rPrChange w:id="705" w:author="王 浩仁" w:date="2021-06-15T21:32:00Z">
            <w:rPr/>
          </w:rPrChange>
        </w:rPr>
        <w:fldChar w:fldCharType="end"/>
      </w:r>
      <w:r w:rsidRPr="00204B6C">
        <w:rPr>
          <w:highlight w:val="yellow"/>
          <w:rPrChange w:id="706" w:author="王 浩仁" w:date="2021-06-15T21:32:00Z">
            <w:rPr/>
          </w:rPrChange>
        </w:rPr>
        <w:t>可以看出，</w:t>
      </w:r>
      <w:r w:rsidRPr="00204B6C">
        <w:rPr>
          <w:rFonts w:hint="eastAsia"/>
          <w:highlight w:val="yellow"/>
          <w:rPrChange w:id="707" w:author="王 浩仁" w:date="2021-06-15T21:32:00Z">
            <w:rPr>
              <w:rFonts w:hint="eastAsia"/>
            </w:rPr>
          </w:rPrChange>
        </w:rPr>
        <w:t>使用</w:t>
      </w:r>
      <w:r w:rsidRPr="00204B6C">
        <w:rPr>
          <w:highlight w:val="yellow"/>
          <w:rPrChange w:id="708" w:author="王 浩仁" w:date="2021-06-15T21:32:00Z">
            <w:rPr/>
          </w:rPrChange>
        </w:rPr>
        <w:t>SC-Sol</w:t>
      </w:r>
      <w:proofErr w:type="gramStart"/>
      <w:r w:rsidRPr="00204B6C">
        <w:rPr>
          <w:highlight w:val="yellow"/>
          <w:rPrChange w:id="709" w:author="王 浩仁" w:date="2021-06-15T21:32:00Z">
            <w:rPr/>
          </w:rPrChange>
        </w:rPr>
        <w:t>度量元</w:t>
      </w:r>
      <w:proofErr w:type="gramEnd"/>
      <w:r w:rsidRPr="00204B6C">
        <w:rPr>
          <w:highlight w:val="yellow"/>
          <w:rPrChange w:id="710" w:author="王 浩仁" w:date="2021-06-15T21:32:00Z">
            <w:rPr/>
          </w:rPrChange>
        </w:rPr>
        <w:t>集</w:t>
      </w:r>
      <w:r w:rsidRPr="00204B6C">
        <w:rPr>
          <w:rFonts w:hint="eastAsia"/>
          <w:highlight w:val="yellow"/>
          <w:rPrChange w:id="711" w:author="王 浩仁" w:date="2021-06-15T21:32:00Z">
            <w:rPr>
              <w:rFonts w:hint="eastAsia"/>
            </w:rPr>
          </w:rPrChange>
        </w:rPr>
        <w:t>时，</w:t>
      </w:r>
      <w:r w:rsidRPr="00204B6C">
        <w:rPr>
          <w:highlight w:val="yellow"/>
          <w:rPrChange w:id="712" w:author="王 浩仁" w:date="2021-06-15T21:32:00Z">
            <w:rPr/>
          </w:rPrChange>
        </w:rPr>
        <w:t>不同模型的</w:t>
      </w:r>
      <w:r w:rsidRPr="00204B6C">
        <w:rPr>
          <w:highlight w:val="yellow"/>
          <w:rPrChange w:id="713" w:author="王 浩仁" w:date="2021-06-15T21:32:00Z">
            <w:rPr/>
          </w:rPrChange>
        </w:rPr>
        <w:t>MAE</w:t>
      </w:r>
      <w:r w:rsidRPr="00204B6C">
        <w:rPr>
          <w:highlight w:val="yellow"/>
          <w:rPrChange w:id="714" w:author="王 浩仁" w:date="2021-06-15T21:32:00Z">
            <w:rPr/>
          </w:rPrChange>
        </w:rPr>
        <w:t>平均值最低，为</w:t>
      </w:r>
      <w:r w:rsidRPr="00204B6C">
        <w:rPr>
          <w:highlight w:val="yellow"/>
          <w:rPrChange w:id="715" w:author="王 浩仁" w:date="2021-06-15T21:32:00Z">
            <w:rPr/>
          </w:rPrChange>
        </w:rPr>
        <w:t>2.8</w:t>
      </w:r>
      <w:r w:rsidR="004923A5" w:rsidRPr="00204B6C">
        <w:rPr>
          <w:highlight w:val="yellow"/>
          <w:rPrChange w:id="716" w:author="王 浩仁" w:date="2021-06-15T21:32:00Z">
            <w:rPr/>
          </w:rPrChange>
        </w:rPr>
        <w:t>02</w:t>
      </w:r>
      <w:r w:rsidRPr="00204B6C">
        <w:rPr>
          <w:highlight w:val="yellow"/>
          <w:rPrChange w:id="717" w:author="王 浩仁" w:date="2021-06-15T21:32:00Z">
            <w:rPr/>
          </w:rPrChange>
        </w:rPr>
        <w:t>，其余依次为</w:t>
      </w:r>
      <w:r w:rsidRPr="00204B6C">
        <w:rPr>
          <w:highlight w:val="yellow"/>
          <w:rPrChange w:id="718" w:author="王 浩仁" w:date="2021-06-15T21:32:00Z">
            <w:rPr/>
          </w:rPrChange>
        </w:rPr>
        <w:t>COOP-SC-Sol</w:t>
      </w:r>
      <w:r w:rsidRPr="00204B6C">
        <w:rPr>
          <w:highlight w:val="yellow"/>
          <w:rPrChange w:id="719" w:author="王 浩仁" w:date="2021-06-15T21:32:00Z">
            <w:rPr/>
          </w:rPrChange>
        </w:rPr>
        <w:t>（</w:t>
      </w:r>
      <w:r w:rsidRPr="00204B6C">
        <w:rPr>
          <w:highlight w:val="yellow"/>
          <w:rPrChange w:id="720" w:author="王 浩仁" w:date="2021-06-15T21:32:00Z">
            <w:rPr/>
          </w:rPrChange>
        </w:rPr>
        <w:t>2.8</w:t>
      </w:r>
      <w:r w:rsidR="00891E21" w:rsidRPr="00204B6C">
        <w:rPr>
          <w:highlight w:val="yellow"/>
          <w:rPrChange w:id="721" w:author="王 浩仁" w:date="2021-06-15T21:32:00Z">
            <w:rPr/>
          </w:rPrChange>
        </w:rPr>
        <w:t>86</w:t>
      </w:r>
      <w:r w:rsidRPr="00204B6C">
        <w:rPr>
          <w:highlight w:val="yellow"/>
          <w:rPrChange w:id="722" w:author="王 浩仁" w:date="2021-06-15T21:32:00Z">
            <w:rPr/>
          </w:rPrChange>
        </w:rPr>
        <w:t>）和</w:t>
      </w:r>
      <w:r w:rsidRPr="00204B6C">
        <w:rPr>
          <w:highlight w:val="yellow"/>
          <w:rPrChange w:id="723" w:author="王 浩仁" w:date="2021-06-15T21:32:00Z">
            <w:rPr/>
          </w:rPrChange>
        </w:rPr>
        <w:t>COOP</w:t>
      </w:r>
      <w:r w:rsidRPr="00204B6C">
        <w:rPr>
          <w:highlight w:val="yellow"/>
          <w:rPrChange w:id="724" w:author="王 浩仁" w:date="2021-06-15T21:32:00Z">
            <w:rPr/>
          </w:rPrChange>
        </w:rPr>
        <w:t>（</w:t>
      </w:r>
      <w:r w:rsidRPr="00204B6C">
        <w:rPr>
          <w:highlight w:val="yellow"/>
          <w:rPrChange w:id="725" w:author="王 浩仁" w:date="2021-06-15T21:32:00Z">
            <w:rPr/>
          </w:rPrChange>
        </w:rPr>
        <w:t>2.9</w:t>
      </w:r>
      <w:r w:rsidR="00891E21" w:rsidRPr="00204B6C">
        <w:rPr>
          <w:highlight w:val="yellow"/>
          <w:rPrChange w:id="726" w:author="王 浩仁" w:date="2021-06-15T21:32:00Z">
            <w:rPr/>
          </w:rPrChange>
        </w:rPr>
        <w:t>69</w:t>
      </w:r>
      <w:r w:rsidRPr="00204B6C">
        <w:rPr>
          <w:highlight w:val="yellow"/>
          <w:rPrChange w:id="727" w:author="王 浩仁" w:date="2021-06-15T21:32:00Z">
            <w:rPr/>
          </w:rPrChange>
        </w:rPr>
        <w:t>）。</w:t>
      </w:r>
    </w:p>
    <w:p w14:paraId="4B1D8C5A" w14:textId="77777777" w:rsidR="004075D1" w:rsidRPr="00204B6C" w:rsidRDefault="004075D1" w:rsidP="004075D1">
      <w:pPr>
        <w:pStyle w:val="a3"/>
        <w:ind w:firstLine="372"/>
        <w:rPr>
          <w:highlight w:val="yellow"/>
          <w:rPrChange w:id="728" w:author="王 浩仁" w:date="2021-06-15T21:32:00Z">
            <w:rPr/>
          </w:rPrChange>
        </w:rPr>
      </w:pPr>
      <w:r w:rsidRPr="00204B6C">
        <w:rPr>
          <w:highlight w:val="yellow"/>
          <w:rPrChange w:id="729" w:author="王 浩仁" w:date="2021-06-15T21:32:00Z">
            <w:rPr/>
          </w:rPrChange>
        </w:rPr>
        <w:fldChar w:fldCharType="begin"/>
      </w:r>
      <w:r w:rsidRPr="00204B6C">
        <w:rPr>
          <w:highlight w:val="yellow"/>
          <w:rPrChange w:id="730" w:author="王 浩仁" w:date="2021-06-15T21:32:00Z">
            <w:rPr/>
          </w:rPrChange>
        </w:rPr>
        <w:instrText xml:space="preserve"> REF _Ref59091695 \h  \* MERGEFORMAT </w:instrText>
      </w:r>
      <w:r w:rsidRPr="00204B6C">
        <w:rPr>
          <w:highlight w:val="yellow"/>
          <w:rPrChange w:id="731" w:author="王 浩仁" w:date="2021-06-15T21:32:00Z">
            <w:rPr/>
          </w:rPrChange>
        </w:rPr>
      </w:r>
      <w:r w:rsidRPr="00204B6C">
        <w:rPr>
          <w:highlight w:val="yellow"/>
          <w:rPrChange w:id="732" w:author="王 浩仁" w:date="2021-06-15T21:32:00Z">
            <w:rPr/>
          </w:rPrChange>
        </w:rPr>
        <w:fldChar w:fldCharType="separate"/>
      </w:r>
      <w:r w:rsidRPr="00204B6C">
        <w:rPr>
          <w:highlight w:val="yellow"/>
          <w:rPrChange w:id="733" w:author="王 浩仁" w:date="2021-06-15T21:32:00Z">
            <w:rPr/>
          </w:rPrChange>
        </w:rPr>
        <w:t>图</w:t>
      </w:r>
      <w:r w:rsidRPr="00204B6C">
        <w:rPr>
          <w:highlight w:val="yellow"/>
          <w:rPrChange w:id="734" w:author="王 浩仁" w:date="2021-06-15T21:32:00Z">
            <w:rPr/>
          </w:rPrChange>
        </w:rPr>
        <w:t>4</w:t>
      </w:r>
      <w:r w:rsidRPr="00204B6C">
        <w:rPr>
          <w:highlight w:val="yellow"/>
          <w:rPrChange w:id="735" w:author="王 浩仁" w:date="2021-06-15T21:32:00Z">
            <w:rPr/>
          </w:rPrChange>
        </w:rPr>
        <w:fldChar w:fldCharType="end"/>
      </w:r>
      <w:r w:rsidRPr="00204B6C">
        <w:rPr>
          <w:highlight w:val="yellow"/>
          <w:rPrChange w:id="736" w:author="王 浩仁" w:date="2021-06-15T21:32:00Z">
            <w:rPr/>
          </w:rPrChange>
        </w:rPr>
        <w:t>是使用不同模型对</w:t>
      </w:r>
      <w:r w:rsidRPr="00204B6C">
        <w:rPr>
          <w:highlight w:val="yellow"/>
          <w:rPrChange w:id="737" w:author="王 浩仁" w:date="2021-06-15T21:32:00Z">
            <w:rPr/>
          </w:rPrChange>
        </w:rPr>
        <w:t>Solidity</w:t>
      </w:r>
      <w:r w:rsidRPr="00204B6C">
        <w:rPr>
          <w:highlight w:val="yellow"/>
          <w:rPrChange w:id="738" w:author="王 浩仁" w:date="2021-06-15T21:32:00Z">
            <w:rPr/>
          </w:rPrChange>
        </w:rPr>
        <w:t>智能合约缺陷数量预测情况使用</w:t>
      </w:r>
      <w:r w:rsidRPr="00204B6C">
        <w:rPr>
          <w:highlight w:val="yellow"/>
          <w:rPrChange w:id="739" w:author="王 浩仁" w:date="2021-06-15T21:32:00Z">
            <w:rPr/>
          </w:rPrChange>
        </w:rPr>
        <w:t>FPA</w:t>
      </w:r>
      <w:r w:rsidRPr="00204B6C">
        <w:rPr>
          <w:highlight w:val="yellow"/>
          <w:rPrChange w:id="740" w:author="王 浩仁" w:date="2021-06-15T21:32:00Z">
            <w:rPr/>
          </w:rPrChange>
        </w:rPr>
        <w:t>进行评估的结果。根据回归模型将箱图分为</w:t>
      </w:r>
      <w:r w:rsidRPr="00204B6C">
        <w:rPr>
          <w:highlight w:val="yellow"/>
          <w:rPrChange w:id="741" w:author="王 浩仁" w:date="2021-06-15T21:32:00Z">
            <w:rPr/>
          </w:rPrChange>
        </w:rPr>
        <w:t>7</w:t>
      </w:r>
      <w:r w:rsidRPr="00204B6C">
        <w:rPr>
          <w:highlight w:val="yellow"/>
          <w:rPrChange w:id="742" w:author="王 浩仁" w:date="2021-06-15T21:32:00Z">
            <w:rPr/>
          </w:rPrChange>
        </w:rPr>
        <w:t>组，每组内使用</w:t>
      </w:r>
      <w:r w:rsidRPr="00204B6C">
        <w:rPr>
          <w:highlight w:val="yellow"/>
          <w:rPrChange w:id="743" w:author="王 浩仁" w:date="2021-06-15T21:32:00Z">
            <w:rPr/>
          </w:rPrChange>
        </w:rPr>
        <w:t>3</w:t>
      </w:r>
      <w:r w:rsidRPr="00204B6C">
        <w:rPr>
          <w:highlight w:val="yellow"/>
          <w:rPrChange w:id="744" w:author="王 浩仁" w:date="2021-06-15T21:32:00Z">
            <w:rPr/>
          </w:rPrChange>
        </w:rPr>
        <w:t>种颜色代表</w:t>
      </w:r>
      <w:r w:rsidRPr="00204B6C">
        <w:rPr>
          <w:highlight w:val="yellow"/>
          <w:rPrChange w:id="745" w:author="王 浩仁" w:date="2021-06-15T21:32:00Z">
            <w:rPr/>
          </w:rPrChange>
        </w:rPr>
        <w:t>3</w:t>
      </w:r>
      <w:r w:rsidRPr="00204B6C">
        <w:rPr>
          <w:highlight w:val="yellow"/>
          <w:rPrChange w:id="746" w:author="王 浩仁" w:date="2021-06-15T21:32:00Z">
            <w:rPr/>
          </w:rPrChange>
        </w:rPr>
        <w:t>种度量元集，并按照</w:t>
      </w:r>
      <w:r w:rsidRPr="00204B6C">
        <w:rPr>
          <w:highlight w:val="yellow"/>
          <w:rPrChange w:id="747" w:author="王 浩仁" w:date="2021-06-15T21:32:00Z">
            <w:rPr/>
          </w:rPrChange>
        </w:rPr>
        <w:t>3</w:t>
      </w:r>
      <w:r w:rsidRPr="00204B6C">
        <w:rPr>
          <w:highlight w:val="yellow"/>
          <w:rPrChange w:id="748" w:author="王 浩仁" w:date="2021-06-15T21:32:00Z">
            <w:rPr/>
          </w:rPrChange>
        </w:rPr>
        <w:t>种度量元集的</w:t>
      </w:r>
      <w:r w:rsidRPr="00204B6C">
        <w:rPr>
          <w:highlight w:val="yellow"/>
          <w:rPrChange w:id="749" w:author="王 浩仁" w:date="2021-06-15T21:32:00Z">
            <w:rPr/>
          </w:rPrChange>
        </w:rPr>
        <w:t>FPA</w:t>
      </w:r>
      <w:r w:rsidRPr="00204B6C">
        <w:rPr>
          <w:highlight w:val="yellow"/>
          <w:rPrChange w:id="750" w:author="王 浩仁" w:date="2021-06-15T21:32:00Z">
            <w:rPr/>
          </w:rPrChange>
        </w:rPr>
        <w:t>平均值降序排列。</w:t>
      </w:r>
    </w:p>
    <w:p w14:paraId="479E23B3" w14:textId="7502949D" w:rsidR="004075D1" w:rsidRPr="00204B6C" w:rsidRDefault="004075D1" w:rsidP="004075D1">
      <w:pPr>
        <w:pStyle w:val="a3"/>
        <w:ind w:firstLine="372"/>
        <w:rPr>
          <w:highlight w:val="yellow"/>
          <w:rPrChange w:id="751" w:author="王 浩仁" w:date="2021-06-15T21:32:00Z">
            <w:rPr/>
          </w:rPrChange>
        </w:rPr>
      </w:pPr>
      <w:r w:rsidRPr="00204B6C">
        <w:rPr>
          <w:highlight w:val="yellow"/>
          <w:rPrChange w:id="752" w:author="王 浩仁" w:date="2021-06-15T21:32:00Z">
            <w:rPr/>
          </w:rPrChange>
        </w:rPr>
        <w:lastRenderedPageBreak/>
        <w:t>从</w:t>
      </w:r>
      <w:r w:rsidRPr="00204B6C">
        <w:rPr>
          <w:highlight w:val="yellow"/>
          <w:rPrChange w:id="753" w:author="王 浩仁" w:date="2021-06-15T21:32:00Z">
            <w:rPr/>
          </w:rPrChange>
        </w:rPr>
        <w:fldChar w:fldCharType="begin"/>
      </w:r>
      <w:r w:rsidRPr="00204B6C">
        <w:rPr>
          <w:highlight w:val="yellow"/>
          <w:rPrChange w:id="754" w:author="王 浩仁" w:date="2021-06-15T21:32:00Z">
            <w:rPr/>
          </w:rPrChange>
        </w:rPr>
        <w:instrText xml:space="preserve"> REF _Ref59091695 \h  \* MERGEFORMAT </w:instrText>
      </w:r>
      <w:r w:rsidRPr="00204B6C">
        <w:rPr>
          <w:highlight w:val="yellow"/>
          <w:rPrChange w:id="755" w:author="王 浩仁" w:date="2021-06-15T21:32:00Z">
            <w:rPr/>
          </w:rPrChange>
        </w:rPr>
      </w:r>
      <w:r w:rsidRPr="00204B6C">
        <w:rPr>
          <w:highlight w:val="yellow"/>
          <w:rPrChange w:id="756" w:author="王 浩仁" w:date="2021-06-15T21:32:00Z">
            <w:rPr/>
          </w:rPrChange>
        </w:rPr>
        <w:fldChar w:fldCharType="separate"/>
      </w:r>
      <w:r w:rsidRPr="00204B6C">
        <w:rPr>
          <w:highlight w:val="yellow"/>
          <w:rPrChange w:id="757" w:author="王 浩仁" w:date="2021-06-15T21:32:00Z">
            <w:rPr/>
          </w:rPrChange>
        </w:rPr>
        <w:t>图</w:t>
      </w:r>
      <w:r w:rsidRPr="00204B6C">
        <w:rPr>
          <w:highlight w:val="yellow"/>
          <w:rPrChange w:id="758" w:author="王 浩仁" w:date="2021-06-15T21:32:00Z">
            <w:rPr/>
          </w:rPrChange>
        </w:rPr>
        <w:t>4</w:t>
      </w:r>
      <w:r w:rsidRPr="00204B6C">
        <w:rPr>
          <w:highlight w:val="yellow"/>
          <w:rPrChange w:id="759" w:author="王 浩仁" w:date="2021-06-15T21:32:00Z">
            <w:rPr/>
          </w:rPrChange>
        </w:rPr>
        <w:fldChar w:fldCharType="end"/>
      </w:r>
      <w:r w:rsidRPr="00204B6C">
        <w:rPr>
          <w:highlight w:val="yellow"/>
          <w:rPrChange w:id="760" w:author="王 浩仁" w:date="2021-06-15T21:32:00Z">
            <w:rPr/>
          </w:rPrChange>
        </w:rPr>
        <w:t>中可以看出，</w:t>
      </w:r>
      <w:r w:rsidRPr="00204B6C">
        <w:rPr>
          <w:highlight w:val="yellow"/>
          <w:rPrChange w:id="761" w:author="王 浩仁" w:date="2021-06-15T21:32:00Z">
            <w:rPr/>
          </w:rPrChange>
        </w:rPr>
        <w:t>RFR</w:t>
      </w:r>
      <w:r w:rsidRPr="00204B6C">
        <w:rPr>
          <w:highlight w:val="yellow"/>
          <w:rPrChange w:id="762" w:author="王 浩仁" w:date="2021-06-15T21:32:00Z">
            <w:rPr/>
          </w:rPrChange>
        </w:rPr>
        <w:t>在</w:t>
      </w:r>
      <w:r w:rsidRPr="00204B6C">
        <w:rPr>
          <w:rFonts w:hint="eastAsia"/>
          <w:highlight w:val="yellow"/>
          <w:rPrChange w:id="763" w:author="王 浩仁" w:date="2021-06-15T21:32:00Z">
            <w:rPr>
              <w:rFonts w:hint="eastAsia"/>
            </w:rPr>
          </w:rPrChange>
        </w:rPr>
        <w:t>使用</w:t>
      </w:r>
      <w:r w:rsidRPr="00204B6C">
        <w:rPr>
          <w:highlight w:val="yellow"/>
          <w:rPrChange w:id="764" w:author="王 浩仁" w:date="2021-06-15T21:32:00Z">
            <w:rPr/>
          </w:rPrChange>
        </w:rPr>
        <w:t>3</w:t>
      </w:r>
      <w:r w:rsidRPr="00204B6C">
        <w:rPr>
          <w:highlight w:val="yellow"/>
          <w:rPrChange w:id="765" w:author="王 浩仁" w:date="2021-06-15T21:32:00Z">
            <w:rPr/>
          </w:rPrChange>
        </w:rPr>
        <w:t>种</w:t>
      </w:r>
      <w:proofErr w:type="gramStart"/>
      <w:r w:rsidRPr="00204B6C">
        <w:rPr>
          <w:highlight w:val="yellow"/>
          <w:rPrChange w:id="766" w:author="王 浩仁" w:date="2021-06-15T21:32:00Z">
            <w:rPr/>
          </w:rPrChange>
        </w:rPr>
        <w:t>度量元</w:t>
      </w:r>
      <w:proofErr w:type="gramEnd"/>
      <w:r w:rsidRPr="00204B6C">
        <w:rPr>
          <w:highlight w:val="yellow"/>
          <w:rPrChange w:id="767" w:author="王 浩仁" w:date="2021-06-15T21:32:00Z">
            <w:rPr/>
          </w:rPrChange>
        </w:rPr>
        <w:t>集</w:t>
      </w:r>
      <w:r w:rsidRPr="00204B6C">
        <w:rPr>
          <w:rFonts w:hint="eastAsia"/>
          <w:highlight w:val="yellow"/>
          <w:rPrChange w:id="768" w:author="王 浩仁" w:date="2021-06-15T21:32:00Z">
            <w:rPr>
              <w:rFonts w:hint="eastAsia"/>
            </w:rPr>
          </w:rPrChange>
        </w:rPr>
        <w:t>时</w:t>
      </w:r>
      <w:r w:rsidRPr="00204B6C">
        <w:rPr>
          <w:highlight w:val="yellow"/>
          <w:rPrChange w:id="769" w:author="王 浩仁" w:date="2021-06-15T21:32:00Z">
            <w:rPr/>
          </w:rPrChange>
        </w:rPr>
        <w:t>FPA</w:t>
      </w:r>
      <w:r w:rsidRPr="00204B6C">
        <w:rPr>
          <w:highlight w:val="yellow"/>
          <w:rPrChange w:id="770" w:author="王 浩仁" w:date="2021-06-15T21:32:00Z">
            <w:rPr/>
          </w:rPrChange>
        </w:rPr>
        <w:t>的平均值最高，为</w:t>
      </w:r>
      <w:r w:rsidRPr="00204B6C">
        <w:rPr>
          <w:highlight w:val="yellow"/>
          <w:rPrChange w:id="771" w:author="王 浩仁" w:date="2021-06-15T21:32:00Z">
            <w:rPr/>
          </w:rPrChange>
        </w:rPr>
        <w:t>0.82</w:t>
      </w:r>
      <w:r w:rsidR="003B688F" w:rsidRPr="00204B6C">
        <w:rPr>
          <w:highlight w:val="yellow"/>
          <w:rPrChange w:id="772" w:author="王 浩仁" w:date="2021-06-15T21:32:00Z">
            <w:rPr/>
          </w:rPrChange>
        </w:rPr>
        <w:t>4</w:t>
      </w:r>
      <w:r w:rsidRPr="00204B6C">
        <w:rPr>
          <w:highlight w:val="yellow"/>
          <w:rPrChange w:id="773" w:author="王 浩仁" w:date="2021-06-15T21:32:00Z">
            <w:rPr/>
          </w:rPrChange>
        </w:rPr>
        <w:t>，其余依次为</w:t>
      </w:r>
      <w:r w:rsidRPr="00204B6C">
        <w:rPr>
          <w:highlight w:val="yellow"/>
          <w:rPrChange w:id="774" w:author="王 浩仁" w:date="2021-06-15T21:32:00Z">
            <w:rPr/>
          </w:rPrChange>
        </w:rPr>
        <w:t>GBR</w:t>
      </w:r>
      <w:r w:rsidRPr="00204B6C">
        <w:rPr>
          <w:highlight w:val="yellow"/>
          <w:rPrChange w:id="775" w:author="王 浩仁" w:date="2021-06-15T21:32:00Z">
            <w:rPr/>
          </w:rPrChange>
        </w:rPr>
        <w:t>（</w:t>
      </w:r>
      <w:r w:rsidRPr="00204B6C">
        <w:rPr>
          <w:highlight w:val="yellow"/>
          <w:rPrChange w:id="776" w:author="王 浩仁" w:date="2021-06-15T21:32:00Z">
            <w:rPr/>
          </w:rPrChange>
        </w:rPr>
        <w:t>0.813</w:t>
      </w:r>
      <w:r w:rsidRPr="00204B6C">
        <w:rPr>
          <w:highlight w:val="yellow"/>
          <w:rPrChange w:id="777" w:author="王 浩仁" w:date="2021-06-15T21:32:00Z">
            <w:rPr/>
          </w:rPrChange>
        </w:rPr>
        <w:t>）、</w:t>
      </w:r>
      <w:r w:rsidRPr="00204B6C">
        <w:rPr>
          <w:highlight w:val="yellow"/>
          <w:rPrChange w:id="778" w:author="王 浩仁" w:date="2021-06-15T21:32:00Z">
            <w:rPr/>
          </w:rPrChange>
        </w:rPr>
        <w:t>BR</w:t>
      </w:r>
      <w:r w:rsidRPr="00204B6C">
        <w:rPr>
          <w:highlight w:val="yellow"/>
          <w:rPrChange w:id="779" w:author="王 浩仁" w:date="2021-06-15T21:32:00Z">
            <w:rPr/>
          </w:rPrChange>
        </w:rPr>
        <w:t>（</w:t>
      </w:r>
      <w:r w:rsidRPr="00204B6C">
        <w:rPr>
          <w:highlight w:val="yellow"/>
          <w:rPrChange w:id="780" w:author="王 浩仁" w:date="2021-06-15T21:32:00Z">
            <w:rPr/>
          </w:rPrChange>
        </w:rPr>
        <w:t>0.80</w:t>
      </w:r>
      <w:r w:rsidR="006B7580" w:rsidRPr="00204B6C">
        <w:rPr>
          <w:highlight w:val="yellow"/>
          <w:rPrChange w:id="781" w:author="王 浩仁" w:date="2021-06-15T21:32:00Z">
            <w:rPr/>
          </w:rPrChange>
        </w:rPr>
        <w:t>4</w:t>
      </w:r>
      <w:r w:rsidRPr="00204B6C">
        <w:rPr>
          <w:highlight w:val="yellow"/>
          <w:rPrChange w:id="782" w:author="王 浩仁" w:date="2021-06-15T21:32:00Z">
            <w:rPr/>
          </w:rPrChange>
        </w:rPr>
        <w:t>）、</w:t>
      </w:r>
      <w:r w:rsidRPr="00204B6C">
        <w:rPr>
          <w:highlight w:val="yellow"/>
          <w:rPrChange w:id="783" w:author="王 浩仁" w:date="2021-06-15T21:32:00Z">
            <w:rPr/>
          </w:rPrChange>
        </w:rPr>
        <w:t>LR</w:t>
      </w:r>
      <w:r w:rsidRPr="00204B6C">
        <w:rPr>
          <w:highlight w:val="yellow"/>
          <w:rPrChange w:id="784" w:author="王 浩仁" w:date="2021-06-15T21:32:00Z">
            <w:rPr/>
          </w:rPrChange>
        </w:rPr>
        <w:t>（</w:t>
      </w:r>
      <w:r w:rsidRPr="00204B6C">
        <w:rPr>
          <w:highlight w:val="yellow"/>
          <w:rPrChange w:id="785" w:author="王 浩仁" w:date="2021-06-15T21:32:00Z">
            <w:rPr/>
          </w:rPrChange>
        </w:rPr>
        <w:t>0.80</w:t>
      </w:r>
      <w:r w:rsidR="006B7580" w:rsidRPr="00204B6C">
        <w:rPr>
          <w:highlight w:val="yellow"/>
          <w:rPrChange w:id="786" w:author="王 浩仁" w:date="2021-06-15T21:32:00Z">
            <w:rPr/>
          </w:rPrChange>
        </w:rPr>
        <w:t>3</w:t>
      </w:r>
      <w:r w:rsidRPr="00204B6C">
        <w:rPr>
          <w:highlight w:val="yellow"/>
          <w:rPrChange w:id="787" w:author="王 浩仁" w:date="2021-06-15T21:32:00Z">
            <w:rPr/>
          </w:rPrChange>
        </w:rPr>
        <w:t>）、</w:t>
      </w:r>
      <w:r w:rsidRPr="00204B6C">
        <w:rPr>
          <w:highlight w:val="yellow"/>
          <w:rPrChange w:id="788" w:author="王 浩仁" w:date="2021-06-15T21:32:00Z">
            <w:rPr/>
          </w:rPrChange>
        </w:rPr>
        <w:t>KNNR</w:t>
      </w:r>
      <w:r w:rsidRPr="00204B6C">
        <w:rPr>
          <w:highlight w:val="yellow"/>
          <w:rPrChange w:id="789" w:author="王 浩仁" w:date="2021-06-15T21:32:00Z">
            <w:rPr/>
          </w:rPrChange>
        </w:rPr>
        <w:t>（</w:t>
      </w:r>
      <w:r w:rsidRPr="00204B6C">
        <w:rPr>
          <w:highlight w:val="yellow"/>
          <w:rPrChange w:id="790" w:author="王 浩仁" w:date="2021-06-15T21:32:00Z">
            <w:rPr/>
          </w:rPrChange>
        </w:rPr>
        <w:t>0.7</w:t>
      </w:r>
      <w:r w:rsidR="006B7580" w:rsidRPr="00204B6C">
        <w:rPr>
          <w:highlight w:val="yellow"/>
          <w:rPrChange w:id="791" w:author="王 浩仁" w:date="2021-06-15T21:32:00Z">
            <w:rPr/>
          </w:rPrChange>
        </w:rPr>
        <w:t>72</w:t>
      </w:r>
      <w:r w:rsidRPr="00204B6C">
        <w:rPr>
          <w:highlight w:val="yellow"/>
          <w:rPrChange w:id="792" w:author="王 浩仁" w:date="2021-06-15T21:32:00Z">
            <w:rPr/>
          </w:rPrChange>
        </w:rPr>
        <w:t>）、</w:t>
      </w:r>
      <w:r w:rsidRPr="00204B6C">
        <w:rPr>
          <w:highlight w:val="yellow"/>
          <w:rPrChange w:id="793" w:author="王 浩仁" w:date="2021-06-15T21:32:00Z">
            <w:rPr/>
          </w:rPrChange>
        </w:rPr>
        <w:t>SVR</w:t>
      </w:r>
      <w:r w:rsidRPr="00204B6C">
        <w:rPr>
          <w:highlight w:val="yellow"/>
          <w:rPrChange w:id="794" w:author="王 浩仁" w:date="2021-06-15T21:32:00Z">
            <w:rPr/>
          </w:rPrChange>
        </w:rPr>
        <w:t>（</w:t>
      </w:r>
      <w:r w:rsidRPr="00204B6C">
        <w:rPr>
          <w:highlight w:val="yellow"/>
          <w:rPrChange w:id="795" w:author="王 浩仁" w:date="2021-06-15T21:32:00Z">
            <w:rPr/>
          </w:rPrChange>
        </w:rPr>
        <w:t>0.7</w:t>
      </w:r>
      <w:r w:rsidR="006B7580" w:rsidRPr="00204B6C">
        <w:rPr>
          <w:highlight w:val="yellow"/>
          <w:rPrChange w:id="796" w:author="王 浩仁" w:date="2021-06-15T21:32:00Z">
            <w:rPr/>
          </w:rPrChange>
        </w:rPr>
        <w:t>39</w:t>
      </w:r>
      <w:r w:rsidRPr="00204B6C">
        <w:rPr>
          <w:highlight w:val="yellow"/>
          <w:rPrChange w:id="797" w:author="王 浩仁" w:date="2021-06-15T21:32:00Z">
            <w:rPr/>
          </w:rPrChange>
        </w:rPr>
        <w:t>）以及</w:t>
      </w:r>
      <w:r w:rsidRPr="00204B6C">
        <w:rPr>
          <w:highlight w:val="yellow"/>
          <w:rPrChange w:id="798" w:author="王 浩仁" w:date="2021-06-15T21:32:00Z">
            <w:rPr/>
          </w:rPrChange>
        </w:rPr>
        <w:t>DTR</w:t>
      </w:r>
      <w:r w:rsidRPr="00204B6C">
        <w:rPr>
          <w:highlight w:val="yellow"/>
          <w:rPrChange w:id="799" w:author="王 浩仁" w:date="2021-06-15T21:32:00Z">
            <w:rPr/>
          </w:rPrChange>
        </w:rPr>
        <w:t>（</w:t>
      </w:r>
      <w:r w:rsidRPr="00204B6C">
        <w:rPr>
          <w:highlight w:val="yellow"/>
          <w:rPrChange w:id="800" w:author="王 浩仁" w:date="2021-06-15T21:32:00Z">
            <w:rPr/>
          </w:rPrChange>
        </w:rPr>
        <w:t>0.639</w:t>
      </w:r>
      <w:r w:rsidRPr="00204B6C">
        <w:rPr>
          <w:highlight w:val="yellow"/>
          <w:rPrChange w:id="801" w:author="王 浩仁" w:date="2021-06-15T21:32:00Z">
            <w:rPr/>
          </w:rPrChange>
        </w:rPr>
        <w:t>）。另外，结合</w:t>
      </w:r>
      <w:r w:rsidRPr="00204B6C">
        <w:rPr>
          <w:highlight w:val="yellow"/>
          <w:rPrChange w:id="802" w:author="王 浩仁" w:date="2021-06-15T21:32:00Z">
            <w:rPr/>
          </w:rPrChange>
        </w:rPr>
        <w:fldChar w:fldCharType="begin"/>
      </w:r>
      <w:r w:rsidRPr="00204B6C">
        <w:rPr>
          <w:highlight w:val="yellow"/>
          <w:rPrChange w:id="803" w:author="王 浩仁" w:date="2021-06-15T21:32:00Z">
            <w:rPr/>
          </w:rPrChange>
        </w:rPr>
        <w:instrText xml:space="preserve"> REF _Ref59091711 \h  \* MERGEFORMAT </w:instrText>
      </w:r>
      <w:r w:rsidRPr="00204B6C">
        <w:rPr>
          <w:highlight w:val="yellow"/>
          <w:rPrChange w:id="804" w:author="王 浩仁" w:date="2021-06-15T21:32:00Z">
            <w:rPr/>
          </w:rPrChange>
        </w:rPr>
      </w:r>
      <w:r w:rsidRPr="00204B6C">
        <w:rPr>
          <w:highlight w:val="yellow"/>
          <w:rPrChange w:id="805" w:author="王 浩仁" w:date="2021-06-15T21:32:00Z">
            <w:rPr/>
          </w:rPrChange>
        </w:rPr>
        <w:fldChar w:fldCharType="separate"/>
      </w:r>
      <w:r w:rsidRPr="00204B6C">
        <w:rPr>
          <w:highlight w:val="yellow"/>
          <w:rPrChange w:id="806" w:author="王 浩仁" w:date="2021-06-15T21:32:00Z">
            <w:rPr/>
          </w:rPrChange>
        </w:rPr>
        <w:t>表</w:t>
      </w:r>
      <w:r w:rsidRPr="00204B6C">
        <w:rPr>
          <w:highlight w:val="yellow"/>
          <w:rPrChange w:id="807" w:author="王 浩仁" w:date="2021-06-15T21:32:00Z">
            <w:rPr/>
          </w:rPrChange>
        </w:rPr>
        <w:t>5</w:t>
      </w:r>
      <w:r w:rsidRPr="00204B6C">
        <w:rPr>
          <w:highlight w:val="yellow"/>
          <w:rPrChange w:id="808" w:author="王 浩仁" w:date="2021-06-15T21:32:00Z">
            <w:rPr/>
          </w:rPrChange>
        </w:rPr>
        <w:fldChar w:fldCharType="end"/>
      </w:r>
      <w:r w:rsidRPr="00204B6C">
        <w:rPr>
          <w:highlight w:val="yellow"/>
          <w:rPrChange w:id="809" w:author="王 浩仁" w:date="2021-06-15T21:32:00Z">
            <w:rPr/>
          </w:rPrChange>
        </w:rPr>
        <w:t>可以看出，</w:t>
      </w:r>
      <w:r w:rsidRPr="00204B6C">
        <w:rPr>
          <w:rFonts w:hint="eastAsia"/>
          <w:highlight w:val="yellow"/>
          <w:rPrChange w:id="810" w:author="王 浩仁" w:date="2021-06-15T21:32:00Z">
            <w:rPr>
              <w:rFonts w:hint="eastAsia"/>
            </w:rPr>
          </w:rPrChange>
        </w:rPr>
        <w:t>使用</w:t>
      </w:r>
      <w:r w:rsidRPr="00204B6C">
        <w:rPr>
          <w:highlight w:val="yellow"/>
          <w:rPrChange w:id="811" w:author="王 浩仁" w:date="2021-06-15T21:32:00Z">
            <w:rPr/>
          </w:rPrChange>
        </w:rPr>
        <w:t>COOP-SC-Sol</w:t>
      </w:r>
      <w:proofErr w:type="gramStart"/>
      <w:r w:rsidRPr="00204B6C">
        <w:rPr>
          <w:highlight w:val="yellow"/>
          <w:rPrChange w:id="812" w:author="王 浩仁" w:date="2021-06-15T21:32:00Z">
            <w:rPr/>
          </w:rPrChange>
        </w:rPr>
        <w:t>度量元</w:t>
      </w:r>
      <w:proofErr w:type="gramEnd"/>
      <w:r w:rsidRPr="00204B6C">
        <w:rPr>
          <w:highlight w:val="yellow"/>
          <w:rPrChange w:id="813" w:author="王 浩仁" w:date="2021-06-15T21:32:00Z">
            <w:rPr/>
          </w:rPrChange>
        </w:rPr>
        <w:t>集</w:t>
      </w:r>
      <w:r w:rsidRPr="00204B6C">
        <w:rPr>
          <w:rFonts w:hint="eastAsia"/>
          <w:highlight w:val="yellow"/>
          <w:rPrChange w:id="814" w:author="王 浩仁" w:date="2021-06-15T21:32:00Z">
            <w:rPr>
              <w:rFonts w:hint="eastAsia"/>
            </w:rPr>
          </w:rPrChange>
        </w:rPr>
        <w:t>时，</w:t>
      </w:r>
      <w:r w:rsidRPr="00204B6C">
        <w:rPr>
          <w:highlight w:val="yellow"/>
          <w:rPrChange w:id="815" w:author="王 浩仁" w:date="2021-06-15T21:32:00Z">
            <w:rPr/>
          </w:rPrChange>
        </w:rPr>
        <w:t>不同模型的</w:t>
      </w:r>
      <w:r w:rsidRPr="00204B6C">
        <w:rPr>
          <w:highlight w:val="yellow"/>
          <w:rPrChange w:id="816" w:author="王 浩仁" w:date="2021-06-15T21:32:00Z">
            <w:rPr/>
          </w:rPrChange>
        </w:rPr>
        <w:t>FPA</w:t>
      </w:r>
      <w:r w:rsidRPr="00204B6C">
        <w:rPr>
          <w:highlight w:val="yellow"/>
          <w:rPrChange w:id="817" w:author="王 浩仁" w:date="2021-06-15T21:32:00Z">
            <w:rPr/>
          </w:rPrChange>
        </w:rPr>
        <w:t>平均值最高，为</w:t>
      </w:r>
      <w:r w:rsidRPr="00204B6C">
        <w:rPr>
          <w:highlight w:val="yellow"/>
          <w:rPrChange w:id="818" w:author="王 浩仁" w:date="2021-06-15T21:32:00Z">
            <w:rPr/>
          </w:rPrChange>
        </w:rPr>
        <w:t>0.779</w:t>
      </w:r>
      <w:r w:rsidRPr="00204B6C">
        <w:rPr>
          <w:highlight w:val="yellow"/>
          <w:rPrChange w:id="819" w:author="王 浩仁" w:date="2021-06-15T21:32:00Z">
            <w:rPr/>
          </w:rPrChange>
        </w:rPr>
        <w:t>，其余依次为</w:t>
      </w:r>
      <w:r w:rsidRPr="00204B6C">
        <w:rPr>
          <w:highlight w:val="yellow"/>
          <w:rPrChange w:id="820" w:author="王 浩仁" w:date="2021-06-15T21:32:00Z">
            <w:rPr/>
          </w:rPrChange>
        </w:rPr>
        <w:t>SC-Sol</w:t>
      </w:r>
      <w:r w:rsidRPr="00204B6C">
        <w:rPr>
          <w:highlight w:val="yellow"/>
          <w:rPrChange w:id="821" w:author="王 浩仁" w:date="2021-06-15T21:32:00Z">
            <w:rPr/>
          </w:rPrChange>
        </w:rPr>
        <w:t>（</w:t>
      </w:r>
      <w:r w:rsidRPr="00204B6C">
        <w:rPr>
          <w:highlight w:val="yellow"/>
          <w:rPrChange w:id="822" w:author="王 浩仁" w:date="2021-06-15T21:32:00Z">
            <w:rPr/>
          </w:rPrChange>
        </w:rPr>
        <w:t>0.77</w:t>
      </w:r>
      <w:r w:rsidR="00F11C4F" w:rsidRPr="00204B6C">
        <w:rPr>
          <w:highlight w:val="yellow"/>
          <w:rPrChange w:id="823" w:author="王 浩仁" w:date="2021-06-15T21:32:00Z">
            <w:rPr/>
          </w:rPrChange>
        </w:rPr>
        <w:t>1</w:t>
      </w:r>
      <w:r w:rsidRPr="00204B6C">
        <w:rPr>
          <w:highlight w:val="yellow"/>
          <w:rPrChange w:id="824" w:author="王 浩仁" w:date="2021-06-15T21:32:00Z">
            <w:rPr/>
          </w:rPrChange>
        </w:rPr>
        <w:t>）和</w:t>
      </w:r>
      <w:r w:rsidRPr="00204B6C">
        <w:rPr>
          <w:highlight w:val="yellow"/>
          <w:rPrChange w:id="825" w:author="王 浩仁" w:date="2021-06-15T21:32:00Z">
            <w:rPr/>
          </w:rPrChange>
        </w:rPr>
        <w:t>COOP</w:t>
      </w:r>
      <w:r w:rsidRPr="00204B6C">
        <w:rPr>
          <w:highlight w:val="yellow"/>
          <w:rPrChange w:id="826" w:author="王 浩仁" w:date="2021-06-15T21:32:00Z">
            <w:rPr/>
          </w:rPrChange>
        </w:rPr>
        <w:t>（</w:t>
      </w:r>
      <w:r w:rsidRPr="00204B6C">
        <w:rPr>
          <w:highlight w:val="yellow"/>
          <w:rPrChange w:id="827" w:author="王 浩仁" w:date="2021-06-15T21:32:00Z">
            <w:rPr/>
          </w:rPrChange>
        </w:rPr>
        <w:t>0.76</w:t>
      </w:r>
      <w:r w:rsidR="00F11C4F" w:rsidRPr="00204B6C">
        <w:rPr>
          <w:highlight w:val="yellow"/>
          <w:rPrChange w:id="828" w:author="王 浩仁" w:date="2021-06-15T21:32:00Z">
            <w:rPr/>
          </w:rPrChange>
        </w:rPr>
        <w:t>2</w:t>
      </w:r>
      <w:r w:rsidRPr="00204B6C">
        <w:rPr>
          <w:highlight w:val="yellow"/>
          <w:rPrChange w:id="829" w:author="王 浩仁" w:date="2021-06-15T21:32:00Z">
            <w:rPr/>
          </w:rPrChange>
        </w:rPr>
        <w:t>）。</w:t>
      </w:r>
    </w:p>
    <w:p w14:paraId="6D8E8A2F" w14:textId="16B07FB7" w:rsidR="00221B47" w:rsidRPr="00204B6C" w:rsidRDefault="004075D1" w:rsidP="00221B47">
      <w:pPr>
        <w:pStyle w:val="a3"/>
        <w:ind w:firstLine="372"/>
        <w:rPr>
          <w:highlight w:val="yellow"/>
          <w:rPrChange w:id="830" w:author="王 浩仁" w:date="2021-06-15T21:32:00Z">
            <w:rPr/>
          </w:rPrChange>
        </w:rPr>
      </w:pPr>
      <w:r w:rsidRPr="00204B6C">
        <w:rPr>
          <w:highlight w:val="yellow"/>
          <w:rPrChange w:id="831" w:author="王 浩仁" w:date="2021-06-15T21:32:00Z">
            <w:rPr/>
          </w:rPrChange>
        </w:rPr>
        <w:t>不同模型在</w:t>
      </w:r>
      <w:r w:rsidRPr="00204B6C">
        <w:rPr>
          <w:highlight w:val="yellow"/>
          <w:rPrChange w:id="832" w:author="王 浩仁" w:date="2021-06-15T21:32:00Z">
            <w:rPr/>
          </w:rPrChange>
        </w:rPr>
        <w:t>MAE</w:t>
      </w:r>
      <w:r w:rsidRPr="00204B6C">
        <w:rPr>
          <w:highlight w:val="yellow"/>
          <w:rPrChange w:id="833" w:author="王 浩仁" w:date="2021-06-15T21:32:00Z">
            <w:rPr/>
          </w:rPrChange>
        </w:rPr>
        <w:t>和</w:t>
      </w:r>
      <w:r w:rsidRPr="00204B6C">
        <w:rPr>
          <w:highlight w:val="yellow"/>
          <w:rPrChange w:id="834" w:author="王 浩仁" w:date="2021-06-15T21:32:00Z">
            <w:rPr/>
          </w:rPrChange>
        </w:rPr>
        <w:t>FPA</w:t>
      </w:r>
      <w:r w:rsidRPr="00204B6C">
        <w:rPr>
          <w:highlight w:val="yellow"/>
          <w:rPrChange w:id="835" w:author="王 浩仁" w:date="2021-06-15T21:32:00Z">
            <w:rPr/>
          </w:rPrChange>
        </w:rPr>
        <w:t>指标上的性能表现存在差异，为综合比较各个回归模型在</w:t>
      </w:r>
      <w:r w:rsidRPr="00204B6C">
        <w:rPr>
          <w:highlight w:val="yellow"/>
          <w:rPrChange w:id="836" w:author="王 浩仁" w:date="2021-06-15T21:32:00Z">
            <w:rPr/>
          </w:rPrChange>
        </w:rPr>
        <w:t>MAE</w:t>
      </w:r>
      <w:r w:rsidRPr="00204B6C">
        <w:rPr>
          <w:highlight w:val="yellow"/>
          <w:rPrChange w:id="837" w:author="王 浩仁" w:date="2021-06-15T21:32:00Z">
            <w:rPr/>
          </w:rPrChange>
        </w:rPr>
        <w:t>和</w:t>
      </w:r>
      <w:r w:rsidRPr="00204B6C">
        <w:rPr>
          <w:highlight w:val="yellow"/>
          <w:rPrChange w:id="838" w:author="王 浩仁" w:date="2021-06-15T21:32:00Z">
            <w:rPr/>
          </w:rPrChange>
        </w:rPr>
        <w:t>FPA</w:t>
      </w:r>
      <w:r w:rsidRPr="00204B6C">
        <w:rPr>
          <w:highlight w:val="yellow"/>
          <w:rPrChange w:id="839" w:author="王 浩仁" w:date="2021-06-15T21:32:00Z">
            <w:rPr/>
          </w:rPrChange>
        </w:rPr>
        <w:t>指标上的性能差异，我们将各个模型</w:t>
      </w:r>
      <w:r w:rsidRPr="00204B6C">
        <w:rPr>
          <w:highlight w:val="yellow"/>
          <w:rPrChange w:id="840" w:author="王 浩仁" w:date="2021-06-15T21:32:00Z">
            <w:rPr/>
          </w:rPrChange>
        </w:rPr>
        <w:t>MAE</w:t>
      </w:r>
      <w:r w:rsidRPr="00204B6C">
        <w:rPr>
          <w:highlight w:val="yellow"/>
          <w:rPrChange w:id="841" w:author="王 浩仁" w:date="2021-06-15T21:32:00Z">
            <w:rPr/>
          </w:rPrChange>
        </w:rPr>
        <w:t>和</w:t>
      </w:r>
      <w:r w:rsidRPr="00204B6C">
        <w:rPr>
          <w:highlight w:val="yellow"/>
          <w:rPrChange w:id="842" w:author="王 浩仁" w:date="2021-06-15T21:32:00Z">
            <w:rPr/>
          </w:rPrChange>
        </w:rPr>
        <w:t>FPA</w:t>
      </w:r>
      <w:r w:rsidRPr="00204B6C">
        <w:rPr>
          <w:highlight w:val="yellow"/>
          <w:rPrChange w:id="843" w:author="王 浩仁" w:date="2021-06-15T21:32:00Z">
            <w:rPr/>
          </w:rPrChange>
        </w:rPr>
        <w:t>指标的排名相加，结果为：</w:t>
      </w:r>
      <w:r w:rsidRPr="00204B6C">
        <w:rPr>
          <w:highlight w:val="yellow"/>
          <w:rPrChange w:id="844" w:author="王 浩仁" w:date="2021-06-15T21:32:00Z">
            <w:rPr/>
          </w:rPrChange>
        </w:rPr>
        <w:t>RFR</w:t>
      </w:r>
      <w:r w:rsidRPr="00204B6C">
        <w:rPr>
          <w:highlight w:val="yellow"/>
          <w:rPrChange w:id="845" w:author="王 浩仁" w:date="2021-06-15T21:32:00Z">
            <w:rPr/>
          </w:rPrChange>
        </w:rPr>
        <w:t>的排名最高，为</w:t>
      </w:r>
      <w:r w:rsidR="00A13BF2" w:rsidRPr="00204B6C">
        <w:rPr>
          <w:highlight w:val="yellow"/>
          <w:rPrChange w:id="846" w:author="王 浩仁" w:date="2021-06-15T21:32:00Z">
            <w:rPr/>
          </w:rPrChange>
        </w:rPr>
        <w:t>2</w:t>
      </w:r>
      <w:r w:rsidRPr="00204B6C">
        <w:rPr>
          <w:highlight w:val="yellow"/>
          <w:rPrChange w:id="847" w:author="王 浩仁" w:date="2021-06-15T21:32:00Z">
            <w:rPr/>
          </w:rPrChange>
        </w:rPr>
        <w:t>，其余依次为</w:t>
      </w:r>
      <w:r w:rsidRPr="00204B6C">
        <w:rPr>
          <w:highlight w:val="yellow"/>
          <w:rPrChange w:id="848" w:author="王 浩仁" w:date="2021-06-15T21:32:00Z">
            <w:rPr/>
          </w:rPrChange>
        </w:rPr>
        <w:t>GBR</w:t>
      </w:r>
      <w:r w:rsidRPr="00204B6C">
        <w:rPr>
          <w:highlight w:val="yellow"/>
          <w:rPrChange w:id="849" w:author="王 浩仁" w:date="2021-06-15T21:32:00Z">
            <w:rPr/>
          </w:rPrChange>
        </w:rPr>
        <w:t>（</w:t>
      </w:r>
      <w:r w:rsidR="007F0285" w:rsidRPr="00204B6C">
        <w:rPr>
          <w:highlight w:val="yellow"/>
          <w:rPrChange w:id="850" w:author="王 浩仁" w:date="2021-06-15T21:32:00Z">
            <w:rPr/>
          </w:rPrChange>
        </w:rPr>
        <w:t>6</w:t>
      </w:r>
      <w:r w:rsidRPr="00204B6C">
        <w:rPr>
          <w:highlight w:val="yellow"/>
          <w:rPrChange w:id="851" w:author="王 浩仁" w:date="2021-06-15T21:32:00Z">
            <w:rPr/>
          </w:rPrChange>
        </w:rPr>
        <w:t>）、</w:t>
      </w:r>
      <w:r w:rsidR="00532917" w:rsidRPr="00204B6C">
        <w:rPr>
          <w:highlight w:val="yellow"/>
          <w:rPrChange w:id="852" w:author="王 浩仁" w:date="2021-06-15T21:32:00Z">
            <w:rPr/>
          </w:rPrChange>
        </w:rPr>
        <w:t>SVR</w:t>
      </w:r>
      <w:r w:rsidR="00532917" w:rsidRPr="00204B6C">
        <w:rPr>
          <w:highlight w:val="yellow"/>
          <w:rPrChange w:id="853" w:author="王 浩仁" w:date="2021-06-15T21:32:00Z">
            <w:rPr/>
          </w:rPrChange>
        </w:rPr>
        <w:t>（</w:t>
      </w:r>
      <w:r w:rsidR="00532917" w:rsidRPr="00204B6C">
        <w:rPr>
          <w:highlight w:val="yellow"/>
          <w:rPrChange w:id="854" w:author="王 浩仁" w:date="2021-06-15T21:32:00Z">
            <w:rPr/>
          </w:rPrChange>
        </w:rPr>
        <w:t>7</w:t>
      </w:r>
      <w:r w:rsidR="00532917" w:rsidRPr="00204B6C">
        <w:rPr>
          <w:highlight w:val="yellow"/>
          <w:rPrChange w:id="855" w:author="王 浩仁" w:date="2021-06-15T21:32:00Z">
            <w:rPr/>
          </w:rPrChange>
        </w:rPr>
        <w:t>）</w:t>
      </w:r>
      <w:r w:rsidR="00E369D4" w:rsidRPr="00204B6C">
        <w:rPr>
          <w:rFonts w:hint="eastAsia"/>
          <w:highlight w:val="yellow"/>
          <w:rPrChange w:id="856" w:author="王 浩仁" w:date="2021-06-15T21:32:00Z">
            <w:rPr>
              <w:rFonts w:hint="eastAsia"/>
            </w:rPr>
          </w:rPrChange>
        </w:rPr>
        <w:t>、</w:t>
      </w:r>
      <w:r w:rsidRPr="00204B6C">
        <w:rPr>
          <w:highlight w:val="yellow"/>
          <w:rPrChange w:id="857" w:author="王 浩仁" w:date="2021-06-15T21:32:00Z">
            <w:rPr/>
          </w:rPrChange>
        </w:rPr>
        <w:t>KNNR</w:t>
      </w:r>
      <w:r w:rsidRPr="00204B6C">
        <w:rPr>
          <w:highlight w:val="yellow"/>
          <w:rPrChange w:id="858" w:author="王 浩仁" w:date="2021-06-15T21:32:00Z">
            <w:rPr/>
          </w:rPrChange>
        </w:rPr>
        <w:t>（</w:t>
      </w:r>
      <w:r w:rsidR="00A13BF2" w:rsidRPr="00204B6C">
        <w:rPr>
          <w:highlight w:val="yellow"/>
          <w:rPrChange w:id="859" w:author="王 浩仁" w:date="2021-06-15T21:32:00Z">
            <w:rPr/>
          </w:rPrChange>
        </w:rPr>
        <w:t>8</w:t>
      </w:r>
      <w:r w:rsidRPr="00204B6C">
        <w:rPr>
          <w:highlight w:val="yellow"/>
          <w:rPrChange w:id="860" w:author="王 浩仁" w:date="2021-06-15T21:32:00Z">
            <w:rPr/>
          </w:rPrChange>
        </w:rPr>
        <w:t>）、</w:t>
      </w:r>
      <w:r w:rsidRPr="00204B6C">
        <w:rPr>
          <w:highlight w:val="yellow"/>
          <w:rPrChange w:id="861" w:author="王 浩仁" w:date="2021-06-15T21:32:00Z">
            <w:rPr/>
          </w:rPrChange>
        </w:rPr>
        <w:t>BR</w:t>
      </w:r>
      <w:r w:rsidRPr="00204B6C">
        <w:rPr>
          <w:highlight w:val="yellow"/>
          <w:rPrChange w:id="862" w:author="王 浩仁" w:date="2021-06-15T21:32:00Z">
            <w:rPr/>
          </w:rPrChange>
        </w:rPr>
        <w:t>（</w:t>
      </w:r>
      <w:r w:rsidR="001E099F" w:rsidRPr="00204B6C">
        <w:rPr>
          <w:highlight w:val="yellow"/>
          <w:rPrChange w:id="863" w:author="王 浩仁" w:date="2021-06-15T21:32:00Z">
            <w:rPr/>
          </w:rPrChange>
        </w:rPr>
        <w:t>9</w:t>
      </w:r>
      <w:r w:rsidRPr="00204B6C">
        <w:rPr>
          <w:highlight w:val="yellow"/>
          <w:rPrChange w:id="864" w:author="王 浩仁" w:date="2021-06-15T21:32:00Z">
            <w:rPr/>
          </w:rPrChange>
        </w:rPr>
        <w:t>）、</w:t>
      </w:r>
      <w:r w:rsidRPr="00204B6C">
        <w:rPr>
          <w:highlight w:val="yellow"/>
          <w:rPrChange w:id="865" w:author="王 浩仁" w:date="2021-06-15T21:32:00Z">
            <w:rPr/>
          </w:rPrChange>
        </w:rPr>
        <w:t>LR</w:t>
      </w:r>
      <w:r w:rsidRPr="00204B6C">
        <w:rPr>
          <w:highlight w:val="yellow"/>
          <w:rPrChange w:id="866" w:author="王 浩仁" w:date="2021-06-15T21:32:00Z">
            <w:rPr/>
          </w:rPrChange>
        </w:rPr>
        <w:t>（</w:t>
      </w:r>
      <w:r w:rsidRPr="00204B6C">
        <w:rPr>
          <w:highlight w:val="yellow"/>
          <w:rPrChange w:id="867" w:author="王 浩仁" w:date="2021-06-15T21:32:00Z">
            <w:rPr/>
          </w:rPrChange>
        </w:rPr>
        <w:t>1</w:t>
      </w:r>
      <w:r w:rsidR="001E099F" w:rsidRPr="00204B6C">
        <w:rPr>
          <w:highlight w:val="yellow"/>
          <w:rPrChange w:id="868" w:author="王 浩仁" w:date="2021-06-15T21:32:00Z">
            <w:rPr/>
          </w:rPrChange>
        </w:rPr>
        <w:t>1</w:t>
      </w:r>
      <w:r w:rsidRPr="00204B6C">
        <w:rPr>
          <w:highlight w:val="yellow"/>
          <w:rPrChange w:id="869" w:author="王 浩仁" w:date="2021-06-15T21:32:00Z">
            <w:rPr/>
          </w:rPrChange>
        </w:rPr>
        <w:t>）以及</w:t>
      </w:r>
      <w:r w:rsidRPr="00204B6C">
        <w:rPr>
          <w:highlight w:val="yellow"/>
          <w:rPrChange w:id="870" w:author="王 浩仁" w:date="2021-06-15T21:32:00Z">
            <w:rPr/>
          </w:rPrChange>
        </w:rPr>
        <w:t>DTR</w:t>
      </w:r>
      <w:r w:rsidRPr="00204B6C">
        <w:rPr>
          <w:highlight w:val="yellow"/>
          <w:rPrChange w:id="871" w:author="王 浩仁" w:date="2021-06-15T21:32:00Z">
            <w:rPr/>
          </w:rPrChange>
        </w:rPr>
        <w:t>（</w:t>
      </w:r>
      <w:r w:rsidRPr="00204B6C">
        <w:rPr>
          <w:highlight w:val="yellow"/>
          <w:rPrChange w:id="872" w:author="王 浩仁" w:date="2021-06-15T21:32:00Z">
            <w:rPr/>
          </w:rPrChange>
        </w:rPr>
        <w:t>1</w:t>
      </w:r>
      <w:r w:rsidR="0011089A" w:rsidRPr="00204B6C">
        <w:rPr>
          <w:highlight w:val="yellow"/>
          <w:rPrChange w:id="873" w:author="王 浩仁" w:date="2021-06-15T21:32:00Z">
            <w:rPr/>
          </w:rPrChange>
        </w:rPr>
        <w:t>2</w:t>
      </w:r>
      <w:r w:rsidRPr="00204B6C">
        <w:rPr>
          <w:highlight w:val="yellow"/>
          <w:rPrChange w:id="874" w:author="王 浩仁" w:date="2021-06-15T21:32:00Z">
            <w:rPr/>
          </w:rPrChange>
        </w:rPr>
        <w:t>）。</w:t>
      </w:r>
    </w:p>
    <w:p w14:paraId="64FD0D0A" w14:textId="0C2059AA" w:rsidR="0029589E" w:rsidRPr="00204B6C" w:rsidRDefault="00F4317D" w:rsidP="00650245">
      <w:pPr>
        <w:pStyle w:val="a3"/>
        <w:tabs>
          <w:tab w:val="clear" w:pos="357"/>
          <w:tab w:val="left" w:pos="284"/>
        </w:tabs>
        <w:ind w:firstLineChars="0" w:firstLine="0"/>
        <w:rPr>
          <w:highlight w:val="yellow"/>
          <w:rPrChange w:id="875" w:author="王 浩仁" w:date="2021-06-15T21:32:00Z">
            <w:rPr/>
          </w:rPrChange>
        </w:rPr>
      </w:pPr>
      <w:r w:rsidRPr="00204B6C">
        <w:rPr>
          <w:noProof/>
          <w:highlight w:val="yellow"/>
          <w:rPrChange w:id="876" w:author="王 浩仁" w:date="2021-06-15T21:32:00Z">
            <w:rPr>
              <w:noProof/>
            </w:rPr>
          </w:rPrChange>
        </w:rPr>
        <w:drawing>
          <wp:inline distT="0" distB="0" distL="0" distR="0" wp14:anchorId="217F2066" wp14:editId="7F1A9666">
            <wp:extent cx="5581015" cy="2293620"/>
            <wp:effectExtent l="0" t="0" r="0" b="5080"/>
            <wp:docPr id="4" name="图片 4"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箱线图&#10;&#10;描述已自动生成"/>
                    <pic:cNvPicPr/>
                  </pic:nvPicPr>
                  <pic:blipFill>
                    <a:blip r:embed="rId12"/>
                    <a:stretch>
                      <a:fillRect/>
                    </a:stretch>
                  </pic:blipFill>
                  <pic:spPr>
                    <a:xfrm>
                      <a:off x="0" y="0"/>
                      <a:ext cx="5581015" cy="2293620"/>
                    </a:xfrm>
                    <a:prstGeom prst="rect">
                      <a:avLst/>
                    </a:prstGeom>
                  </pic:spPr>
                </pic:pic>
              </a:graphicData>
            </a:graphic>
          </wp:inline>
        </w:drawing>
      </w:r>
    </w:p>
    <w:p w14:paraId="5AEA3097" w14:textId="6F4191AD" w:rsidR="0029589E" w:rsidRPr="00204B6C" w:rsidRDefault="0029589E" w:rsidP="00002E86">
      <w:pPr>
        <w:pStyle w:val="a3"/>
        <w:tabs>
          <w:tab w:val="clear" w:pos="357"/>
          <w:tab w:val="left" w:pos="0"/>
        </w:tabs>
        <w:ind w:firstLineChars="0" w:firstLine="0"/>
        <w:jc w:val="center"/>
        <w:rPr>
          <w:highlight w:val="yellow"/>
          <w:rPrChange w:id="877" w:author="王 浩仁" w:date="2021-06-15T21:32:00Z">
            <w:rPr/>
          </w:rPrChange>
        </w:rPr>
      </w:pPr>
      <w:bookmarkStart w:id="878" w:name="_Ref59091735"/>
      <w:r w:rsidRPr="00204B6C">
        <w:rPr>
          <w:highlight w:val="yellow"/>
          <w:rPrChange w:id="879" w:author="王 浩仁" w:date="2021-06-15T21:32:00Z">
            <w:rPr/>
          </w:rPrChange>
        </w:rPr>
        <w:t>图</w:t>
      </w:r>
      <w:r w:rsidRPr="00204B6C">
        <w:rPr>
          <w:highlight w:val="yellow"/>
          <w:rPrChange w:id="880" w:author="王 浩仁" w:date="2021-06-15T21:32:00Z">
            <w:rPr/>
          </w:rPrChange>
        </w:rPr>
        <w:fldChar w:fldCharType="begin"/>
      </w:r>
      <w:r w:rsidRPr="00204B6C">
        <w:rPr>
          <w:highlight w:val="yellow"/>
          <w:rPrChange w:id="881" w:author="王 浩仁" w:date="2021-06-15T21:32:00Z">
            <w:rPr/>
          </w:rPrChange>
        </w:rPr>
        <w:instrText xml:space="preserve"> SEQ </w:instrText>
      </w:r>
      <w:r w:rsidRPr="00204B6C">
        <w:rPr>
          <w:highlight w:val="yellow"/>
          <w:rPrChange w:id="882" w:author="王 浩仁" w:date="2021-06-15T21:32:00Z">
            <w:rPr/>
          </w:rPrChange>
        </w:rPr>
        <w:instrText>图</w:instrText>
      </w:r>
      <w:r w:rsidRPr="00204B6C">
        <w:rPr>
          <w:highlight w:val="yellow"/>
          <w:rPrChange w:id="883" w:author="王 浩仁" w:date="2021-06-15T21:32:00Z">
            <w:rPr/>
          </w:rPrChange>
        </w:rPr>
        <w:instrText xml:space="preserve"> \* ARABIC </w:instrText>
      </w:r>
      <w:r w:rsidRPr="00204B6C">
        <w:rPr>
          <w:highlight w:val="yellow"/>
          <w:rPrChange w:id="884" w:author="王 浩仁" w:date="2021-06-15T21:32:00Z">
            <w:rPr/>
          </w:rPrChange>
        </w:rPr>
        <w:fldChar w:fldCharType="separate"/>
      </w:r>
      <w:r w:rsidR="0006434D" w:rsidRPr="00204B6C">
        <w:rPr>
          <w:noProof/>
          <w:highlight w:val="yellow"/>
          <w:rPrChange w:id="885" w:author="王 浩仁" w:date="2021-06-15T21:32:00Z">
            <w:rPr>
              <w:noProof/>
            </w:rPr>
          </w:rPrChange>
        </w:rPr>
        <w:t>3</w:t>
      </w:r>
      <w:r w:rsidRPr="00204B6C">
        <w:rPr>
          <w:highlight w:val="yellow"/>
          <w:rPrChange w:id="886" w:author="王 浩仁" w:date="2021-06-15T21:32:00Z">
            <w:rPr/>
          </w:rPrChange>
        </w:rPr>
        <w:fldChar w:fldCharType="end"/>
      </w:r>
      <w:bookmarkEnd w:id="878"/>
      <w:r w:rsidRPr="00204B6C">
        <w:rPr>
          <w:highlight w:val="yellow"/>
          <w:rPrChange w:id="887" w:author="王 浩仁" w:date="2021-06-15T21:32:00Z">
            <w:rPr/>
          </w:rPrChange>
        </w:rPr>
        <w:t xml:space="preserve"> </w:t>
      </w:r>
      <w:bookmarkStart w:id="888" w:name="_Hlk74685077"/>
      <w:r w:rsidRPr="00204B6C">
        <w:rPr>
          <w:highlight w:val="yellow"/>
          <w:rPrChange w:id="889" w:author="王 浩仁" w:date="2021-06-15T21:32:00Z">
            <w:rPr/>
          </w:rPrChange>
        </w:rPr>
        <w:t>缺陷数量预测模型性能比较</w:t>
      </w:r>
      <w:bookmarkEnd w:id="888"/>
      <w:r w:rsidRPr="00204B6C">
        <w:rPr>
          <w:highlight w:val="yellow"/>
          <w:rPrChange w:id="890" w:author="王 浩仁" w:date="2021-06-15T21:32:00Z">
            <w:rPr/>
          </w:rPrChange>
        </w:rPr>
        <w:t>（</w:t>
      </w:r>
      <w:r w:rsidRPr="00204B6C">
        <w:rPr>
          <w:highlight w:val="yellow"/>
          <w:rPrChange w:id="891" w:author="王 浩仁" w:date="2021-06-15T21:32:00Z">
            <w:rPr/>
          </w:rPrChange>
        </w:rPr>
        <w:t>MAE</w:t>
      </w:r>
      <w:r w:rsidRPr="00204B6C">
        <w:rPr>
          <w:highlight w:val="yellow"/>
          <w:rPrChange w:id="892" w:author="王 浩仁" w:date="2021-06-15T21:32:00Z">
            <w:rPr/>
          </w:rPrChange>
        </w:rPr>
        <w:t>）</w:t>
      </w:r>
    </w:p>
    <w:p w14:paraId="655709A3" w14:textId="501C7B7D" w:rsidR="0029589E" w:rsidRPr="00204B6C" w:rsidRDefault="007B143F" w:rsidP="00650245">
      <w:pPr>
        <w:pStyle w:val="a3"/>
        <w:tabs>
          <w:tab w:val="clear" w:pos="357"/>
          <w:tab w:val="left" w:pos="142"/>
        </w:tabs>
        <w:ind w:firstLineChars="0" w:firstLine="0"/>
        <w:rPr>
          <w:highlight w:val="yellow"/>
          <w:rPrChange w:id="893" w:author="王 浩仁" w:date="2021-06-15T21:32:00Z">
            <w:rPr/>
          </w:rPrChange>
        </w:rPr>
      </w:pPr>
      <w:r w:rsidRPr="00204B6C">
        <w:rPr>
          <w:noProof/>
          <w:highlight w:val="yellow"/>
          <w:rPrChange w:id="894" w:author="王 浩仁" w:date="2021-06-15T21:32:00Z">
            <w:rPr>
              <w:noProof/>
            </w:rPr>
          </w:rPrChange>
        </w:rPr>
        <w:drawing>
          <wp:inline distT="0" distB="0" distL="0" distR="0" wp14:anchorId="304DEEDE" wp14:editId="739CA3DD">
            <wp:extent cx="5581015" cy="2293620"/>
            <wp:effectExtent l="0" t="0" r="0" b="5080"/>
            <wp:docPr id="5" name="图片 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箱线图&#10;&#10;描述已自动生成"/>
                    <pic:cNvPicPr/>
                  </pic:nvPicPr>
                  <pic:blipFill>
                    <a:blip r:embed="rId13"/>
                    <a:stretch>
                      <a:fillRect/>
                    </a:stretch>
                  </pic:blipFill>
                  <pic:spPr>
                    <a:xfrm>
                      <a:off x="0" y="0"/>
                      <a:ext cx="5581015" cy="2293620"/>
                    </a:xfrm>
                    <a:prstGeom prst="rect">
                      <a:avLst/>
                    </a:prstGeom>
                  </pic:spPr>
                </pic:pic>
              </a:graphicData>
            </a:graphic>
          </wp:inline>
        </w:drawing>
      </w:r>
    </w:p>
    <w:p w14:paraId="5719AAEC" w14:textId="4DCFCF7A" w:rsidR="0029589E" w:rsidRPr="00204B6C" w:rsidRDefault="0029589E" w:rsidP="00002E86">
      <w:pPr>
        <w:pStyle w:val="a3"/>
        <w:tabs>
          <w:tab w:val="clear" w:pos="357"/>
          <w:tab w:val="left" w:pos="0"/>
        </w:tabs>
        <w:ind w:firstLineChars="0" w:firstLine="0"/>
        <w:jc w:val="center"/>
        <w:rPr>
          <w:highlight w:val="yellow"/>
          <w:rPrChange w:id="895" w:author="王 浩仁" w:date="2021-06-15T21:32:00Z">
            <w:rPr/>
          </w:rPrChange>
        </w:rPr>
      </w:pPr>
      <w:bookmarkStart w:id="896" w:name="_Ref59091695"/>
      <w:r w:rsidRPr="00204B6C">
        <w:rPr>
          <w:highlight w:val="yellow"/>
          <w:rPrChange w:id="897" w:author="王 浩仁" w:date="2021-06-15T21:32:00Z">
            <w:rPr/>
          </w:rPrChange>
        </w:rPr>
        <w:t>图</w:t>
      </w:r>
      <w:r w:rsidRPr="00204B6C">
        <w:rPr>
          <w:highlight w:val="yellow"/>
          <w:rPrChange w:id="898" w:author="王 浩仁" w:date="2021-06-15T21:32:00Z">
            <w:rPr/>
          </w:rPrChange>
        </w:rPr>
        <w:fldChar w:fldCharType="begin"/>
      </w:r>
      <w:r w:rsidRPr="00204B6C">
        <w:rPr>
          <w:highlight w:val="yellow"/>
          <w:rPrChange w:id="899" w:author="王 浩仁" w:date="2021-06-15T21:32:00Z">
            <w:rPr/>
          </w:rPrChange>
        </w:rPr>
        <w:instrText xml:space="preserve"> SEQ </w:instrText>
      </w:r>
      <w:r w:rsidRPr="00204B6C">
        <w:rPr>
          <w:highlight w:val="yellow"/>
          <w:rPrChange w:id="900" w:author="王 浩仁" w:date="2021-06-15T21:32:00Z">
            <w:rPr/>
          </w:rPrChange>
        </w:rPr>
        <w:instrText>图</w:instrText>
      </w:r>
      <w:r w:rsidRPr="00204B6C">
        <w:rPr>
          <w:highlight w:val="yellow"/>
          <w:rPrChange w:id="901" w:author="王 浩仁" w:date="2021-06-15T21:32:00Z">
            <w:rPr/>
          </w:rPrChange>
        </w:rPr>
        <w:instrText xml:space="preserve"> \* ARABIC </w:instrText>
      </w:r>
      <w:r w:rsidRPr="00204B6C">
        <w:rPr>
          <w:highlight w:val="yellow"/>
          <w:rPrChange w:id="902" w:author="王 浩仁" w:date="2021-06-15T21:32:00Z">
            <w:rPr/>
          </w:rPrChange>
        </w:rPr>
        <w:fldChar w:fldCharType="separate"/>
      </w:r>
      <w:r w:rsidR="0006434D" w:rsidRPr="00204B6C">
        <w:rPr>
          <w:noProof/>
          <w:highlight w:val="yellow"/>
          <w:rPrChange w:id="903" w:author="王 浩仁" w:date="2021-06-15T21:32:00Z">
            <w:rPr>
              <w:noProof/>
            </w:rPr>
          </w:rPrChange>
        </w:rPr>
        <w:t>4</w:t>
      </w:r>
      <w:r w:rsidRPr="00204B6C">
        <w:rPr>
          <w:highlight w:val="yellow"/>
          <w:rPrChange w:id="904" w:author="王 浩仁" w:date="2021-06-15T21:32:00Z">
            <w:rPr/>
          </w:rPrChange>
        </w:rPr>
        <w:fldChar w:fldCharType="end"/>
      </w:r>
      <w:bookmarkEnd w:id="896"/>
      <w:r w:rsidRPr="00204B6C">
        <w:rPr>
          <w:highlight w:val="yellow"/>
          <w:rPrChange w:id="905" w:author="王 浩仁" w:date="2021-06-15T21:32:00Z">
            <w:rPr/>
          </w:rPrChange>
        </w:rPr>
        <w:t xml:space="preserve"> </w:t>
      </w:r>
      <w:r w:rsidRPr="00204B6C">
        <w:rPr>
          <w:highlight w:val="yellow"/>
          <w:rPrChange w:id="906" w:author="王 浩仁" w:date="2021-06-15T21:32:00Z">
            <w:rPr/>
          </w:rPrChange>
        </w:rPr>
        <w:t>缺陷数量预测模型性能比较（</w:t>
      </w:r>
      <w:r w:rsidRPr="00204B6C">
        <w:rPr>
          <w:highlight w:val="yellow"/>
          <w:rPrChange w:id="907" w:author="王 浩仁" w:date="2021-06-15T21:32:00Z">
            <w:rPr/>
          </w:rPrChange>
        </w:rPr>
        <w:t>FPA</w:t>
      </w:r>
      <w:r w:rsidRPr="00204B6C">
        <w:rPr>
          <w:highlight w:val="yellow"/>
          <w:rPrChange w:id="908" w:author="王 浩仁" w:date="2021-06-15T21:32:00Z">
            <w:rPr/>
          </w:rPrChange>
        </w:rPr>
        <w:t>）</w:t>
      </w:r>
    </w:p>
    <w:p w14:paraId="0A2DD3F5" w14:textId="77777777" w:rsidR="00D061A3" w:rsidRPr="00204B6C" w:rsidRDefault="00D061A3" w:rsidP="00002E86">
      <w:pPr>
        <w:pStyle w:val="a3"/>
        <w:ind w:firstLineChars="0" w:firstLine="0"/>
        <w:rPr>
          <w:highlight w:val="yellow"/>
          <w:rPrChange w:id="909" w:author="王 浩仁" w:date="2021-06-15T21:32:00Z">
            <w:rPr/>
          </w:rPrChange>
        </w:rPr>
      </w:pPr>
    </w:p>
    <w:p w14:paraId="1FE0F981" w14:textId="77777777" w:rsidR="005D6722" w:rsidRPr="005D6722" w:rsidRDefault="005D6722" w:rsidP="005D6722">
      <w:pPr>
        <w:pStyle w:val="a3"/>
        <w:ind w:firstLine="372"/>
      </w:pPr>
      <w:r w:rsidRPr="00204B6C">
        <w:rPr>
          <w:highlight w:val="yellow"/>
          <w:rPrChange w:id="910" w:author="王 浩仁" w:date="2021-06-15T21:32:00Z">
            <w:rPr/>
          </w:rPrChange>
        </w:rPr>
        <w:t>综合以上分析，我们对</w:t>
      </w:r>
      <w:r w:rsidRPr="00204B6C">
        <w:rPr>
          <w:highlight w:val="yellow"/>
          <w:rPrChange w:id="911" w:author="王 浩仁" w:date="2021-06-15T21:32:00Z">
            <w:rPr/>
          </w:rPrChange>
        </w:rPr>
        <w:t>RQ1</w:t>
      </w:r>
      <w:r w:rsidRPr="00204B6C">
        <w:rPr>
          <w:highlight w:val="yellow"/>
          <w:rPrChange w:id="912" w:author="王 浩仁" w:date="2021-06-15T21:32:00Z">
            <w:rPr/>
          </w:rPrChange>
        </w:rPr>
        <w:t>得出以下结论：对于</w:t>
      </w:r>
      <w:r w:rsidRPr="00204B6C">
        <w:rPr>
          <w:highlight w:val="yellow"/>
          <w:rPrChange w:id="913" w:author="王 浩仁" w:date="2021-06-15T21:32:00Z">
            <w:rPr/>
          </w:rPrChange>
        </w:rPr>
        <w:t>Solidity</w:t>
      </w:r>
      <w:r w:rsidRPr="00204B6C">
        <w:rPr>
          <w:highlight w:val="yellow"/>
          <w:rPrChange w:id="914" w:author="王 浩仁" w:date="2021-06-15T21:32:00Z">
            <w:rPr/>
          </w:rPrChange>
        </w:rPr>
        <w:t>缺陷数量预测，</w:t>
      </w:r>
      <w:r w:rsidRPr="00204B6C">
        <w:rPr>
          <w:highlight w:val="yellow"/>
          <w:rPrChange w:id="915" w:author="王 浩仁" w:date="2021-06-15T21:32:00Z">
            <w:rPr/>
          </w:rPrChange>
        </w:rPr>
        <w:t>SC-Sol</w:t>
      </w:r>
      <w:r w:rsidRPr="00204B6C">
        <w:rPr>
          <w:highlight w:val="yellow"/>
          <w:rPrChange w:id="916" w:author="王 浩仁" w:date="2021-06-15T21:32:00Z">
            <w:rPr/>
          </w:rPrChange>
        </w:rPr>
        <w:t>在</w:t>
      </w:r>
      <w:r w:rsidRPr="00204B6C">
        <w:rPr>
          <w:highlight w:val="yellow"/>
          <w:rPrChange w:id="917" w:author="王 浩仁" w:date="2021-06-15T21:32:00Z">
            <w:rPr/>
          </w:rPrChange>
        </w:rPr>
        <w:t>MAE</w:t>
      </w:r>
      <w:r w:rsidRPr="00204B6C">
        <w:rPr>
          <w:highlight w:val="yellow"/>
          <w:rPrChange w:id="918" w:author="王 浩仁" w:date="2021-06-15T21:32:00Z">
            <w:rPr/>
          </w:rPrChange>
        </w:rPr>
        <w:t>评估指标中性能最好，</w:t>
      </w:r>
      <w:r w:rsidRPr="00204B6C">
        <w:rPr>
          <w:highlight w:val="yellow"/>
          <w:rPrChange w:id="919" w:author="王 浩仁" w:date="2021-06-15T21:32:00Z">
            <w:rPr/>
          </w:rPrChange>
        </w:rPr>
        <w:t>COOP-SC-Sol</w:t>
      </w:r>
      <w:r w:rsidRPr="00204B6C">
        <w:rPr>
          <w:highlight w:val="yellow"/>
          <w:rPrChange w:id="920" w:author="王 浩仁" w:date="2021-06-15T21:32:00Z">
            <w:rPr/>
          </w:rPrChange>
        </w:rPr>
        <w:t>在</w:t>
      </w:r>
      <w:r w:rsidRPr="00204B6C">
        <w:rPr>
          <w:highlight w:val="yellow"/>
          <w:rPrChange w:id="921" w:author="王 浩仁" w:date="2021-06-15T21:32:00Z">
            <w:rPr/>
          </w:rPrChange>
        </w:rPr>
        <w:t>FPA</w:t>
      </w:r>
      <w:r w:rsidRPr="00204B6C">
        <w:rPr>
          <w:highlight w:val="yellow"/>
          <w:rPrChange w:id="922" w:author="王 浩仁" w:date="2021-06-15T21:32:00Z">
            <w:rPr/>
          </w:rPrChange>
        </w:rPr>
        <w:t>评估指标中性能最好。此外，综合考虑</w:t>
      </w:r>
      <w:r w:rsidRPr="00204B6C">
        <w:rPr>
          <w:highlight w:val="yellow"/>
          <w:rPrChange w:id="923" w:author="王 浩仁" w:date="2021-06-15T21:32:00Z">
            <w:rPr/>
          </w:rPrChange>
        </w:rPr>
        <w:t>MAE</w:t>
      </w:r>
      <w:r w:rsidRPr="00204B6C">
        <w:rPr>
          <w:highlight w:val="yellow"/>
          <w:rPrChange w:id="924" w:author="王 浩仁" w:date="2021-06-15T21:32:00Z">
            <w:rPr/>
          </w:rPrChange>
        </w:rPr>
        <w:t>和</w:t>
      </w:r>
      <w:r w:rsidRPr="00204B6C">
        <w:rPr>
          <w:highlight w:val="yellow"/>
          <w:rPrChange w:id="925" w:author="王 浩仁" w:date="2021-06-15T21:32:00Z">
            <w:rPr/>
          </w:rPrChange>
        </w:rPr>
        <w:t>FPA</w:t>
      </w:r>
      <w:r w:rsidRPr="00204B6C">
        <w:rPr>
          <w:highlight w:val="yellow"/>
          <w:rPrChange w:id="926" w:author="王 浩仁" w:date="2021-06-15T21:32:00Z">
            <w:rPr/>
          </w:rPrChange>
        </w:rPr>
        <w:t>指标的排名，</w:t>
      </w:r>
      <w:r w:rsidRPr="00204B6C">
        <w:rPr>
          <w:highlight w:val="yellow"/>
          <w:rPrChange w:id="927" w:author="王 浩仁" w:date="2021-06-15T21:32:00Z">
            <w:rPr/>
          </w:rPrChange>
        </w:rPr>
        <w:t>RFR</w:t>
      </w:r>
      <w:r w:rsidRPr="00204B6C">
        <w:rPr>
          <w:highlight w:val="yellow"/>
          <w:rPrChange w:id="928" w:author="王 浩仁" w:date="2021-06-15T21:32:00Z">
            <w:rPr/>
          </w:rPrChange>
        </w:rPr>
        <w:t>模型的平均性能最好，</w:t>
      </w:r>
      <w:r w:rsidRPr="00204B6C">
        <w:rPr>
          <w:rFonts w:hint="eastAsia"/>
          <w:highlight w:val="yellow"/>
          <w:rPrChange w:id="929" w:author="王 浩仁" w:date="2021-06-15T21:32:00Z">
            <w:rPr>
              <w:rFonts w:hint="eastAsia"/>
            </w:rPr>
          </w:rPrChange>
        </w:rPr>
        <w:t>使用</w:t>
      </w:r>
      <w:r w:rsidRPr="00204B6C">
        <w:rPr>
          <w:highlight w:val="yellow"/>
          <w:rPrChange w:id="930" w:author="王 浩仁" w:date="2021-06-15T21:32:00Z">
            <w:rPr/>
          </w:rPrChange>
        </w:rPr>
        <w:t>RFR</w:t>
      </w:r>
      <w:r w:rsidRPr="00204B6C">
        <w:rPr>
          <w:highlight w:val="yellow"/>
          <w:rPrChange w:id="931" w:author="王 浩仁" w:date="2021-06-15T21:32:00Z">
            <w:rPr/>
          </w:rPrChange>
        </w:rPr>
        <w:t>模型时，</w:t>
      </w:r>
      <w:r w:rsidRPr="00204B6C">
        <w:rPr>
          <w:highlight w:val="yellow"/>
          <w:rPrChange w:id="932" w:author="王 浩仁" w:date="2021-06-15T21:32:00Z">
            <w:rPr/>
          </w:rPrChange>
        </w:rPr>
        <w:t>COOP-SC-Sol</w:t>
      </w:r>
      <w:r w:rsidRPr="00204B6C">
        <w:rPr>
          <w:highlight w:val="yellow"/>
          <w:rPrChange w:id="933" w:author="王 浩仁" w:date="2021-06-15T21:32:00Z">
            <w:rPr/>
          </w:rPrChange>
        </w:rPr>
        <w:t>的预测性能优于</w:t>
      </w:r>
      <w:r w:rsidRPr="00204B6C">
        <w:rPr>
          <w:highlight w:val="yellow"/>
          <w:rPrChange w:id="934" w:author="王 浩仁" w:date="2021-06-15T21:32:00Z">
            <w:rPr/>
          </w:rPrChange>
        </w:rPr>
        <w:t>SC-Sol</w:t>
      </w:r>
      <w:r w:rsidRPr="00204B6C">
        <w:rPr>
          <w:highlight w:val="yellow"/>
          <w:rPrChange w:id="935" w:author="王 浩仁" w:date="2021-06-15T21:32:00Z">
            <w:rPr/>
          </w:rPrChange>
        </w:rPr>
        <w:t>。</w:t>
      </w:r>
    </w:p>
    <w:p w14:paraId="5A1870D9" w14:textId="1A2BCE8E" w:rsidR="00B91062" w:rsidRDefault="00B91062" w:rsidP="00FA7EF4">
      <w:pPr>
        <w:pStyle w:val="31"/>
      </w:pPr>
      <w:r>
        <w:rPr>
          <w:rFonts w:hint="eastAsia"/>
        </w:rPr>
        <w:t>针对</w:t>
      </w:r>
      <w:r>
        <w:rPr>
          <w:rFonts w:hint="eastAsia"/>
        </w:rPr>
        <w:t>RQ</w:t>
      </w:r>
      <w:r w:rsidR="007F7BE7">
        <w:t>2</w:t>
      </w:r>
      <w:r>
        <w:rPr>
          <w:rFonts w:hint="eastAsia"/>
        </w:rPr>
        <w:t>的结果分析</w:t>
      </w:r>
    </w:p>
    <w:p w14:paraId="3DC4DFED" w14:textId="6ED20E0F" w:rsidR="00421D0A" w:rsidRPr="006C2B8E" w:rsidRDefault="00421D0A" w:rsidP="00421D0A">
      <w:pPr>
        <w:pStyle w:val="a3"/>
        <w:ind w:firstLine="372"/>
      </w:pPr>
      <w:r w:rsidRPr="006C2B8E">
        <w:t>为了研究在</w:t>
      </w:r>
      <w:r w:rsidRPr="006C2B8E">
        <w:t>Solidity</w:t>
      </w:r>
      <w:r w:rsidRPr="006C2B8E">
        <w:t>智能合约缺陷倾向性预测中，不同度量元集和不同模型之间的性能差异，与</w:t>
      </w:r>
      <w:r w:rsidRPr="006C2B8E">
        <w:t>RQ1</w:t>
      </w:r>
      <w:r w:rsidRPr="006C2B8E">
        <w:t>中的实验类似，我们将由</w:t>
      </w:r>
      <w:r w:rsidRPr="006C2B8E">
        <w:t>3</w:t>
      </w:r>
      <w:r w:rsidRPr="006C2B8E">
        <w:t>种度量元集构成的缺陷倾向性预测数据集，分别应用</w:t>
      </w:r>
      <w:r w:rsidRPr="006C2B8E">
        <w:t>6</w:t>
      </w:r>
      <w:r w:rsidRPr="006C2B8E">
        <w:t>种二分类模型进行实验，最</w:t>
      </w:r>
      <w:r w:rsidRPr="006C2B8E">
        <w:lastRenderedPageBreak/>
        <w:t>终得到</w:t>
      </w:r>
      <w:r w:rsidRPr="006C2B8E">
        <w:t>18</w:t>
      </w:r>
      <w:r w:rsidRPr="006C2B8E">
        <w:t>种不同的预测结果，并使用</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023E58">
        <w:rPr>
          <w:rFonts w:hint="eastAsia"/>
        </w:rPr>
        <w:t>和</w:t>
      </w:r>
      <w:r w:rsidR="00023E58">
        <w:rPr>
          <w:rFonts w:hint="eastAsia"/>
        </w:rPr>
        <w:t>AUC</w:t>
      </w:r>
      <w:r w:rsidR="00023E58">
        <w:rPr>
          <w:rFonts w:hint="eastAsia"/>
        </w:rPr>
        <w:t>两种</w:t>
      </w:r>
      <w:r w:rsidRPr="006C2B8E">
        <w:rPr>
          <w:rFonts w:hint="eastAsia"/>
        </w:rPr>
        <w:t>指</w:t>
      </w:r>
      <w:r w:rsidRPr="006C2B8E">
        <w:t>标进行度量。</w:t>
      </w:r>
    </w:p>
    <w:p w14:paraId="44CF5C4B" w14:textId="77777777" w:rsidR="00421D0A" w:rsidRDefault="00421D0A" w:rsidP="00421D0A">
      <w:pPr>
        <w:pStyle w:val="a3"/>
        <w:ind w:firstLine="372"/>
      </w:pPr>
      <w:r w:rsidRPr="006C2B8E">
        <w:t>需要注意的是，如</w:t>
      </w:r>
      <w:r w:rsidRPr="006C2B8E">
        <w:fldChar w:fldCharType="begin"/>
      </w:r>
      <w:r w:rsidRPr="006C2B8E">
        <w:instrText xml:space="preserve"> REF _Ref58923373 \r \h </w:instrText>
      </w:r>
      <w:r>
        <w:instrText xml:space="preserve"> \* MERGEFORMAT </w:instrText>
      </w:r>
      <w:r w:rsidRPr="006C2B8E">
        <w:fldChar w:fldCharType="separate"/>
      </w:r>
      <w:r>
        <w:t>4.2</w:t>
      </w:r>
      <w:r w:rsidRPr="006C2B8E">
        <w:fldChar w:fldCharType="end"/>
      </w:r>
      <w:r>
        <w:rPr>
          <w:rFonts w:hint="eastAsia"/>
        </w:rPr>
        <w:t>节</w:t>
      </w:r>
      <w:r w:rsidRPr="006C2B8E">
        <w:t>所述，</w:t>
      </w:r>
      <w:r w:rsidRPr="006C2B8E">
        <w:t>Solidity</w:t>
      </w:r>
      <w:r w:rsidRPr="006C2B8E">
        <w:t>缺陷数据</w:t>
      </w:r>
      <w:proofErr w:type="gramStart"/>
      <w:r w:rsidRPr="006C2B8E">
        <w:t>集存在</w:t>
      </w:r>
      <w:proofErr w:type="gramEnd"/>
      <w:r w:rsidRPr="006C2B8E">
        <w:t>较为严重的不平衡现象，因此，为避免类不平衡问题对缺陷预测模型性能产生过大影响，此次实验中我们</w:t>
      </w:r>
      <w:proofErr w:type="gramStart"/>
      <w:r w:rsidRPr="006C2B8E">
        <w:t>仅分析</w:t>
      </w:r>
      <w:proofErr w:type="gramEnd"/>
      <w:r w:rsidRPr="006C2B8E">
        <w:t>PDM</w:t>
      </w:r>
      <w:r w:rsidRPr="006C2B8E">
        <w:t>大于</w:t>
      </w:r>
      <w:r w:rsidRPr="006C2B8E">
        <w:t>10%</w:t>
      </w:r>
      <w:r w:rsidRPr="006C2B8E">
        <w:t>的缺陷类型，即</w:t>
      </w:r>
      <w:r w:rsidRPr="006C2B8E">
        <w:t>UnrestrictedWrite</w:t>
      </w:r>
      <w:r w:rsidRPr="006C2B8E">
        <w:t>、</w:t>
      </w:r>
      <w:r w:rsidRPr="006C2B8E">
        <w:t>UnsafeCallTarget</w:t>
      </w:r>
      <w:r w:rsidRPr="006C2B8E">
        <w:t>和</w:t>
      </w:r>
      <w:r w:rsidRPr="006C2B8E">
        <w:t>MissingInputValidation</w:t>
      </w:r>
      <w:r w:rsidRPr="006C2B8E">
        <w:t>。</w:t>
      </w:r>
    </w:p>
    <w:p w14:paraId="621470E0" w14:textId="29E22B24" w:rsidR="00421D0A" w:rsidRPr="006C2B8E" w:rsidDel="00344C1B" w:rsidRDefault="00421D0A" w:rsidP="00421D0A">
      <w:pPr>
        <w:pStyle w:val="a3"/>
        <w:ind w:firstLine="372"/>
        <w:rPr>
          <w:del w:id="936" w:author="yang huiwen" w:date="2021-05-10T08:24:00Z"/>
        </w:rPr>
      </w:pPr>
      <w:r w:rsidRPr="006C2B8E">
        <w:t>分别对上述</w:t>
      </w:r>
      <w:r w:rsidRPr="006C2B8E">
        <w:t>3</w:t>
      </w:r>
      <w:r w:rsidRPr="006C2B8E">
        <w:t>种缺陷构建缺陷倾向性预测模型，最终得到</w:t>
      </w:r>
      <w:r w:rsidRPr="006C2B8E">
        <w:t>3</w:t>
      </w:r>
      <w:r w:rsidRPr="006C2B8E">
        <w:t>组预测</w:t>
      </w:r>
      <w:ins w:id="937" w:author="yang huiwen" w:date="2021-05-10T08:24:00Z">
        <w:r w:rsidR="00780F65">
          <w:rPr>
            <w:rFonts w:hint="eastAsia"/>
          </w:rPr>
          <w:t>结果</w:t>
        </w:r>
      </w:ins>
      <w:del w:id="938" w:author="yang huiwen" w:date="2021-05-10T08:24:00Z">
        <w:r w:rsidRPr="006C2B8E" w:rsidDel="00780F65">
          <w:delText>信息</w:delText>
        </w:r>
      </w:del>
      <w:r w:rsidRPr="006C2B8E">
        <w:t>（即</w:t>
      </w:r>
      <w:r w:rsidRPr="006C2B8E">
        <w:t>3</w:t>
      </w:r>
      <w:r w:rsidRPr="006C2B8E">
        <w:t>个类标</w:t>
      </w:r>
      <w:r>
        <w:rPr>
          <w:rFonts w:hint="eastAsia"/>
        </w:rPr>
        <w:t>签</w:t>
      </w:r>
      <w:r w:rsidRPr="006C2B8E">
        <w:t>的预测结果），并使用</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09712C">
        <w:rPr>
          <w:rFonts w:hint="eastAsia"/>
        </w:rPr>
        <w:t>和</w:t>
      </w:r>
      <w:r w:rsidR="0009712C">
        <w:rPr>
          <w:rFonts w:hint="eastAsia"/>
        </w:rPr>
        <w:t>AUC</w:t>
      </w:r>
      <w:r w:rsidRPr="006C2B8E">
        <w:t>指标进行评估。</w:t>
      </w:r>
      <w:commentRangeStart w:id="939"/>
      <w:commentRangeStart w:id="940"/>
      <w:r w:rsidRPr="006C2B8E">
        <w:t>实验结果如</w:t>
      </w:r>
      <w:r>
        <w:fldChar w:fldCharType="begin"/>
      </w:r>
      <w:r>
        <w:instrText xml:space="preserve"> REF _Ref59102870 \h  \* MERGEFORMAT </w:instrText>
      </w:r>
      <w:r>
        <w:fldChar w:fldCharType="separate"/>
      </w:r>
      <w:r w:rsidRPr="00421D0A">
        <w:t>图</w:t>
      </w:r>
      <w:r w:rsidRPr="00421D0A">
        <w:t>5</w:t>
      </w:r>
      <w:r>
        <w:fldChar w:fldCharType="end"/>
      </w:r>
      <w:r w:rsidRPr="006C2B8E">
        <w:t>和</w:t>
      </w:r>
      <w:r>
        <w:fldChar w:fldCharType="begin"/>
      </w:r>
      <w:r>
        <w:instrText xml:space="preserve"> REF _Ref59102880 \h  \* MERGEFORMAT </w:instrText>
      </w:r>
      <w:r>
        <w:fldChar w:fldCharType="separate"/>
      </w:r>
      <w:r w:rsidRPr="00421D0A">
        <w:t>表</w:t>
      </w:r>
      <w:r w:rsidRPr="00421D0A">
        <w:t>6</w:t>
      </w:r>
      <w:r>
        <w:fldChar w:fldCharType="end"/>
      </w:r>
      <w:r w:rsidRPr="006C2B8E">
        <w:t>所示</w:t>
      </w:r>
      <w:ins w:id="941" w:author="yang huiwen" w:date="2021-05-10T08:25:00Z">
        <w:r w:rsidR="00056183">
          <w:rPr>
            <w:rFonts w:hint="eastAsia"/>
          </w:rPr>
          <w:t>，分</w:t>
        </w:r>
      </w:ins>
      <w:del w:id="942" w:author="yang huiwen" w:date="2021-05-10T08:25:00Z">
        <w:r w:rsidRPr="006C2B8E" w:rsidDel="00056183">
          <w:delText>。</w:delText>
        </w:r>
      </w:del>
    </w:p>
    <w:p w14:paraId="4416D203" w14:textId="4E91B371" w:rsidR="00A877E9" w:rsidRDefault="00421D0A" w:rsidP="00056183">
      <w:pPr>
        <w:pStyle w:val="a3"/>
        <w:ind w:firstLine="372"/>
      </w:pPr>
      <w:del w:id="943" w:author="yang huiwen" w:date="2021-05-10T08:24:00Z">
        <w:r w:rsidDel="00344C1B">
          <w:fldChar w:fldCharType="begin"/>
        </w:r>
        <w:r w:rsidDel="00344C1B">
          <w:delInstrText xml:space="preserve"> REF _Ref59102870 \h  \* MERGEFORMAT </w:delInstrText>
        </w:r>
        <w:r w:rsidDel="00344C1B">
          <w:fldChar w:fldCharType="separate"/>
        </w:r>
        <w:r w:rsidRPr="000B1C47" w:rsidDel="00344C1B">
          <w:delText>图</w:delText>
        </w:r>
        <w:r w:rsidRPr="000B1C47" w:rsidDel="00344C1B">
          <w:delText>5</w:delText>
        </w:r>
        <w:r w:rsidDel="00344C1B">
          <w:fldChar w:fldCharType="end"/>
        </w:r>
        <w:r w:rsidR="0064784F" w:rsidDel="00344C1B">
          <w:rPr>
            <w:rFonts w:hint="eastAsia"/>
          </w:rPr>
          <w:delText>和</w:delText>
        </w:r>
        <w:r w:rsidR="003514D5" w:rsidDel="00344C1B">
          <w:fldChar w:fldCharType="begin"/>
        </w:r>
        <w:r w:rsidR="003514D5" w:rsidDel="00344C1B">
          <w:delInstrText xml:space="preserve"> </w:delInstrText>
        </w:r>
        <w:r w:rsidR="003514D5" w:rsidDel="00344C1B">
          <w:rPr>
            <w:rFonts w:hint="eastAsia"/>
          </w:rPr>
          <w:delInstrText>REF _Ref70451276 \h</w:delInstrText>
        </w:r>
        <w:r w:rsidR="003514D5" w:rsidDel="00344C1B">
          <w:delInstrText xml:space="preserve"> </w:delInstrText>
        </w:r>
        <w:r w:rsidR="003514D5" w:rsidDel="00344C1B">
          <w:fldChar w:fldCharType="separate"/>
        </w:r>
        <w:r w:rsidR="003514D5" w:rsidRPr="009E3ACE" w:rsidDel="00344C1B">
          <w:rPr>
            <w:rFonts w:hint="eastAsia"/>
            <w:szCs w:val="18"/>
          </w:rPr>
          <w:delText>图</w:delText>
        </w:r>
        <w:r w:rsidR="003514D5" w:rsidRPr="00E0503F" w:rsidDel="00344C1B">
          <w:rPr>
            <w:szCs w:val="18"/>
          </w:rPr>
          <w:delText>6</w:delText>
        </w:r>
        <w:r w:rsidR="003514D5" w:rsidDel="00344C1B">
          <w:fldChar w:fldCharType="end"/>
        </w:r>
        <w:commentRangeEnd w:id="939"/>
        <w:r w:rsidR="00E0503F" w:rsidDel="00344C1B">
          <w:rPr>
            <w:rStyle w:val="afffd"/>
          </w:rPr>
          <w:commentReference w:id="939"/>
        </w:r>
      </w:del>
      <w:commentRangeEnd w:id="940"/>
      <w:r w:rsidR="00056183">
        <w:rPr>
          <w:rStyle w:val="afffd"/>
        </w:rPr>
        <w:commentReference w:id="940"/>
      </w:r>
      <w:del w:id="944" w:author="yang huiwen" w:date="2021-05-10T08:24:00Z">
        <w:r w:rsidR="0064784F" w:rsidDel="00344C1B">
          <w:rPr>
            <w:rFonts w:hint="eastAsia"/>
          </w:rPr>
          <w:delText>分</w:delText>
        </w:r>
      </w:del>
      <w:r w:rsidR="0064784F">
        <w:rPr>
          <w:rFonts w:hint="eastAsia"/>
        </w:rPr>
        <w:t>别</w:t>
      </w:r>
      <w:r w:rsidRPr="006C2B8E">
        <w:t>是</w:t>
      </w:r>
      <w:r w:rsidRPr="006C2B8E">
        <w:t>Solidity</w:t>
      </w:r>
      <w:r w:rsidRPr="006C2B8E">
        <w:t>智能合约缺陷倾向性预测的</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64784F">
        <w:rPr>
          <w:rFonts w:hint="eastAsia"/>
        </w:rPr>
        <w:t>和</w:t>
      </w:r>
      <w:r w:rsidR="0064784F">
        <w:rPr>
          <w:rFonts w:hint="eastAsia"/>
        </w:rPr>
        <w:t>AUC</w:t>
      </w:r>
      <w:r w:rsidRPr="006C2B8E">
        <w:t>评估结果，根据二分类模型</w:t>
      </w:r>
      <w:proofErr w:type="gramStart"/>
      <w:r w:rsidRPr="006C2B8E">
        <w:t>将箱图分为</w:t>
      </w:r>
      <w:proofErr w:type="gramEnd"/>
      <w:r w:rsidRPr="006C2B8E">
        <w:t>6</w:t>
      </w:r>
      <w:r w:rsidRPr="006C2B8E">
        <w:t>组，</w:t>
      </w:r>
      <w:r w:rsidRPr="00C67BF1">
        <w:rPr>
          <w:rFonts w:hint="eastAsia"/>
        </w:rPr>
        <w:t>按照</w:t>
      </w:r>
      <w:r w:rsidRPr="00C67BF1">
        <w:t>3</w:t>
      </w:r>
      <w:r w:rsidRPr="006C2B8E">
        <w:t>种</w:t>
      </w:r>
      <w:proofErr w:type="gramStart"/>
      <w:r w:rsidRPr="006C2B8E">
        <w:t>度量元</w:t>
      </w:r>
      <w:proofErr w:type="gramEnd"/>
      <w:r w:rsidRPr="006C2B8E">
        <w:t>集的</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234470">
        <w:rPr>
          <w:rFonts w:hint="eastAsia"/>
        </w:rPr>
        <w:t>和</w:t>
      </w:r>
      <w:r w:rsidR="00234470">
        <w:rPr>
          <w:rFonts w:hint="eastAsia"/>
        </w:rPr>
        <w:t>AUC</w:t>
      </w:r>
      <w:r w:rsidRPr="006C2B8E">
        <w:t>值</w:t>
      </w:r>
      <w:r w:rsidR="00030D5D">
        <w:rPr>
          <w:rFonts w:hint="eastAsia"/>
        </w:rPr>
        <w:t>降序</w:t>
      </w:r>
      <w:r w:rsidRPr="006C2B8E">
        <w:t>排列</w:t>
      </w:r>
      <w:r w:rsidRPr="006C2B8E">
        <w:rPr>
          <w:rFonts w:hint="eastAsia"/>
        </w:rPr>
        <w:t>。</w:t>
      </w:r>
      <w:r w:rsidRPr="006C2B8E">
        <w:t>每组内使用</w:t>
      </w:r>
      <w:r w:rsidRPr="006C2B8E">
        <w:t>3</w:t>
      </w:r>
      <w:r w:rsidRPr="006C2B8E">
        <w:t>种颜色代表</w:t>
      </w:r>
      <w:r w:rsidRPr="006C2B8E">
        <w:t>3</w:t>
      </w:r>
      <w:r w:rsidRPr="006C2B8E">
        <w:t>种度量元集。</w:t>
      </w:r>
    </w:p>
    <w:p w14:paraId="0FDBAECC" w14:textId="57FE2D67" w:rsidR="002759D5" w:rsidRPr="004725EC" w:rsidRDefault="00B10164" w:rsidP="004725EC">
      <w:pPr>
        <w:pStyle w:val="a9"/>
        <w:keepNext/>
        <w:jc w:val="center"/>
        <w:rPr>
          <w:rFonts w:ascii="Times New Roman" w:hAnsi="Times New Roman"/>
          <w:szCs w:val="18"/>
        </w:rPr>
      </w:pPr>
      <w:bookmarkStart w:id="945" w:name="_Ref59091711"/>
      <w:commentRangeStart w:id="946"/>
      <w:r w:rsidRPr="006C2B8E">
        <w:rPr>
          <w:rFonts w:ascii="Times New Roman" w:hAnsi="Times New Roman"/>
          <w:szCs w:val="18"/>
        </w:rPr>
        <w:t>表</w:t>
      </w:r>
      <w:r w:rsidRPr="006C2B8E">
        <w:rPr>
          <w:rFonts w:ascii="Times New Roman" w:hAnsi="Times New Roman"/>
          <w:szCs w:val="18"/>
        </w:rPr>
        <w:fldChar w:fldCharType="begin"/>
      </w:r>
      <w:r w:rsidRPr="00222AD6">
        <w:rPr>
          <w:rFonts w:ascii="Times New Roman" w:hAnsi="Times New Roman"/>
          <w:szCs w:val="18"/>
        </w:rPr>
        <w:instrText xml:space="preserve"> SEQ </w:instrText>
      </w:r>
      <w:r w:rsidRPr="00222AD6">
        <w:rPr>
          <w:rFonts w:ascii="Times New Roman" w:hAnsi="Times New Roman"/>
          <w:szCs w:val="18"/>
        </w:rPr>
        <w:instrText>表</w:instrText>
      </w:r>
      <w:r w:rsidRPr="00222AD6">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5</w:t>
      </w:r>
      <w:r w:rsidRPr="006C2B8E">
        <w:rPr>
          <w:rFonts w:ascii="Times New Roman" w:hAnsi="Times New Roman"/>
          <w:szCs w:val="18"/>
        </w:rPr>
        <w:fldChar w:fldCharType="end"/>
      </w:r>
      <w:bookmarkEnd w:id="945"/>
      <w:r w:rsidRPr="006C2B8E">
        <w:rPr>
          <w:rFonts w:ascii="Times New Roman" w:hAnsi="Times New Roman"/>
          <w:szCs w:val="18"/>
        </w:rPr>
        <w:t xml:space="preserve"> </w:t>
      </w:r>
      <w:r w:rsidRPr="006C2B8E">
        <w:rPr>
          <w:rFonts w:ascii="Times New Roman" w:hAnsi="Times New Roman"/>
          <w:szCs w:val="18"/>
        </w:rPr>
        <w:t>使用</w:t>
      </w:r>
      <w:r w:rsidRPr="006C2B8E">
        <w:rPr>
          <w:rFonts w:ascii="Times New Roman" w:hAnsi="Times New Roman"/>
          <w:szCs w:val="18"/>
        </w:rPr>
        <w:t>3</w:t>
      </w:r>
      <w:r w:rsidRPr="006C2B8E">
        <w:rPr>
          <w:rFonts w:ascii="Times New Roman" w:hAnsi="Times New Roman"/>
          <w:szCs w:val="18"/>
        </w:rPr>
        <w:t>种度量元集构建缺陷数量预测模型的</w:t>
      </w:r>
      <w:r w:rsidRPr="006C2B8E">
        <w:rPr>
          <w:rFonts w:ascii="Times New Roman" w:hAnsi="Times New Roman"/>
          <w:szCs w:val="18"/>
        </w:rPr>
        <w:t>MAE</w:t>
      </w:r>
      <w:r w:rsidRPr="006C2B8E">
        <w:rPr>
          <w:rFonts w:ascii="Times New Roman" w:hAnsi="Times New Roman"/>
          <w:szCs w:val="18"/>
        </w:rPr>
        <w:t>和</w:t>
      </w:r>
      <w:r w:rsidRPr="006C2B8E">
        <w:rPr>
          <w:rFonts w:ascii="Times New Roman" w:hAnsi="Times New Roman"/>
          <w:szCs w:val="18"/>
        </w:rPr>
        <w:t>FPA</w:t>
      </w:r>
      <w:r w:rsidRPr="006C2B8E">
        <w:rPr>
          <w:rFonts w:ascii="Times New Roman" w:hAnsi="Times New Roman"/>
          <w:szCs w:val="18"/>
        </w:rPr>
        <w:t>值</w:t>
      </w:r>
      <w:commentRangeEnd w:id="946"/>
      <w:r w:rsidR="00056183">
        <w:rPr>
          <w:rStyle w:val="afffd"/>
          <w:rFonts w:ascii="Times New Roman" w:eastAsia="宋体" w:hAnsi="Times New Roman"/>
        </w:rPr>
        <w:commentReference w:id="946"/>
      </w:r>
    </w:p>
    <w:tbl>
      <w:tblPr>
        <w:tblW w:w="0" w:type="auto"/>
        <w:jc w:val="center"/>
        <w:tblLook w:val="04A0" w:firstRow="1" w:lastRow="0" w:firstColumn="1" w:lastColumn="0" w:noHBand="0" w:noVBand="1"/>
      </w:tblPr>
      <w:tblGrid>
        <w:gridCol w:w="1133"/>
        <w:gridCol w:w="654"/>
        <w:gridCol w:w="569"/>
        <w:gridCol w:w="569"/>
        <w:gridCol w:w="569"/>
        <w:gridCol w:w="569"/>
      </w:tblGrid>
      <w:tr w:rsidR="002E05A7" w:rsidRPr="00910366" w14:paraId="2B91C4DC" w14:textId="77777777" w:rsidTr="002E05A7">
        <w:trPr>
          <w:trHeight w:val="360"/>
          <w:jc w:val="center"/>
        </w:trPr>
        <w:tc>
          <w:tcPr>
            <w:tcW w:w="0" w:type="auto"/>
            <w:vMerge w:val="restart"/>
            <w:tcBorders>
              <w:top w:val="single" w:sz="12" w:space="0" w:color="auto"/>
              <w:left w:val="nil"/>
              <w:bottom w:val="single" w:sz="12" w:space="0" w:color="000000"/>
              <w:right w:val="nil"/>
            </w:tcBorders>
            <w:shd w:val="clear" w:color="auto" w:fill="auto"/>
            <w:vAlign w:val="center"/>
            <w:hideMark/>
          </w:tcPr>
          <w:p w14:paraId="29F6F809"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度量元集</w:t>
            </w:r>
          </w:p>
        </w:tc>
        <w:tc>
          <w:tcPr>
            <w:tcW w:w="0" w:type="auto"/>
            <w:vMerge w:val="restart"/>
            <w:tcBorders>
              <w:top w:val="single" w:sz="12" w:space="0" w:color="auto"/>
              <w:left w:val="nil"/>
              <w:bottom w:val="single" w:sz="12" w:space="0" w:color="000000"/>
              <w:right w:val="nil"/>
            </w:tcBorders>
            <w:shd w:val="clear" w:color="auto" w:fill="auto"/>
            <w:vAlign w:val="center"/>
            <w:hideMark/>
          </w:tcPr>
          <w:p w14:paraId="0296433F"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模型</w:t>
            </w:r>
          </w:p>
        </w:tc>
        <w:tc>
          <w:tcPr>
            <w:tcW w:w="0" w:type="auto"/>
            <w:gridSpan w:val="2"/>
            <w:tcBorders>
              <w:top w:val="single" w:sz="12" w:space="0" w:color="auto"/>
              <w:left w:val="nil"/>
              <w:bottom w:val="single" w:sz="8" w:space="0" w:color="auto"/>
              <w:right w:val="nil"/>
            </w:tcBorders>
            <w:shd w:val="clear" w:color="auto" w:fill="auto"/>
            <w:vAlign w:val="center"/>
            <w:hideMark/>
          </w:tcPr>
          <w:p w14:paraId="599E706C"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MAE</w:t>
            </w:r>
          </w:p>
        </w:tc>
        <w:tc>
          <w:tcPr>
            <w:tcW w:w="0" w:type="auto"/>
            <w:gridSpan w:val="2"/>
            <w:tcBorders>
              <w:top w:val="single" w:sz="12" w:space="0" w:color="auto"/>
              <w:left w:val="nil"/>
              <w:bottom w:val="single" w:sz="8" w:space="0" w:color="auto"/>
              <w:right w:val="nil"/>
            </w:tcBorders>
            <w:shd w:val="clear" w:color="auto" w:fill="auto"/>
            <w:vAlign w:val="center"/>
            <w:hideMark/>
          </w:tcPr>
          <w:p w14:paraId="2E4BC358"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FPA</w:t>
            </w:r>
          </w:p>
        </w:tc>
      </w:tr>
      <w:tr w:rsidR="002E05A7" w:rsidRPr="00910366" w14:paraId="21F08B12" w14:textId="77777777" w:rsidTr="002E05A7">
        <w:trPr>
          <w:trHeight w:val="340"/>
          <w:jc w:val="center"/>
        </w:trPr>
        <w:tc>
          <w:tcPr>
            <w:tcW w:w="0" w:type="auto"/>
            <w:vMerge/>
            <w:tcBorders>
              <w:top w:val="single" w:sz="12" w:space="0" w:color="auto"/>
              <w:left w:val="nil"/>
              <w:bottom w:val="single" w:sz="12" w:space="0" w:color="000000"/>
              <w:right w:val="nil"/>
            </w:tcBorders>
            <w:vAlign w:val="center"/>
            <w:hideMark/>
          </w:tcPr>
          <w:p w14:paraId="123A071D" w14:textId="77777777" w:rsidR="00910366" w:rsidRPr="00910366" w:rsidRDefault="00910366" w:rsidP="00910366">
            <w:pPr>
              <w:widowControl/>
              <w:overflowPunct/>
              <w:jc w:val="left"/>
              <w:rPr>
                <w:rFonts w:ascii="等线" w:eastAsia="等线" w:hAnsi="等线" w:cs="宋体"/>
                <w:color w:val="000000"/>
                <w:kern w:val="0"/>
                <w:sz w:val="15"/>
                <w:szCs w:val="15"/>
              </w:rPr>
            </w:pPr>
          </w:p>
        </w:tc>
        <w:tc>
          <w:tcPr>
            <w:tcW w:w="0" w:type="auto"/>
            <w:vMerge/>
            <w:tcBorders>
              <w:top w:val="single" w:sz="12" w:space="0" w:color="auto"/>
              <w:left w:val="nil"/>
              <w:bottom w:val="single" w:sz="12" w:space="0" w:color="000000"/>
              <w:right w:val="nil"/>
            </w:tcBorders>
            <w:vAlign w:val="center"/>
            <w:hideMark/>
          </w:tcPr>
          <w:p w14:paraId="572F992F" w14:textId="77777777" w:rsidR="00910366" w:rsidRPr="00910366" w:rsidRDefault="00910366" w:rsidP="00910366">
            <w:pPr>
              <w:widowControl/>
              <w:overflowPunct/>
              <w:jc w:val="left"/>
              <w:rPr>
                <w:rFonts w:ascii="等线" w:eastAsia="等线" w:hAnsi="等线" w:cs="宋体"/>
                <w:color w:val="000000"/>
                <w:kern w:val="0"/>
                <w:sz w:val="15"/>
                <w:szCs w:val="15"/>
              </w:rPr>
            </w:pPr>
          </w:p>
        </w:tc>
        <w:tc>
          <w:tcPr>
            <w:tcW w:w="0" w:type="auto"/>
            <w:tcBorders>
              <w:top w:val="nil"/>
              <w:left w:val="nil"/>
              <w:bottom w:val="single" w:sz="12" w:space="0" w:color="auto"/>
              <w:right w:val="nil"/>
            </w:tcBorders>
            <w:shd w:val="clear" w:color="auto" w:fill="auto"/>
            <w:vAlign w:val="center"/>
            <w:hideMark/>
          </w:tcPr>
          <w:p w14:paraId="58147C03"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单值</w:t>
            </w:r>
          </w:p>
        </w:tc>
        <w:tc>
          <w:tcPr>
            <w:tcW w:w="0" w:type="auto"/>
            <w:tcBorders>
              <w:top w:val="nil"/>
              <w:left w:val="nil"/>
              <w:bottom w:val="single" w:sz="12" w:space="0" w:color="auto"/>
              <w:right w:val="nil"/>
            </w:tcBorders>
            <w:shd w:val="clear" w:color="auto" w:fill="auto"/>
            <w:vAlign w:val="center"/>
            <w:hideMark/>
          </w:tcPr>
          <w:p w14:paraId="24E6540F"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均值</w:t>
            </w:r>
          </w:p>
        </w:tc>
        <w:tc>
          <w:tcPr>
            <w:tcW w:w="0" w:type="auto"/>
            <w:tcBorders>
              <w:top w:val="nil"/>
              <w:left w:val="nil"/>
              <w:bottom w:val="single" w:sz="12" w:space="0" w:color="auto"/>
              <w:right w:val="nil"/>
            </w:tcBorders>
            <w:shd w:val="clear" w:color="auto" w:fill="auto"/>
            <w:vAlign w:val="center"/>
            <w:hideMark/>
          </w:tcPr>
          <w:p w14:paraId="33339C8A"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单值</w:t>
            </w:r>
          </w:p>
        </w:tc>
        <w:tc>
          <w:tcPr>
            <w:tcW w:w="0" w:type="auto"/>
            <w:tcBorders>
              <w:top w:val="nil"/>
              <w:left w:val="nil"/>
              <w:bottom w:val="single" w:sz="12" w:space="0" w:color="auto"/>
              <w:right w:val="nil"/>
            </w:tcBorders>
            <w:shd w:val="clear" w:color="auto" w:fill="auto"/>
            <w:vAlign w:val="center"/>
            <w:hideMark/>
          </w:tcPr>
          <w:p w14:paraId="5E0932D9" w14:textId="77777777" w:rsidR="00910366" w:rsidRPr="00910366" w:rsidRDefault="00910366" w:rsidP="00910366">
            <w:pPr>
              <w:widowControl/>
              <w:overflowPunct/>
              <w:jc w:val="center"/>
              <w:rPr>
                <w:rFonts w:ascii="等线" w:eastAsia="等线" w:hAnsi="等线" w:cs="宋体"/>
                <w:color w:val="000000"/>
                <w:kern w:val="0"/>
                <w:sz w:val="15"/>
                <w:szCs w:val="15"/>
              </w:rPr>
            </w:pPr>
            <w:r w:rsidRPr="00910366">
              <w:rPr>
                <w:rFonts w:ascii="等线" w:eastAsia="等线" w:hAnsi="等线" w:cs="宋体" w:hint="eastAsia"/>
                <w:color w:val="000000"/>
                <w:kern w:val="0"/>
                <w:sz w:val="15"/>
                <w:szCs w:val="15"/>
              </w:rPr>
              <w:t>均值</w:t>
            </w:r>
          </w:p>
        </w:tc>
      </w:tr>
      <w:tr w:rsidR="002E05A7" w:rsidRPr="00910366" w14:paraId="20D3D4CC" w14:textId="77777777" w:rsidTr="002E05A7">
        <w:trPr>
          <w:trHeight w:val="340"/>
          <w:jc w:val="center"/>
        </w:trPr>
        <w:tc>
          <w:tcPr>
            <w:tcW w:w="0" w:type="auto"/>
            <w:vMerge w:val="restart"/>
            <w:tcBorders>
              <w:top w:val="nil"/>
              <w:left w:val="nil"/>
              <w:bottom w:val="single" w:sz="8" w:space="0" w:color="000000"/>
              <w:right w:val="nil"/>
            </w:tcBorders>
            <w:shd w:val="clear" w:color="auto" w:fill="auto"/>
            <w:vAlign w:val="center"/>
            <w:hideMark/>
          </w:tcPr>
          <w:p w14:paraId="2413FC05"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COOP-SC-Sol</w:t>
            </w:r>
          </w:p>
        </w:tc>
        <w:tc>
          <w:tcPr>
            <w:tcW w:w="0" w:type="auto"/>
            <w:tcBorders>
              <w:top w:val="nil"/>
              <w:left w:val="nil"/>
              <w:bottom w:val="nil"/>
              <w:right w:val="nil"/>
            </w:tcBorders>
            <w:shd w:val="clear" w:color="auto" w:fill="auto"/>
            <w:vAlign w:val="center"/>
            <w:hideMark/>
          </w:tcPr>
          <w:p w14:paraId="2DB8146C"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SVR</w:t>
            </w:r>
          </w:p>
        </w:tc>
        <w:tc>
          <w:tcPr>
            <w:tcW w:w="0" w:type="auto"/>
            <w:tcBorders>
              <w:top w:val="nil"/>
              <w:left w:val="nil"/>
              <w:bottom w:val="nil"/>
              <w:right w:val="nil"/>
            </w:tcBorders>
            <w:shd w:val="clear" w:color="auto" w:fill="auto"/>
            <w:vAlign w:val="center"/>
            <w:hideMark/>
          </w:tcPr>
          <w:p w14:paraId="09F44D74" w14:textId="1611496B"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2.</w:t>
            </w:r>
            <w:r w:rsidR="00B9583F">
              <w:rPr>
                <w:rFonts w:eastAsia="等线"/>
                <w:b/>
                <w:bCs/>
                <w:color w:val="000000"/>
                <w:kern w:val="0"/>
                <w:sz w:val="15"/>
                <w:szCs w:val="15"/>
              </w:rPr>
              <w:t>404</w:t>
            </w:r>
          </w:p>
        </w:tc>
        <w:tc>
          <w:tcPr>
            <w:tcW w:w="0" w:type="auto"/>
            <w:vMerge w:val="restart"/>
            <w:tcBorders>
              <w:top w:val="nil"/>
              <w:left w:val="nil"/>
              <w:bottom w:val="single" w:sz="8" w:space="0" w:color="000000"/>
              <w:right w:val="nil"/>
            </w:tcBorders>
            <w:shd w:val="clear" w:color="auto" w:fill="auto"/>
            <w:vAlign w:val="center"/>
            <w:hideMark/>
          </w:tcPr>
          <w:p w14:paraId="7C4C02ED" w14:textId="303A560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2.8</w:t>
            </w:r>
            <w:r w:rsidR="00D83E2A">
              <w:rPr>
                <w:rFonts w:eastAsia="等线"/>
                <w:color w:val="000000"/>
                <w:kern w:val="0"/>
                <w:sz w:val="15"/>
                <w:szCs w:val="15"/>
              </w:rPr>
              <w:t>86</w:t>
            </w:r>
          </w:p>
        </w:tc>
        <w:tc>
          <w:tcPr>
            <w:tcW w:w="0" w:type="auto"/>
            <w:tcBorders>
              <w:top w:val="nil"/>
              <w:left w:val="nil"/>
              <w:bottom w:val="nil"/>
              <w:right w:val="nil"/>
            </w:tcBorders>
            <w:shd w:val="clear" w:color="auto" w:fill="auto"/>
            <w:vAlign w:val="center"/>
            <w:hideMark/>
          </w:tcPr>
          <w:p w14:paraId="0B192940" w14:textId="4903214F"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w:t>
            </w:r>
            <w:r w:rsidR="00B576AD">
              <w:rPr>
                <w:rFonts w:eastAsia="等线"/>
                <w:color w:val="000000"/>
                <w:kern w:val="0"/>
                <w:sz w:val="15"/>
                <w:szCs w:val="15"/>
              </w:rPr>
              <w:t>67</w:t>
            </w:r>
          </w:p>
        </w:tc>
        <w:tc>
          <w:tcPr>
            <w:tcW w:w="0" w:type="auto"/>
            <w:vMerge w:val="restart"/>
            <w:tcBorders>
              <w:top w:val="nil"/>
              <w:left w:val="nil"/>
              <w:bottom w:val="single" w:sz="8" w:space="0" w:color="000000"/>
              <w:right w:val="nil"/>
            </w:tcBorders>
            <w:shd w:val="clear" w:color="auto" w:fill="auto"/>
            <w:vAlign w:val="center"/>
            <w:hideMark/>
          </w:tcPr>
          <w:p w14:paraId="5F502622" w14:textId="77777777" w:rsidR="00910366" w:rsidRPr="00910366" w:rsidRDefault="00910366" w:rsidP="00222AD6">
            <w:pPr>
              <w:widowControl/>
              <w:overflowPunct/>
              <w:rPr>
                <w:rFonts w:eastAsia="等线"/>
                <w:b/>
                <w:bCs/>
                <w:color w:val="000000"/>
                <w:kern w:val="0"/>
                <w:sz w:val="15"/>
                <w:szCs w:val="15"/>
              </w:rPr>
            </w:pPr>
            <w:r w:rsidRPr="00910366">
              <w:rPr>
                <w:rFonts w:eastAsia="等线"/>
                <w:b/>
                <w:bCs/>
                <w:color w:val="000000"/>
                <w:kern w:val="0"/>
                <w:sz w:val="15"/>
                <w:szCs w:val="15"/>
              </w:rPr>
              <w:t>0.779</w:t>
            </w:r>
          </w:p>
        </w:tc>
      </w:tr>
      <w:tr w:rsidR="002E05A7" w:rsidRPr="00910366" w14:paraId="76F7B225" w14:textId="77777777" w:rsidTr="002E05A7">
        <w:trPr>
          <w:trHeight w:val="320"/>
          <w:jc w:val="center"/>
        </w:trPr>
        <w:tc>
          <w:tcPr>
            <w:tcW w:w="0" w:type="auto"/>
            <w:vMerge/>
            <w:tcBorders>
              <w:top w:val="nil"/>
              <w:left w:val="nil"/>
              <w:bottom w:val="single" w:sz="8" w:space="0" w:color="000000"/>
              <w:right w:val="nil"/>
            </w:tcBorders>
            <w:vAlign w:val="center"/>
            <w:hideMark/>
          </w:tcPr>
          <w:p w14:paraId="799765E8"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02D6047"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KNNR</w:t>
            </w:r>
          </w:p>
        </w:tc>
        <w:tc>
          <w:tcPr>
            <w:tcW w:w="0" w:type="auto"/>
            <w:tcBorders>
              <w:top w:val="nil"/>
              <w:left w:val="nil"/>
              <w:bottom w:val="nil"/>
              <w:right w:val="nil"/>
            </w:tcBorders>
            <w:shd w:val="clear" w:color="auto" w:fill="auto"/>
            <w:vAlign w:val="center"/>
            <w:hideMark/>
          </w:tcPr>
          <w:p w14:paraId="27D36C52" w14:textId="1821BA94"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w:t>
            </w:r>
            <w:r w:rsidR="00B9583F">
              <w:rPr>
                <w:rFonts w:eastAsia="等线"/>
                <w:color w:val="000000"/>
                <w:kern w:val="0"/>
                <w:sz w:val="15"/>
                <w:szCs w:val="15"/>
              </w:rPr>
              <w:t>763</w:t>
            </w:r>
          </w:p>
        </w:tc>
        <w:tc>
          <w:tcPr>
            <w:tcW w:w="0" w:type="auto"/>
            <w:vMerge/>
            <w:tcBorders>
              <w:top w:val="nil"/>
              <w:left w:val="nil"/>
              <w:bottom w:val="single" w:sz="8" w:space="0" w:color="000000"/>
              <w:right w:val="nil"/>
            </w:tcBorders>
            <w:vAlign w:val="center"/>
            <w:hideMark/>
          </w:tcPr>
          <w:p w14:paraId="74EF482C"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1AB0BDA4" w14:textId="60FF824D"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w:t>
            </w:r>
            <w:r w:rsidR="00B576AD">
              <w:rPr>
                <w:rFonts w:eastAsia="等线"/>
                <w:color w:val="000000"/>
                <w:kern w:val="0"/>
                <w:sz w:val="15"/>
                <w:szCs w:val="15"/>
              </w:rPr>
              <w:t>75</w:t>
            </w:r>
          </w:p>
        </w:tc>
        <w:tc>
          <w:tcPr>
            <w:tcW w:w="0" w:type="auto"/>
            <w:vMerge/>
            <w:tcBorders>
              <w:top w:val="nil"/>
              <w:left w:val="nil"/>
              <w:bottom w:val="single" w:sz="8" w:space="0" w:color="000000"/>
              <w:right w:val="nil"/>
            </w:tcBorders>
            <w:vAlign w:val="center"/>
            <w:hideMark/>
          </w:tcPr>
          <w:p w14:paraId="09680796"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5C2AACA7" w14:textId="77777777" w:rsidTr="002E05A7">
        <w:trPr>
          <w:trHeight w:val="320"/>
          <w:jc w:val="center"/>
        </w:trPr>
        <w:tc>
          <w:tcPr>
            <w:tcW w:w="0" w:type="auto"/>
            <w:vMerge/>
            <w:tcBorders>
              <w:top w:val="nil"/>
              <w:left w:val="nil"/>
              <w:bottom w:val="single" w:sz="8" w:space="0" w:color="000000"/>
              <w:right w:val="nil"/>
            </w:tcBorders>
            <w:vAlign w:val="center"/>
            <w:hideMark/>
          </w:tcPr>
          <w:p w14:paraId="177A3F89"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7E43B9E"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RFR</w:t>
            </w:r>
          </w:p>
        </w:tc>
        <w:tc>
          <w:tcPr>
            <w:tcW w:w="0" w:type="auto"/>
            <w:tcBorders>
              <w:top w:val="nil"/>
              <w:left w:val="nil"/>
              <w:bottom w:val="nil"/>
              <w:right w:val="nil"/>
            </w:tcBorders>
            <w:shd w:val="clear" w:color="auto" w:fill="auto"/>
            <w:vAlign w:val="center"/>
            <w:hideMark/>
          </w:tcPr>
          <w:p w14:paraId="19CFF5DE" w14:textId="4536A933"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w:t>
            </w:r>
            <w:r w:rsidR="005D6520">
              <w:rPr>
                <w:rFonts w:eastAsia="等线"/>
                <w:color w:val="000000"/>
                <w:kern w:val="0"/>
                <w:sz w:val="15"/>
                <w:szCs w:val="15"/>
              </w:rPr>
              <w:t>69</w:t>
            </w:r>
          </w:p>
        </w:tc>
        <w:tc>
          <w:tcPr>
            <w:tcW w:w="0" w:type="auto"/>
            <w:vMerge/>
            <w:tcBorders>
              <w:top w:val="nil"/>
              <w:left w:val="nil"/>
              <w:bottom w:val="single" w:sz="8" w:space="0" w:color="000000"/>
              <w:right w:val="nil"/>
            </w:tcBorders>
            <w:vAlign w:val="center"/>
            <w:hideMark/>
          </w:tcPr>
          <w:p w14:paraId="5A17F47A"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640ADA50" w14:textId="5D05F293"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0.8</w:t>
            </w:r>
            <w:r w:rsidR="00AF6A99">
              <w:rPr>
                <w:rFonts w:eastAsia="等线"/>
                <w:b/>
                <w:bCs/>
                <w:color w:val="000000"/>
                <w:kern w:val="0"/>
                <w:sz w:val="15"/>
                <w:szCs w:val="15"/>
              </w:rPr>
              <w:t>3</w:t>
            </w:r>
          </w:p>
        </w:tc>
        <w:tc>
          <w:tcPr>
            <w:tcW w:w="0" w:type="auto"/>
            <w:vMerge/>
            <w:tcBorders>
              <w:top w:val="nil"/>
              <w:left w:val="nil"/>
              <w:bottom w:val="single" w:sz="8" w:space="0" w:color="000000"/>
              <w:right w:val="nil"/>
            </w:tcBorders>
            <w:vAlign w:val="center"/>
            <w:hideMark/>
          </w:tcPr>
          <w:p w14:paraId="0F6621C8"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5E824A94" w14:textId="77777777" w:rsidTr="002E05A7">
        <w:trPr>
          <w:trHeight w:val="320"/>
          <w:jc w:val="center"/>
        </w:trPr>
        <w:tc>
          <w:tcPr>
            <w:tcW w:w="0" w:type="auto"/>
            <w:vMerge/>
            <w:tcBorders>
              <w:top w:val="nil"/>
              <w:left w:val="nil"/>
              <w:bottom w:val="single" w:sz="8" w:space="0" w:color="000000"/>
              <w:right w:val="nil"/>
            </w:tcBorders>
            <w:vAlign w:val="center"/>
            <w:hideMark/>
          </w:tcPr>
          <w:p w14:paraId="6C2E68F1"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B7CE36E"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GBR</w:t>
            </w:r>
          </w:p>
        </w:tc>
        <w:tc>
          <w:tcPr>
            <w:tcW w:w="0" w:type="auto"/>
            <w:tcBorders>
              <w:top w:val="nil"/>
              <w:left w:val="nil"/>
              <w:bottom w:val="nil"/>
              <w:right w:val="nil"/>
            </w:tcBorders>
            <w:shd w:val="clear" w:color="auto" w:fill="auto"/>
            <w:vAlign w:val="center"/>
            <w:hideMark/>
          </w:tcPr>
          <w:p w14:paraId="112DD2CC" w14:textId="4837E491"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2.8</w:t>
            </w:r>
            <w:r w:rsidR="005D6520">
              <w:rPr>
                <w:rFonts w:eastAsia="等线"/>
                <w:color w:val="000000"/>
                <w:kern w:val="0"/>
                <w:sz w:val="15"/>
                <w:szCs w:val="15"/>
              </w:rPr>
              <w:t>09</w:t>
            </w:r>
          </w:p>
        </w:tc>
        <w:tc>
          <w:tcPr>
            <w:tcW w:w="0" w:type="auto"/>
            <w:vMerge/>
            <w:tcBorders>
              <w:top w:val="nil"/>
              <w:left w:val="nil"/>
              <w:bottom w:val="single" w:sz="8" w:space="0" w:color="000000"/>
              <w:right w:val="nil"/>
            </w:tcBorders>
            <w:vAlign w:val="center"/>
            <w:hideMark/>
          </w:tcPr>
          <w:p w14:paraId="25FC9BCD"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66F1CA15"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0.819</w:t>
            </w:r>
          </w:p>
        </w:tc>
        <w:tc>
          <w:tcPr>
            <w:tcW w:w="0" w:type="auto"/>
            <w:vMerge/>
            <w:tcBorders>
              <w:top w:val="nil"/>
              <w:left w:val="nil"/>
              <w:bottom w:val="single" w:sz="8" w:space="0" w:color="000000"/>
              <w:right w:val="nil"/>
            </w:tcBorders>
            <w:vAlign w:val="center"/>
            <w:hideMark/>
          </w:tcPr>
          <w:p w14:paraId="64E273D3"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1E473D5E" w14:textId="77777777" w:rsidTr="002E05A7">
        <w:trPr>
          <w:trHeight w:val="320"/>
          <w:jc w:val="center"/>
        </w:trPr>
        <w:tc>
          <w:tcPr>
            <w:tcW w:w="0" w:type="auto"/>
            <w:vMerge/>
            <w:tcBorders>
              <w:top w:val="nil"/>
              <w:left w:val="nil"/>
              <w:bottom w:val="single" w:sz="8" w:space="0" w:color="000000"/>
              <w:right w:val="nil"/>
            </w:tcBorders>
            <w:vAlign w:val="center"/>
            <w:hideMark/>
          </w:tcPr>
          <w:p w14:paraId="4774034E"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8AFA49F"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BR</w:t>
            </w:r>
          </w:p>
        </w:tc>
        <w:tc>
          <w:tcPr>
            <w:tcW w:w="0" w:type="auto"/>
            <w:tcBorders>
              <w:top w:val="nil"/>
              <w:left w:val="nil"/>
              <w:bottom w:val="nil"/>
              <w:right w:val="nil"/>
            </w:tcBorders>
            <w:shd w:val="clear" w:color="auto" w:fill="auto"/>
            <w:vAlign w:val="center"/>
            <w:hideMark/>
          </w:tcPr>
          <w:p w14:paraId="154B4713" w14:textId="23486F7C"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w:t>
            </w:r>
            <w:r w:rsidR="00B9583F">
              <w:rPr>
                <w:rFonts w:eastAsia="等线"/>
                <w:color w:val="000000"/>
                <w:kern w:val="0"/>
                <w:sz w:val="15"/>
                <w:szCs w:val="15"/>
              </w:rPr>
              <w:t>2</w:t>
            </w:r>
          </w:p>
        </w:tc>
        <w:tc>
          <w:tcPr>
            <w:tcW w:w="0" w:type="auto"/>
            <w:vMerge/>
            <w:tcBorders>
              <w:top w:val="nil"/>
              <w:left w:val="nil"/>
              <w:bottom w:val="single" w:sz="8" w:space="0" w:color="000000"/>
              <w:right w:val="nil"/>
            </w:tcBorders>
            <w:vAlign w:val="center"/>
            <w:hideMark/>
          </w:tcPr>
          <w:p w14:paraId="03F2592E"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0353F2CF"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0.805</w:t>
            </w:r>
          </w:p>
        </w:tc>
        <w:tc>
          <w:tcPr>
            <w:tcW w:w="0" w:type="auto"/>
            <w:vMerge/>
            <w:tcBorders>
              <w:top w:val="nil"/>
              <w:left w:val="nil"/>
              <w:bottom w:val="single" w:sz="8" w:space="0" w:color="000000"/>
              <w:right w:val="nil"/>
            </w:tcBorders>
            <w:vAlign w:val="center"/>
            <w:hideMark/>
          </w:tcPr>
          <w:p w14:paraId="4696B269"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718B6613" w14:textId="77777777" w:rsidTr="002E05A7">
        <w:trPr>
          <w:trHeight w:val="320"/>
          <w:jc w:val="center"/>
        </w:trPr>
        <w:tc>
          <w:tcPr>
            <w:tcW w:w="0" w:type="auto"/>
            <w:vMerge/>
            <w:tcBorders>
              <w:top w:val="nil"/>
              <w:left w:val="nil"/>
              <w:bottom w:val="single" w:sz="8" w:space="0" w:color="000000"/>
              <w:right w:val="nil"/>
            </w:tcBorders>
            <w:vAlign w:val="center"/>
            <w:hideMark/>
          </w:tcPr>
          <w:p w14:paraId="2E09F3C0"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ED8D3DB"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LR</w:t>
            </w:r>
          </w:p>
        </w:tc>
        <w:tc>
          <w:tcPr>
            <w:tcW w:w="0" w:type="auto"/>
            <w:tcBorders>
              <w:top w:val="nil"/>
              <w:left w:val="nil"/>
              <w:bottom w:val="nil"/>
              <w:right w:val="nil"/>
            </w:tcBorders>
            <w:shd w:val="clear" w:color="auto" w:fill="auto"/>
            <w:vAlign w:val="center"/>
            <w:hideMark/>
          </w:tcPr>
          <w:p w14:paraId="6F4460DB" w14:textId="2CE9B599"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3.21</w:t>
            </w:r>
            <w:r w:rsidR="00B9583F">
              <w:rPr>
                <w:rFonts w:eastAsia="等线"/>
                <w:color w:val="000000"/>
                <w:kern w:val="0"/>
                <w:sz w:val="15"/>
                <w:szCs w:val="15"/>
              </w:rPr>
              <w:t>8</w:t>
            </w:r>
          </w:p>
        </w:tc>
        <w:tc>
          <w:tcPr>
            <w:tcW w:w="0" w:type="auto"/>
            <w:vMerge/>
            <w:tcBorders>
              <w:top w:val="nil"/>
              <w:left w:val="nil"/>
              <w:bottom w:val="single" w:sz="8" w:space="0" w:color="000000"/>
              <w:right w:val="nil"/>
            </w:tcBorders>
            <w:vAlign w:val="center"/>
            <w:hideMark/>
          </w:tcPr>
          <w:p w14:paraId="2D44ABC5"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3E7E61EF" w14:textId="1CE88859"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0.80</w:t>
            </w:r>
            <w:r w:rsidR="00B576AD">
              <w:rPr>
                <w:rFonts w:eastAsia="等线"/>
                <w:color w:val="000000"/>
                <w:kern w:val="0"/>
                <w:sz w:val="15"/>
                <w:szCs w:val="15"/>
              </w:rPr>
              <w:t>4</w:t>
            </w:r>
          </w:p>
        </w:tc>
        <w:tc>
          <w:tcPr>
            <w:tcW w:w="0" w:type="auto"/>
            <w:vMerge/>
            <w:tcBorders>
              <w:top w:val="nil"/>
              <w:left w:val="nil"/>
              <w:bottom w:val="single" w:sz="8" w:space="0" w:color="000000"/>
              <w:right w:val="nil"/>
            </w:tcBorders>
            <w:vAlign w:val="center"/>
            <w:hideMark/>
          </w:tcPr>
          <w:p w14:paraId="117FDE9A"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6C03533F" w14:textId="77777777" w:rsidTr="002E05A7">
        <w:trPr>
          <w:trHeight w:val="340"/>
          <w:jc w:val="center"/>
        </w:trPr>
        <w:tc>
          <w:tcPr>
            <w:tcW w:w="0" w:type="auto"/>
            <w:vMerge/>
            <w:tcBorders>
              <w:top w:val="nil"/>
              <w:left w:val="nil"/>
              <w:bottom w:val="single" w:sz="8" w:space="0" w:color="000000"/>
              <w:right w:val="nil"/>
            </w:tcBorders>
            <w:vAlign w:val="center"/>
            <w:hideMark/>
          </w:tcPr>
          <w:p w14:paraId="0BD7E695"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single" w:sz="8" w:space="0" w:color="auto"/>
              <w:right w:val="nil"/>
            </w:tcBorders>
            <w:shd w:val="clear" w:color="auto" w:fill="auto"/>
            <w:vAlign w:val="center"/>
            <w:hideMark/>
          </w:tcPr>
          <w:p w14:paraId="74B5A962"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DTR</w:t>
            </w:r>
          </w:p>
        </w:tc>
        <w:tc>
          <w:tcPr>
            <w:tcW w:w="0" w:type="auto"/>
            <w:tcBorders>
              <w:top w:val="nil"/>
              <w:left w:val="nil"/>
              <w:bottom w:val="single" w:sz="8" w:space="0" w:color="auto"/>
              <w:right w:val="nil"/>
            </w:tcBorders>
            <w:shd w:val="clear" w:color="auto" w:fill="auto"/>
            <w:vAlign w:val="center"/>
            <w:hideMark/>
          </w:tcPr>
          <w:p w14:paraId="78300AD6" w14:textId="1FC3890A"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3.1</w:t>
            </w:r>
            <w:r w:rsidR="00B9583F">
              <w:rPr>
                <w:rFonts w:eastAsia="等线"/>
                <w:color w:val="000000"/>
                <w:kern w:val="0"/>
                <w:sz w:val="15"/>
                <w:szCs w:val="15"/>
              </w:rPr>
              <w:t>17</w:t>
            </w:r>
          </w:p>
        </w:tc>
        <w:tc>
          <w:tcPr>
            <w:tcW w:w="0" w:type="auto"/>
            <w:vMerge/>
            <w:tcBorders>
              <w:top w:val="nil"/>
              <w:left w:val="nil"/>
              <w:bottom w:val="single" w:sz="8" w:space="0" w:color="000000"/>
              <w:right w:val="nil"/>
            </w:tcBorders>
            <w:vAlign w:val="center"/>
            <w:hideMark/>
          </w:tcPr>
          <w:p w14:paraId="661CA5DB"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single" w:sz="8" w:space="0" w:color="auto"/>
              <w:right w:val="nil"/>
            </w:tcBorders>
            <w:shd w:val="clear" w:color="auto" w:fill="auto"/>
            <w:vAlign w:val="center"/>
            <w:hideMark/>
          </w:tcPr>
          <w:p w14:paraId="7413B4F9" w14:textId="2B6CFBC8"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0.65</w:t>
            </w:r>
            <w:r w:rsidR="00B576AD">
              <w:rPr>
                <w:rFonts w:eastAsia="等线"/>
                <w:color w:val="000000"/>
                <w:kern w:val="0"/>
                <w:sz w:val="15"/>
                <w:szCs w:val="15"/>
              </w:rPr>
              <w:t>1</w:t>
            </w:r>
          </w:p>
        </w:tc>
        <w:tc>
          <w:tcPr>
            <w:tcW w:w="0" w:type="auto"/>
            <w:vMerge/>
            <w:tcBorders>
              <w:top w:val="nil"/>
              <w:left w:val="nil"/>
              <w:bottom w:val="single" w:sz="8" w:space="0" w:color="000000"/>
              <w:right w:val="nil"/>
            </w:tcBorders>
            <w:vAlign w:val="center"/>
            <w:hideMark/>
          </w:tcPr>
          <w:p w14:paraId="33129C4F" w14:textId="77777777" w:rsidR="00910366" w:rsidRPr="00910366" w:rsidRDefault="00910366" w:rsidP="00910366">
            <w:pPr>
              <w:widowControl/>
              <w:overflowPunct/>
              <w:jc w:val="left"/>
              <w:rPr>
                <w:rFonts w:eastAsia="等线"/>
                <w:b/>
                <w:bCs/>
                <w:color w:val="000000"/>
                <w:kern w:val="0"/>
                <w:sz w:val="15"/>
                <w:szCs w:val="15"/>
              </w:rPr>
            </w:pPr>
          </w:p>
        </w:tc>
      </w:tr>
      <w:tr w:rsidR="002E05A7" w:rsidRPr="00910366" w14:paraId="5A92BE7A" w14:textId="77777777" w:rsidTr="002E05A7">
        <w:trPr>
          <w:trHeight w:val="320"/>
          <w:jc w:val="center"/>
        </w:trPr>
        <w:tc>
          <w:tcPr>
            <w:tcW w:w="0" w:type="auto"/>
            <w:vMerge w:val="restart"/>
            <w:tcBorders>
              <w:top w:val="nil"/>
              <w:left w:val="nil"/>
              <w:bottom w:val="single" w:sz="8" w:space="0" w:color="000000"/>
              <w:right w:val="nil"/>
            </w:tcBorders>
            <w:shd w:val="clear" w:color="auto" w:fill="auto"/>
            <w:vAlign w:val="center"/>
            <w:hideMark/>
          </w:tcPr>
          <w:p w14:paraId="569D7BD7"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SC-Sol</w:t>
            </w:r>
          </w:p>
        </w:tc>
        <w:tc>
          <w:tcPr>
            <w:tcW w:w="0" w:type="auto"/>
            <w:tcBorders>
              <w:top w:val="nil"/>
              <w:left w:val="nil"/>
              <w:bottom w:val="nil"/>
              <w:right w:val="nil"/>
            </w:tcBorders>
            <w:shd w:val="clear" w:color="auto" w:fill="auto"/>
            <w:vAlign w:val="center"/>
            <w:hideMark/>
          </w:tcPr>
          <w:p w14:paraId="72A4CCEE"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SVR</w:t>
            </w:r>
          </w:p>
        </w:tc>
        <w:tc>
          <w:tcPr>
            <w:tcW w:w="0" w:type="auto"/>
            <w:tcBorders>
              <w:top w:val="nil"/>
              <w:left w:val="nil"/>
              <w:bottom w:val="nil"/>
              <w:right w:val="nil"/>
            </w:tcBorders>
            <w:shd w:val="clear" w:color="auto" w:fill="auto"/>
            <w:vAlign w:val="center"/>
            <w:hideMark/>
          </w:tcPr>
          <w:p w14:paraId="3756C0E5" w14:textId="0F03F583"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2.3</w:t>
            </w:r>
            <w:r w:rsidR="005920E1">
              <w:rPr>
                <w:rFonts w:eastAsia="等线"/>
                <w:b/>
                <w:bCs/>
                <w:color w:val="000000"/>
                <w:kern w:val="0"/>
                <w:sz w:val="15"/>
                <w:szCs w:val="15"/>
              </w:rPr>
              <w:t>84</w:t>
            </w:r>
          </w:p>
        </w:tc>
        <w:tc>
          <w:tcPr>
            <w:tcW w:w="0" w:type="auto"/>
            <w:vMerge w:val="restart"/>
            <w:tcBorders>
              <w:top w:val="nil"/>
              <w:left w:val="nil"/>
              <w:bottom w:val="single" w:sz="8" w:space="0" w:color="000000"/>
              <w:right w:val="nil"/>
            </w:tcBorders>
            <w:shd w:val="clear" w:color="auto" w:fill="auto"/>
            <w:vAlign w:val="center"/>
            <w:hideMark/>
          </w:tcPr>
          <w:p w14:paraId="1632E38A" w14:textId="25EE4B81"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2.8</w:t>
            </w:r>
            <w:r w:rsidR="00C15CED">
              <w:rPr>
                <w:rFonts w:eastAsia="等线"/>
                <w:b/>
                <w:bCs/>
                <w:color w:val="000000"/>
                <w:kern w:val="0"/>
                <w:sz w:val="15"/>
                <w:szCs w:val="15"/>
              </w:rPr>
              <w:t>02</w:t>
            </w:r>
          </w:p>
        </w:tc>
        <w:tc>
          <w:tcPr>
            <w:tcW w:w="0" w:type="auto"/>
            <w:tcBorders>
              <w:top w:val="nil"/>
              <w:left w:val="nil"/>
              <w:bottom w:val="nil"/>
              <w:right w:val="nil"/>
            </w:tcBorders>
            <w:shd w:val="clear" w:color="auto" w:fill="auto"/>
            <w:vAlign w:val="center"/>
            <w:hideMark/>
          </w:tcPr>
          <w:p w14:paraId="394FF083" w14:textId="41D34E15"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w:t>
            </w:r>
            <w:r w:rsidR="00A928D9">
              <w:rPr>
                <w:rFonts w:eastAsia="等线"/>
                <w:color w:val="000000"/>
                <w:kern w:val="0"/>
                <w:sz w:val="15"/>
                <w:szCs w:val="15"/>
              </w:rPr>
              <w:t>25</w:t>
            </w:r>
          </w:p>
        </w:tc>
        <w:tc>
          <w:tcPr>
            <w:tcW w:w="0" w:type="auto"/>
            <w:vMerge w:val="restart"/>
            <w:tcBorders>
              <w:top w:val="nil"/>
              <w:left w:val="nil"/>
              <w:bottom w:val="single" w:sz="8" w:space="0" w:color="000000"/>
              <w:right w:val="nil"/>
            </w:tcBorders>
            <w:shd w:val="clear" w:color="auto" w:fill="auto"/>
            <w:vAlign w:val="center"/>
            <w:hideMark/>
          </w:tcPr>
          <w:p w14:paraId="4ACAA117" w14:textId="62675AA3"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0.77</w:t>
            </w:r>
            <w:r w:rsidR="003574A6">
              <w:rPr>
                <w:rFonts w:eastAsia="等线"/>
                <w:color w:val="000000"/>
                <w:kern w:val="0"/>
                <w:sz w:val="15"/>
                <w:szCs w:val="15"/>
              </w:rPr>
              <w:t>1</w:t>
            </w:r>
          </w:p>
        </w:tc>
      </w:tr>
      <w:tr w:rsidR="002E05A7" w:rsidRPr="00910366" w14:paraId="414F8481" w14:textId="77777777" w:rsidTr="002E05A7">
        <w:trPr>
          <w:trHeight w:val="320"/>
          <w:jc w:val="center"/>
        </w:trPr>
        <w:tc>
          <w:tcPr>
            <w:tcW w:w="0" w:type="auto"/>
            <w:vMerge/>
            <w:tcBorders>
              <w:top w:val="nil"/>
              <w:left w:val="nil"/>
              <w:bottom w:val="single" w:sz="8" w:space="0" w:color="000000"/>
              <w:right w:val="nil"/>
            </w:tcBorders>
            <w:vAlign w:val="center"/>
            <w:hideMark/>
          </w:tcPr>
          <w:p w14:paraId="4AA24754"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E9748C4"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KNNR</w:t>
            </w:r>
          </w:p>
        </w:tc>
        <w:tc>
          <w:tcPr>
            <w:tcW w:w="0" w:type="auto"/>
            <w:tcBorders>
              <w:top w:val="nil"/>
              <w:left w:val="nil"/>
              <w:bottom w:val="nil"/>
              <w:right w:val="nil"/>
            </w:tcBorders>
            <w:shd w:val="clear" w:color="auto" w:fill="auto"/>
            <w:vAlign w:val="center"/>
            <w:hideMark/>
          </w:tcPr>
          <w:p w14:paraId="1CCF6C95" w14:textId="6E99D1A2"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2.63</w:t>
            </w:r>
            <w:r w:rsidR="00C3169C">
              <w:rPr>
                <w:rFonts w:eastAsia="等线"/>
                <w:color w:val="000000"/>
                <w:kern w:val="0"/>
                <w:sz w:val="15"/>
                <w:szCs w:val="15"/>
              </w:rPr>
              <w:t>7</w:t>
            </w:r>
          </w:p>
        </w:tc>
        <w:tc>
          <w:tcPr>
            <w:tcW w:w="0" w:type="auto"/>
            <w:vMerge/>
            <w:tcBorders>
              <w:top w:val="nil"/>
              <w:left w:val="nil"/>
              <w:bottom w:val="single" w:sz="8" w:space="0" w:color="000000"/>
              <w:right w:val="nil"/>
            </w:tcBorders>
            <w:vAlign w:val="center"/>
            <w:hideMark/>
          </w:tcPr>
          <w:p w14:paraId="5C8560C0"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nil"/>
              <w:right w:val="nil"/>
            </w:tcBorders>
            <w:shd w:val="clear" w:color="auto" w:fill="auto"/>
            <w:vAlign w:val="center"/>
            <w:hideMark/>
          </w:tcPr>
          <w:p w14:paraId="03DD90AD" w14:textId="320D0558"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0.78</w:t>
            </w:r>
          </w:p>
        </w:tc>
        <w:tc>
          <w:tcPr>
            <w:tcW w:w="0" w:type="auto"/>
            <w:vMerge/>
            <w:tcBorders>
              <w:top w:val="nil"/>
              <w:left w:val="nil"/>
              <w:bottom w:val="single" w:sz="8" w:space="0" w:color="000000"/>
              <w:right w:val="nil"/>
            </w:tcBorders>
            <w:vAlign w:val="center"/>
            <w:hideMark/>
          </w:tcPr>
          <w:p w14:paraId="6603F80A"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508665CD" w14:textId="77777777" w:rsidTr="002E05A7">
        <w:trPr>
          <w:trHeight w:val="320"/>
          <w:jc w:val="center"/>
        </w:trPr>
        <w:tc>
          <w:tcPr>
            <w:tcW w:w="0" w:type="auto"/>
            <w:vMerge/>
            <w:tcBorders>
              <w:top w:val="nil"/>
              <w:left w:val="nil"/>
              <w:bottom w:val="single" w:sz="8" w:space="0" w:color="000000"/>
              <w:right w:val="nil"/>
            </w:tcBorders>
            <w:vAlign w:val="center"/>
            <w:hideMark/>
          </w:tcPr>
          <w:p w14:paraId="229B1FC8"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341F0A1B"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RFR</w:t>
            </w:r>
          </w:p>
        </w:tc>
        <w:tc>
          <w:tcPr>
            <w:tcW w:w="0" w:type="auto"/>
            <w:tcBorders>
              <w:top w:val="nil"/>
              <w:left w:val="nil"/>
              <w:bottom w:val="nil"/>
              <w:right w:val="nil"/>
            </w:tcBorders>
            <w:shd w:val="clear" w:color="auto" w:fill="auto"/>
            <w:vAlign w:val="center"/>
            <w:hideMark/>
          </w:tcPr>
          <w:p w14:paraId="25D38E78" w14:textId="3892CA8D"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w:t>
            </w:r>
            <w:r w:rsidR="005920E1">
              <w:rPr>
                <w:rFonts w:eastAsia="等线"/>
                <w:color w:val="000000"/>
                <w:kern w:val="0"/>
                <w:sz w:val="15"/>
                <w:szCs w:val="15"/>
              </w:rPr>
              <w:t>697</w:t>
            </w:r>
          </w:p>
        </w:tc>
        <w:tc>
          <w:tcPr>
            <w:tcW w:w="0" w:type="auto"/>
            <w:vMerge/>
            <w:tcBorders>
              <w:top w:val="nil"/>
              <w:left w:val="nil"/>
              <w:bottom w:val="single" w:sz="8" w:space="0" w:color="000000"/>
              <w:right w:val="nil"/>
            </w:tcBorders>
            <w:vAlign w:val="center"/>
            <w:hideMark/>
          </w:tcPr>
          <w:p w14:paraId="400D5135"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nil"/>
              <w:right w:val="nil"/>
            </w:tcBorders>
            <w:shd w:val="clear" w:color="auto" w:fill="auto"/>
            <w:vAlign w:val="center"/>
            <w:hideMark/>
          </w:tcPr>
          <w:p w14:paraId="59F14042" w14:textId="727144EF"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0.82</w:t>
            </w:r>
            <w:r w:rsidR="00A928D9">
              <w:rPr>
                <w:rFonts w:eastAsia="等线"/>
                <w:b/>
                <w:bCs/>
                <w:color w:val="000000"/>
                <w:kern w:val="0"/>
                <w:sz w:val="15"/>
                <w:szCs w:val="15"/>
              </w:rPr>
              <w:t>8</w:t>
            </w:r>
          </w:p>
        </w:tc>
        <w:tc>
          <w:tcPr>
            <w:tcW w:w="0" w:type="auto"/>
            <w:vMerge/>
            <w:tcBorders>
              <w:top w:val="nil"/>
              <w:left w:val="nil"/>
              <w:bottom w:val="single" w:sz="8" w:space="0" w:color="000000"/>
              <w:right w:val="nil"/>
            </w:tcBorders>
            <w:vAlign w:val="center"/>
            <w:hideMark/>
          </w:tcPr>
          <w:p w14:paraId="173B144C"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69D30836" w14:textId="77777777" w:rsidTr="002E05A7">
        <w:trPr>
          <w:trHeight w:val="320"/>
          <w:jc w:val="center"/>
        </w:trPr>
        <w:tc>
          <w:tcPr>
            <w:tcW w:w="0" w:type="auto"/>
            <w:vMerge/>
            <w:tcBorders>
              <w:top w:val="nil"/>
              <w:left w:val="nil"/>
              <w:bottom w:val="single" w:sz="8" w:space="0" w:color="000000"/>
              <w:right w:val="nil"/>
            </w:tcBorders>
            <w:vAlign w:val="center"/>
            <w:hideMark/>
          </w:tcPr>
          <w:p w14:paraId="4EFC3A2B"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3D507583"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GBR</w:t>
            </w:r>
          </w:p>
        </w:tc>
        <w:tc>
          <w:tcPr>
            <w:tcW w:w="0" w:type="auto"/>
            <w:tcBorders>
              <w:top w:val="nil"/>
              <w:left w:val="nil"/>
              <w:bottom w:val="nil"/>
              <w:right w:val="nil"/>
            </w:tcBorders>
            <w:shd w:val="clear" w:color="auto" w:fill="auto"/>
            <w:vAlign w:val="center"/>
            <w:hideMark/>
          </w:tcPr>
          <w:p w14:paraId="52B90006"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2.902</w:t>
            </w:r>
          </w:p>
        </w:tc>
        <w:tc>
          <w:tcPr>
            <w:tcW w:w="0" w:type="auto"/>
            <w:vMerge/>
            <w:tcBorders>
              <w:top w:val="nil"/>
              <w:left w:val="nil"/>
              <w:bottom w:val="single" w:sz="8" w:space="0" w:color="000000"/>
              <w:right w:val="nil"/>
            </w:tcBorders>
            <w:vAlign w:val="center"/>
            <w:hideMark/>
          </w:tcPr>
          <w:p w14:paraId="1E42D36D"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nil"/>
              <w:right w:val="nil"/>
            </w:tcBorders>
            <w:shd w:val="clear" w:color="auto" w:fill="auto"/>
            <w:vAlign w:val="center"/>
            <w:hideMark/>
          </w:tcPr>
          <w:p w14:paraId="04B5CFFF" w14:textId="7E6E6A20"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0.81</w:t>
            </w:r>
            <w:r w:rsidR="003574A6">
              <w:rPr>
                <w:rFonts w:eastAsia="等线"/>
                <w:color w:val="000000"/>
                <w:kern w:val="0"/>
                <w:sz w:val="15"/>
                <w:szCs w:val="15"/>
              </w:rPr>
              <w:t>7</w:t>
            </w:r>
          </w:p>
        </w:tc>
        <w:tc>
          <w:tcPr>
            <w:tcW w:w="0" w:type="auto"/>
            <w:vMerge/>
            <w:tcBorders>
              <w:top w:val="nil"/>
              <w:left w:val="nil"/>
              <w:bottom w:val="single" w:sz="8" w:space="0" w:color="000000"/>
              <w:right w:val="nil"/>
            </w:tcBorders>
            <w:vAlign w:val="center"/>
            <w:hideMark/>
          </w:tcPr>
          <w:p w14:paraId="4DF9237B"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6133D87A" w14:textId="77777777" w:rsidTr="002E05A7">
        <w:trPr>
          <w:trHeight w:val="320"/>
          <w:jc w:val="center"/>
        </w:trPr>
        <w:tc>
          <w:tcPr>
            <w:tcW w:w="0" w:type="auto"/>
            <w:vMerge/>
            <w:tcBorders>
              <w:top w:val="nil"/>
              <w:left w:val="nil"/>
              <w:bottom w:val="single" w:sz="8" w:space="0" w:color="000000"/>
              <w:right w:val="nil"/>
            </w:tcBorders>
            <w:vAlign w:val="center"/>
            <w:hideMark/>
          </w:tcPr>
          <w:p w14:paraId="5FEEFA59"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6E071666"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BR</w:t>
            </w:r>
          </w:p>
        </w:tc>
        <w:tc>
          <w:tcPr>
            <w:tcW w:w="0" w:type="auto"/>
            <w:tcBorders>
              <w:top w:val="nil"/>
              <w:left w:val="nil"/>
              <w:bottom w:val="nil"/>
              <w:right w:val="nil"/>
            </w:tcBorders>
            <w:shd w:val="clear" w:color="auto" w:fill="auto"/>
            <w:vAlign w:val="center"/>
            <w:hideMark/>
          </w:tcPr>
          <w:p w14:paraId="20F340BE" w14:textId="6CEA3DA4"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2.9</w:t>
            </w:r>
            <w:r w:rsidR="00C3169C">
              <w:rPr>
                <w:rFonts w:eastAsia="等线"/>
                <w:color w:val="000000"/>
                <w:kern w:val="0"/>
                <w:sz w:val="15"/>
                <w:szCs w:val="15"/>
              </w:rPr>
              <w:t>66</w:t>
            </w:r>
          </w:p>
        </w:tc>
        <w:tc>
          <w:tcPr>
            <w:tcW w:w="0" w:type="auto"/>
            <w:vMerge/>
            <w:tcBorders>
              <w:top w:val="nil"/>
              <w:left w:val="nil"/>
              <w:bottom w:val="single" w:sz="8" w:space="0" w:color="000000"/>
              <w:right w:val="nil"/>
            </w:tcBorders>
            <w:vAlign w:val="center"/>
            <w:hideMark/>
          </w:tcPr>
          <w:p w14:paraId="2F076BE7"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nil"/>
              <w:right w:val="nil"/>
            </w:tcBorders>
            <w:shd w:val="clear" w:color="auto" w:fill="auto"/>
            <w:vAlign w:val="center"/>
            <w:hideMark/>
          </w:tcPr>
          <w:p w14:paraId="4AC33D35" w14:textId="714BABB2"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0.81</w:t>
            </w:r>
            <w:r w:rsidR="00A928D9">
              <w:rPr>
                <w:rFonts w:eastAsia="等线"/>
                <w:color w:val="000000"/>
                <w:kern w:val="0"/>
                <w:sz w:val="15"/>
                <w:szCs w:val="15"/>
              </w:rPr>
              <w:t>3</w:t>
            </w:r>
          </w:p>
        </w:tc>
        <w:tc>
          <w:tcPr>
            <w:tcW w:w="0" w:type="auto"/>
            <w:vMerge/>
            <w:tcBorders>
              <w:top w:val="nil"/>
              <w:left w:val="nil"/>
              <w:bottom w:val="single" w:sz="8" w:space="0" w:color="000000"/>
              <w:right w:val="nil"/>
            </w:tcBorders>
            <w:vAlign w:val="center"/>
            <w:hideMark/>
          </w:tcPr>
          <w:p w14:paraId="3F0FEE40"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65118349" w14:textId="77777777" w:rsidTr="002E05A7">
        <w:trPr>
          <w:trHeight w:val="320"/>
          <w:jc w:val="center"/>
        </w:trPr>
        <w:tc>
          <w:tcPr>
            <w:tcW w:w="0" w:type="auto"/>
            <w:vMerge/>
            <w:tcBorders>
              <w:top w:val="nil"/>
              <w:left w:val="nil"/>
              <w:bottom w:val="single" w:sz="8" w:space="0" w:color="000000"/>
              <w:right w:val="nil"/>
            </w:tcBorders>
            <w:vAlign w:val="center"/>
            <w:hideMark/>
          </w:tcPr>
          <w:p w14:paraId="1D04A840"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56B75041"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LR</w:t>
            </w:r>
          </w:p>
        </w:tc>
        <w:tc>
          <w:tcPr>
            <w:tcW w:w="0" w:type="auto"/>
            <w:tcBorders>
              <w:top w:val="nil"/>
              <w:left w:val="nil"/>
              <w:bottom w:val="nil"/>
              <w:right w:val="nil"/>
            </w:tcBorders>
            <w:shd w:val="clear" w:color="auto" w:fill="auto"/>
            <w:vAlign w:val="center"/>
            <w:hideMark/>
          </w:tcPr>
          <w:p w14:paraId="518E9F82" w14:textId="7F06B3E3" w:rsidR="00910366" w:rsidRPr="00910366" w:rsidRDefault="00C3169C" w:rsidP="00910366">
            <w:pPr>
              <w:widowControl/>
              <w:overflowPunct/>
              <w:jc w:val="center"/>
              <w:rPr>
                <w:rFonts w:eastAsia="等线"/>
                <w:color w:val="000000"/>
                <w:kern w:val="0"/>
                <w:sz w:val="15"/>
                <w:szCs w:val="15"/>
              </w:rPr>
            </w:pPr>
            <w:r>
              <w:rPr>
                <w:rFonts w:eastAsia="等线"/>
                <w:color w:val="000000"/>
                <w:kern w:val="0"/>
                <w:sz w:val="15"/>
                <w:szCs w:val="15"/>
              </w:rPr>
              <w:t>2.973</w:t>
            </w:r>
          </w:p>
        </w:tc>
        <w:tc>
          <w:tcPr>
            <w:tcW w:w="0" w:type="auto"/>
            <w:vMerge/>
            <w:tcBorders>
              <w:top w:val="nil"/>
              <w:left w:val="nil"/>
              <w:bottom w:val="single" w:sz="8" w:space="0" w:color="000000"/>
              <w:right w:val="nil"/>
            </w:tcBorders>
            <w:vAlign w:val="center"/>
            <w:hideMark/>
          </w:tcPr>
          <w:p w14:paraId="678A2C85"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nil"/>
              <w:right w:val="nil"/>
            </w:tcBorders>
            <w:shd w:val="clear" w:color="auto" w:fill="auto"/>
            <w:vAlign w:val="center"/>
            <w:hideMark/>
          </w:tcPr>
          <w:p w14:paraId="3ADAD28B" w14:textId="3F2FFEC8"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0.81</w:t>
            </w:r>
            <w:r w:rsidR="00A928D9">
              <w:rPr>
                <w:rFonts w:eastAsia="等线"/>
                <w:color w:val="000000"/>
                <w:kern w:val="0"/>
                <w:sz w:val="15"/>
                <w:szCs w:val="15"/>
              </w:rPr>
              <w:t>3</w:t>
            </w:r>
          </w:p>
        </w:tc>
        <w:tc>
          <w:tcPr>
            <w:tcW w:w="0" w:type="auto"/>
            <w:vMerge/>
            <w:tcBorders>
              <w:top w:val="nil"/>
              <w:left w:val="nil"/>
              <w:bottom w:val="single" w:sz="8" w:space="0" w:color="000000"/>
              <w:right w:val="nil"/>
            </w:tcBorders>
            <w:vAlign w:val="center"/>
            <w:hideMark/>
          </w:tcPr>
          <w:p w14:paraId="77CBEB5F"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230DF7A4" w14:textId="77777777" w:rsidTr="002E05A7">
        <w:trPr>
          <w:trHeight w:val="340"/>
          <w:jc w:val="center"/>
        </w:trPr>
        <w:tc>
          <w:tcPr>
            <w:tcW w:w="0" w:type="auto"/>
            <w:vMerge/>
            <w:tcBorders>
              <w:top w:val="nil"/>
              <w:left w:val="nil"/>
              <w:bottom w:val="single" w:sz="8" w:space="0" w:color="000000"/>
              <w:right w:val="nil"/>
            </w:tcBorders>
            <w:vAlign w:val="center"/>
            <w:hideMark/>
          </w:tcPr>
          <w:p w14:paraId="6BE67763"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single" w:sz="8" w:space="0" w:color="auto"/>
              <w:right w:val="nil"/>
            </w:tcBorders>
            <w:shd w:val="clear" w:color="auto" w:fill="auto"/>
            <w:vAlign w:val="center"/>
            <w:hideMark/>
          </w:tcPr>
          <w:p w14:paraId="037EF213"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DTR</w:t>
            </w:r>
          </w:p>
        </w:tc>
        <w:tc>
          <w:tcPr>
            <w:tcW w:w="0" w:type="auto"/>
            <w:tcBorders>
              <w:top w:val="nil"/>
              <w:left w:val="nil"/>
              <w:bottom w:val="single" w:sz="8" w:space="0" w:color="auto"/>
              <w:right w:val="nil"/>
            </w:tcBorders>
            <w:shd w:val="clear" w:color="auto" w:fill="auto"/>
            <w:vAlign w:val="center"/>
            <w:hideMark/>
          </w:tcPr>
          <w:p w14:paraId="381985F7" w14:textId="2F4E071D"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3.0</w:t>
            </w:r>
            <w:r w:rsidR="005920E1">
              <w:rPr>
                <w:rFonts w:eastAsia="等线"/>
                <w:color w:val="000000"/>
                <w:kern w:val="0"/>
                <w:sz w:val="15"/>
                <w:szCs w:val="15"/>
              </w:rPr>
              <w:t>58</w:t>
            </w:r>
          </w:p>
        </w:tc>
        <w:tc>
          <w:tcPr>
            <w:tcW w:w="0" w:type="auto"/>
            <w:vMerge/>
            <w:tcBorders>
              <w:top w:val="nil"/>
              <w:left w:val="nil"/>
              <w:bottom w:val="single" w:sz="8" w:space="0" w:color="000000"/>
              <w:right w:val="nil"/>
            </w:tcBorders>
            <w:vAlign w:val="center"/>
            <w:hideMark/>
          </w:tcPr>
          <w:p w14:paraId="46351E03" w14:textId="77777777" w:rsidR="00910366" w:rsidRPr="00910366" w:rsidRDefault="00910366" w:rsidP="00910366">
            <w:pPr>
              <w:widowControl/>
              <w:overflowPunct/>
              <w:jc w:val="left"/>
              <w:rPr>
                <w:rFonts w:eastAsia="等线"/>
                <w:b/>
                <w:bCs/>
                <w:color w:val="000000"/>
                <w:kern w:val="0"/>
                <w:sz w:val="15"/>
                <w:szCs w:val="15"/>
              </w:rPr>
            </w:pPr>
          </w:p>
        </w:tc>
        <w:tc>
          <w:tcPr>
            <w:tcW w:w="0" w:type="auto"/>
            <w:tcBorders>
              <w:top w:val="nil"/>
              <w:left w:val="nil"/>
              <w:bottom w:val="single" w:sz="8" w:space="0" w:color="auto"/>
              <w:right w:val="nil"/>
            </w:tcBorders>
            <w:shd w:val="clear" w:color="auto" w:fill="auto"/>
            <w:vAlign w:val="center"/>
            <w:hideMark/>
          </w:tcPr>
          <w:p w14:paraId="7ECD254A" w14:textId="4FC53D13"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0.62</w:t>
            </w:r>
            <w:r w:rsidR="00A928D9">
              <w:rPr>
                <w:rFonts w:eastAsia="等线"/>
                <w:color w:val="000000"/>
                <w:kern w:val="0"/>
                <w:sz w:val="15"/>
                <w:szCs w:val="15"/>
              </w:rPr>
              <w:t>5</w:t>
            </w:r>
          </w:p>
        </w:tc>
        <w:tc>
          <w:tcPr>
            <w:tcW w:w="0" w:type="auto"/>
            <w:vMerge/>
            <w:tcBorders>
              <w:top w:val="nil"/>
              <w:left w:val="nil"/>
              <w:bottom w:val="single" w:sz="8" w:space="0" w:color="000000"/>
              <w:right w:val="nil"/>
            </w:tcBorders>
            <w:vAlign w:val="center"/>
            <w:hideMark/>
          </w:tcPr>
          <w:p w14:paraId="1F1C7DAC"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5104245C" w14:textId="77777777" w:rsidTr="002E05A7">
        <w:trPr>
          <w:trHeight w:val="320"/>
          <w:jc w:val="center"/>
        </w:trPr>
        <w:tc>
          <w:tcPr>
            <w:tcW w:w="0" w:type="auto"/>
            <w:vMerge w:val="restart"/>
            <w:tcBorders>
              <w:top w:val="nil"/>
              <w:left w:val="nil"/>
              <w:bottom w:val="single" w:sz="12" w:space="0" w:color="000000"/>
              <w:right w:val="nil"/>
            </w:tcBorders>
            <w:shd w:val="clear" w:color="auto" w:fill="auto"/>
            <w:vAlign w:val="center"/>
            <w:hideMark/>
          </w:tcPr>
          <w:p w14:paraId="69E22558"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COOP</w:t>
            </w:r>
          </w:p>
        </w:tc>
        <w:tc>
          <w:tcPr>
            <w:tcW w:w="0" w:type="auto"/>
            <w:tcBorders>
              <w:top w:val="nil"/>
              <w:left w:val="nil"/>
              <w:bottom w:val="nil"/>
              <w:right w:val="nil"/>
            </w:tcBorders>
            <w:shd w:val="clear" w:color="auto" w:fill="auto"/>
            <w:vAlign w:val="center"/>
            <w:hideMark/>
          </w:tcPr>
          <w:p w14:paraId="23BF87D9"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SVR</w:t>
            </w:r>
          </w:p>
        </w:tc>
        <w:tc>
          <w:tcPr>
            <w:tcW w:w="0" w:type="auto"/>
            <w:tcBorders>
              <w:top w:val="nil"/>
              <w:left w:val="nil"/>
              <w:bottom w:val="nil"/>
              <w:right w:val="nil"/>
            </w:tcBorders>
            <w:shd w:val="clear" w:color="auto" w:fill="auto"/>
            <w:vAlign w:val="center"/>
            <w:hideMark/>
          </w:tcPr>
          <w:p w14:paraId="05CB525F" w14:textId="5F73AFD0"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2.</w:t>
            </w:r>
            <w:r w:rsidR="00572D1C">
              <w:rPr>
                <w:rFonts w:eastAsia="等线"/>
                <w:b/>
                <w:bCs/>
                <w:color w:val="000000"/>
                <w:kern w:val="0"/>
                <w:sz w:val="15"/>
                <w:szCs w:val="15"/>
              </w:rPr>
              <w:t>411</w:t>
            </w:r>
          </w:p>
        </w:tc>
        <w:tc>
          <w:tcPr>
            <w:tcW w:w="0" w:type="auto"/>
            <w:vMerge w:val="restart"/>
            <w:tcBorders>
              <w:top w:val="nil"/>
              <w:left w:val="nil"/>
              <w:bottom w:val="single" w:sz="12" w:space="0" w:color="000000"/>
              <w:right w:val="nil"/>
            </w:tcBorders>
            <w:shd w:val="clear" w:color="auto" w:fill="auto"/>
            <w:vAlign w:val="center"/>
            <w:hideMark/>
          </w:tcPr>
          <w:p w14:paraId="6423C560" w14:textId="742C94F4"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2.9</w:t>
            </w:r>
            <w:r w:rsidR="00C15CED">
              <w:rPr>
                <w:rFonts w:eastAsia="等线"/>
                <w:color w:val="000000"/>
                <w:kern w:val="0"/>
                <w:sz w:val="15"/>
                <w:szCs w:val="15"/>
              </w:rPr>
              <w:t>69</w:t>
            </w:r>
          </w:p>
        </w:tc>
        <w:tc>
          <w:tcPr>
            <w:tcW w:w="0" w:type="auto"/>
            <w:tcBorders>
              <w:top w:val="nil"/>
              <w:left w:val="nil"/>
              <w:bottom w:val="nil"/>
              <w:right w:val="nil"/>
            </w:tcBorders>
            <w:shd w:val="clear" w:color="auto" w:fill="auto"/>
            <w:vAlign w:val="center"/>
            <w:hideMark/>
          </w:tcPr>
          <w:p w14:paraId="4B57DCED" w14:textId="6D5B3F09"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0.72</w:t>
            </w:r>
            <w:r w:rsidR="00B3397C">
              <w:rPr>
                <w:rFonts w:eastAsia="等线"/>
                <w:color w:val="000000"/>
                <w:kern w:val="0"/>
                <w:sz w:val="15"/>
                <w:szCs w:val="15"/>
              </w:rPr>
              <w:t>5</w:t>
            </w:r>
          </w:p>
        </w:tc>
        <w:tc>
          <w:tcPr>
            <w:tcW w:w="0" w:type="auto"/>
            <w:vMerge w:val="restart"/>
            <w:tcBorders>
              <w:top w:val="nil"/>
              <w:left w:val="nil"/>
              <w:bottom w:val="single" w:sz="12" w:space="0" w:color="000000"/>
              <w:right w:val="nil"/>
            </w:tcBorders>
            <w:shd w:val="clear" w:color="auto" w:fill="auto"/>
            <w:vAlign w:val="center"/>
            <w:hideMark/>
          </w:tcPr>
          <w:p w14:paraId="04C33CE7" w14:textId="608E39C6"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0.76</w:t>
            </w:r>
            <w:r w:rsidR="00B3397C">
              <w:rPr>
                <w:rFonts w:eastAsia="等线"/>
                <w:color w:val="000000"/>
                <w:kern w:val="0"/>
                <w:sz w:val="15"/>
                <w:szCs w:val="15"/>
              </w:rPr>
              <w:t>2</w:t>
            </w:r>
          </w:p>
        </w:tc>
      </w:tr>
      <w:tr w:rsidR="002E05A7" w:rsidRPr="00910366" w14:paraId="6BD6E3BD" w14:textId="77777777" w:rsidTr="002E05A7">
        <w:trPr>
          <w:trHeight w:val="320"/>
          <w:jc w:val="center"/>
        </w:trPr>
        <w:tc>
          <w:tcPr>
            <w:tcW w:w="0" w:type="auto"/>
            <w:vMerge/>
            <w:tcBorders>
              <w:top w:val="nil"/>
              <w:left w:val="nil"/>
              <w:bottom w:val="single" w:sz="12" w:space="0" w:color="000000"/>
              <w:right w:val="nil"/>
            </w:tcBorders>
            <w:vAlign w:val="center"/>
            <w:hideMark/>
          </w:tcPr>
          <w:p w14:paraId="26F3D156"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72B2AA01"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KNNR</w:t>
            </w:r>
          </w:p>
        </w:tc>
        <w:tc>
          <w:tcPr>
            <w:tcW w:w="0" w:type="auto"/>
            <w:tcBorders>
              <w:top w:val="nil"/>
              <w:left w:val="nil"/>
              <w:bottom w:val="nil"/>
              <w:right w:val="nil"/>
            </w:tcBorders>
            <w:shd w:val="clear" w:color="auto" w:fill="auto"/>
            <w:vAlign w:val="center"/>
            <w:hideMark/>
          </w:tcPr>
          <w:p w14:paraId="4B30D96E" w14:textId="4B4B445C"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w:t>
            </w:r>
            <w:r w:rsidR="00572D1C">
              <w:rPr>
                <w:rFonts w:eastAsia="等线"/>
                <w:color w:val="000000"/>
                <w:kern w:val="0"/>
                <w:sz w:val="15"/>
                <w:szCs w:val="15"/>
              </w:rPr>
              <w:t>907</w:t>
            </w:r>
          </w:p>
        </w:tc>
        <w:tc>
          <w:tcPr>
            <w:tcW w:w="0" w:type="auto"/>
            <w:vMerge/>
            <w:tcBorders>
              <w:top w:val="nil"/>
              <w:left w:val="nil"/>
              <w:bottom w:val="single" w:sz="12" w:space="0" w:color="000000"/>
              <w:right w:val="nil"/>
            </w:tcBorders>
            <w:vAlign w:val="center"/>
            <w:hideMark/>
          </w:tcPr>
          <w:p w14:paraId="2C122E8C"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509085AD" w14:textId="218A58B0"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w:t>
            </w:r>
            <w:r w:rsidR="00B3397C">
              <w:rPr>
                <w:rFonts w:eastAsia="等线"/>
                <w:color w:val="000000"/>
                <w:kern w:val="0"/>
                <w:sz w:val="15"/>
                <w:szCs w:val="15"/>
              </w:rPr>
              <w:t>62</w:t>
            </w:r>
          </w:p>
        </w:tc>
        <w:tc>
          <w:tcPr>
            <w:tcW w:w="0" w:type="auto"/>
            <w:vMerge/>
            <w:tcBorders>
              <w:top w:val="nil"/>
              <w:left w:val="nil"/>
              <w:bottom w:val="single" w:sz="12" w:space="0" w:color="000000"/>
              <w:right w:val="nil"/>
            </w:tcBorders>
            <w:vAlign w:val="center"/>
            <w:hideMark/>
          </w:tcPr>
          <w:p w14:paraId="53652F5D"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13DD1536" w14:textId="77777777" w:rsidTr="002E05A7">
        <w:trPr>
          <w:trHeight w:val="320"/>
          <w:jc w:val="center"/>
        </w:trPr>
        <w:tc>
          <w:tcPr>
            <w:tcW w:w="0" w:type="auto"/>
            <w:vMerge/>
            <w:tcBorders>
              <w:top w:val="nil"/>
              <w:left w:val="nil"/>
              <w:bottom w:val="single" w:sz="12" w:space="0" w:color="000000"/>
              <w:right w:val="nil"/>
            </w:tcBorders>
            <w:vAlign w:val="center"/>
            <w:hideMark/>
          </w:tcPr>
          <w:p w14:paraId="2DEBCB83"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9EB3230"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RFR</w:t>
            </w:r>
          </w:p>
        </w:tc>
        <w:tc>
          <w:tcPr>
            <w:tcW w:w="0" w:type="auto"/>
            <w:tcBorders>
              <w:top w:val="nil"/>
              <w:left w:val="nil"/>
              <w:bottom w:val="nil"/>
              <w:right w:val="nil"/>
            </w:tcBorders>
            <w:shd w:val="clear" w:color="auto" w:fill="auto"/>
            <w:vAlign w:val="center"/>
            <w:hideMark/>
          </w:tcPr>
          <w:p w14:paraId="5EF12DDB" w14:textId="5379148E"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2.83</w:t>
            </w:r>
            <w:r w:rsidR="002E606A">
              <w:rPr>
                <w:rFonts w:eastAsia="等线"/>
                <w:color w:val="000000"/>
                <w:kern w:val="0"/>
                <w:sz w:val="15"/>
                <w:szCs w:val="15"/>
              </w:rPr>
              <w:t>5</w:t>
            </w:r>
          </w:p>
        </w:tc>
        <w:tc>
          <w:tcPr>
            <w:tcW w:w="0" w:type="auto"/>
            <w:vMerge/>
            <w:tcBorders>
              <w:top w:val="nil"/>
              <w:left w:val="nil"/>
              <w:bottom w:val="single" w:sz="12" w:space="0" w:color="000000"/>
              <w:right w:val="nil"/>
            </w:tcBorders>
            <w:vAlign w:val="center"/>
            <w:hideMark/>
          </w:tcPr>
          <w:p w14:paraId="65792344"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734AD971" w14:textId="67166366" w:rsidR="00910366" w:rsidRPr="00910366" w:rsidRDefault="00910366" w:rsidP="00910366">
            <w:pPr>
              <w:widowControl/>
              <w:overflowPunct/>
              <w:jc w:val="center"/>
              <w:rPr>
                <w:rFonts w:eastAsia="等线"/>
                <w:b/>
                <w:bCs/>
                <w:color w:val="000000"/>
                <w:kern w:val="0"/>
                <w:sz w:val="15"/>
                <w:szCs w:val="15"/>
              </w:rPr>
            </w:pPr>
            <w:r w:rsidRPr="00910366">
              <w:rPr>
                <w:rFonts w:eastAsia="等线"/>
                <w:b/>
                <w:bCs/>
                <w:color w:val="000000"/>
                <w:kern w:val="0"/>
                <w:sz w:val="15"/>
                <w:szCs w:val="15"/>
              </w:rPr>
              <w:t>0.81</w:t>
            </w:r>
            <w:r w:rsidR="00B3397C">
              <w:rPr>
                <w:rFonts w:eastAsia="等线"/>
                <w:b/>
                <w:bCs/>
                <w:color w:val="000000"/>
                <w:kern w:val="0"/>
                <w:sz w:val="15"/>
                <w:szCs w:val="15"/>
              </w:rPr>
              <w:t>3</w:t>
            </w:r>
          </w:p>
        </w:tc>
        <w:tc>
          <w:tcPr>
            <w:tcW w:w="0" w:type="auto"/>
            <w:vMerge/>
            <w:tcBorders>
              <w:top w:val="nil"/>
              <w:left w:val="nil"/>
              <w:bottom w:val="single" w:sz="12" w:space="0" w:color="000000"/>
              <w:right w:val="nil"/>
            </w:tcBorders>
            <w:vAlign w:val="center"/>
            <w:hideMark/>
          </w:tcPr>
          <w:p w14:paraId="1984B9EA"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42B5D620" w14:textId="77777777" w:rsidTr="002E05A7">
        <w:trPr>
          <w:trHeight w:val="320"/>
          <w:jc w:val="center"/>
        </w:trPr>
        <w:tc>
          <w:tcPr>
            <w:tcW w:w="0" w:type="auto"/>
            <w:vMerge/>
            <w:tcBorders>
              <w:top w:val="nil"/>
              <w:left w:val="nil"/>
              <w:bottom w:val="single" w:sz="12" w:space="0" w:color="000000"/>
              <w:right w:val="nil"/>
            </w:tcBorders>
            <w:vAlign w:val="center"/>
            <w:hideMark/>
          </w:tcPr>
          <w:p w14:paraId="23836BDF"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03CE06C8"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GBR</w:t>
            </w:r>
          </w:p>
        </w:tc>
        <w:tc>
          <w:tcPr>
            <w:tcW w:w="0" w:type="auto"/>
            <w:tcBorders>
              <w:top w:val="nil"/>
              <w:left w:val="nil"/>
              <w:bottom w:val="nil"/>
              <w:right w:val="nil"/>
            </w:tcBorders>
            <w:shd w:val="clear" w:color="auto" w:fill="auto"/>
            <w:vAlign w:val="center"/>
            <w:hideMark/>
          </w:tcPr>
          <w:p w14:paraId="11E6E60C" w14:textId="60F03BC2"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2.8</w:t>
            </w:r>
            <w:r w:rsidR="002E606A">
              <w:rPr>
                <w:rFonts w:eastAsia="等线"/>
                <w:color w:val="000000"/>
                <w:kern w:val="0"/>
                <w:sz w:val="15"/>
                <w:szCs w:val="15"/>
              </w:rPr>
              <w:t>88</w:t>
            </w:r>
          </w:p>
        </w:tc>
        <w:tc>
          <w:tcPr>
            <w:tcW w:w="0" w:type="auto"/>
            <w:vMerge/>
            <w:tcBorders>
              <w:top w:val="nil"/>
              <w:left w:val="nil"/>
              <w:bottom w:val="single" w:sz="12" w:space="0" w:color="000000"/>
              <w:right w:val="nil"/>
            </w:tcBorders>
            <w:vAlign w:val="center"/>
            <w:hideMark/>
          </w:tcPr>
          <w:p w14:paraId="62142775"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3A3AB02F" w14:textId="7B317D68"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0.80</w:t>
            </w:r>
            <w:r w:rsidR="00B3397C">
              <w:rPr>
                <w:rFonts w:eastAsia="等线"/>
                <w:color w:val="000000"/>
                <w:kern w:val="0"/>
                <w:sz w:val="15"/>
                <w:szCs w:val="15"/>
              </w:rPr>
              <w:t>3</w:t>
            </w:r>
          </w:p>
        </w:tc>
        <w:tc>
          <w:tcPr>
            <w:tcW w:w="0" w:type="auto"/>
            <w:vMerge/>
            <w:tcBorders>
              <w:top w:val="nil"/>
              <w:left w:val="nil"/>
              <w:bottom w:val="single" w:sz="12" w:space="0" w:color="000000"/>
              <w:right w:val="nil"/>
            </w:tcBorders>
            <w:vAlign w:val="center"/>
            <w:hideMark/>
          </w:tcPr>
          <w:p w14:paraId="7885DE80"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25D18205" w14:textId="77777777" w:rsidTr="002E05A7">
        <w:trPr>
          <w:trHeight w:val="320"/>
          <w:jc w:val="center"/>
        </w:trPr>
        <w:tc>
          <w:tcPr>
            <w:tcW w:w="0" w:type="auto"/>
            <w:vMerge/>
            <w:tcBorders>
              <w:top w:val="nil"/>
              <w:left w:val="nil"/>
              <w:bottom w:val="single" w:sz="12" w:space="0" w:color="000000"/>
              <w:right w:val="nil"/>
            </w:tcBorders>
            <w:vAlign w:val="center"/>
            <w:hideMark/>
          </w:tcPr>
          <w:p w14:paraId="54E46CC1"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5A2D0DDD"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BR</w:t>
            </w:r>
          </w:p>
        </w:tc>
        <w:tc>
          <w:tcPr>
            <w:tcW w:w="0" w:type="auto"/>
            <w:tcBorders>
              <w:top w:val="nil"/>
              <w:left w:val="nil"/>
              <w:bottom w:val="nil"/>
              <w:right w:val="nil"/>
            </w:tcBorders>
            <w:shd w:val="clear" w:color="auto" w:fill="auto"/>
            <w:vAlign w:val="center"/>
            <w:hideMark/>
          </w:tcPr>
          <w:p w14:paraId="0D79CAC1" w14:textId="34A4E941"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w:t>
            </w:r>
            <w:r w:rsidR="00572D1C">
              <w:rPr>
                <w:rFonts w:eastAsia="等线"/>
                <w:color w:val="000000"/>
                <w:kern w:val="0"/>
                <w:sz w:val="15"/>
                <w:szCs w:val="15"/>
              </w:rPr>
              <w:t>254</w:t>
            </w:r>
          </w:p>
        </w:tc>
        <w:tc>
          <w:tcPr>
            <w:tcW w:w="0" w:type="auto"/>
            <w:vMerge/>
            <w:tcBorders>
              <w:top w:val="nil"/>
              <w:left w:val="nil"/>
              <w:bottom w:val="single" w:sz="12" w:space="0" w:color="000000"/>
              <w:right w:val="nil"/>
            </w:tcBorders>
            <w:vAlign w:val="center"/>
            <w:hideMark/>
          </w:tcPr>
          <w:p w14:paraId="1463FE12"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5B16B59B" w14:textId="359540CD"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0.79</w:t>
            </w:r>
            <w:r w:rsidR="00D268C6">
              <w:rPr>
                <w:rFonts w:eastAsia="等线"/>
                <w:color w:val="000000"/>
                <w:kern w:val="0"/>
                <w:sz w:val="15"/>
                <w:szCs w:val="15"/>
              </w:rPr>
              <w:t>3</w:t>
            </w:r>
          </w:p>
        </w:tc>
        <w:tc>
          <w:tcPr>
            <w:tcW w:w="0" w:type="auto"/>
            <w:vMerge/>
            <w:tcBorders>
              <w:top w:val="nil"/>
              <w:left w:val="nil"/>
              <w:bottom w:val="single" w:sz="12" w:space="0" w:color="000000"/>
              <w:right w:val="nil"/>
            </w:tcBorders>
            <w:vAlign w:val="center"/>
            <w:hideMark/>
          </w:tcPr>
          <w:p w14:paraId="1141D693"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3A929AC8" w14:textId="77777777" w:rsidTr="002E05A7">
        <w:trPr>
          <w:trHeight w:val="320"/>
          <w:jc w:val="center"/>
        </w:trPr>
        <w:tc>
          <w:tcPr>
            <w:tcW w:w="0" w:type="auto"/>
            <w:vMerge/>
            <w:tcBorders>
              <w:top w:val="nil"/>
              <w:left w:val="nil"/>
              <w:bottom w:val="single" w:sz="12" w:space="0" w:color="000000"/>
              <w:right w:val="nil"/>
            </w:tcBorders>
            <w:vAlign w:val="center"/>
            <w:hideMark/>
          </w:tcPr>
          <w:p w14:paraId="7175D1A1"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4FF80932"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LR</w:t>
            </w:r>
          </w:p>
        </w:tc>
        <w:tc>
          <w:tcPr>
            <w:tcW w:w="0" w:type="auto"/>
            <w:tcBorders>
              <w:top w:val="nil"/>
              <w:left w:val="nil"/>
              <w:bottom w:val="nil"/>
              <w:right w:val="nil"/>
            </w:tcBorders>
            <w:shd w:val="clear" w:color="auto" w:fill="auto"/>
            <w:vAlign w:val="center"/>
            <w:hideMark/>
          </w:tcPr>
          <w:p w14:paraId="798598CE" w14:textId="39E3B850"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3.2</w:t>
            </w:r>
            <w:r w:rsidR="00DF244E">
              <w:rPr>
                <w:rFonts w:eastAsia="等线"/>
                <w:color w:val="000000"/>
                <w:kern w:val="0"/>
                <w:sz w:val="15"/>
                <w:szCs w:val="15"/>
              </w:rPr>
              <w:t>61</w:t>
            </w:r>
          </w:p>
        </w:tc>
        <w:tc>
          <w:tcPr>
            <w:tcW w:w="0" w:type="auto"/>
            <w:vMerge/>
            <w:tcBorders>
              <w:top w:val="nil"/>
              <w:left w:val="nil"/>
              <w:bottom w:val="single" w:sz="12" w:space="0" w:color="000000"/>
              <w:right w:val="nil"/>
            </w:tcBorders>
            <w:vAlign w:val="center"/>
            <w:hideMark/>
          </w:tcPr>
          <w:p w14:paraId="15440848"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nil"/>
              <w:right w:val="nil"/>
            </w:tcBorders>
            <w:shd w:val="clear" w:color="auto" w:fill="auto"/>
            <w:vAlign w:val="center"/>
            <w:hideMark/>
          </w:tcPr>
          <w:p w14:paraId="6DFE65EE"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0.793</w:t>
            </w:r>
          </w:p>
        </w:tc>
        <w:tc>
          <w:tcPr>
            <w:tcW w:w="0" w:type="auto"/>
            <w:vMerge/>
            <w:tcBorders>
              <w:top w:val="nil"/>
              <w:left w:val="nil"/>
              <w:bottom w:val="single" w:sz="12" w:space="0" w:color="000000"/>
              <w:right w:val="nil"/>
            </w:tcBorders>
            <w:vAlign w:val="center"/>
            <w:hideMark/>
          </w:tcPr>
          <w:p w14:paraId="53994901" w14:textId="77777777" w:rsidR="00910366" w:rsidRPr="00910366" w:rsidRDefault="00910366" w:rsidP="00910366">
            <w:pPr>
              <w:widowControl/>
              <w:overflowPunct/>
              <w:jc w:val="left"/>
              <w:rPr>
                <w:rFonts w:eastAsia="等线"/>
                <w:color w:val="000000"/>
                <w:kern w:val="0"/>
                <w:sz w:val="15"/>
                <w:szCs w:val="15"/>
              </w:rPr>
            </w:pPr>
          </w:p>
        </w:tc>
      </w:tr>
      <w:tr w:rsidR="002E05A7" w:rsidRPr="00910366" w14:paraId="3EB87044" w14:textId="77777777" w:rsidTr="002E05A7">
        <w:trPr>
          <w:trHeight w:val="340"/>
          <w:jc w:val="center"/>
        </w:trPr>
        <w:tc>
          <w:tcPr>
            <w:tcW w:w="0" w:type="auto"/>
            <w:vMerge/>
            <w:tcBorders>
              <w:top w:val="nil"/>
              <w:left w:val="nil"/>
              <w:bottom w:val="single" w:sz="12" w:space="0" w:color="000000"/>
              <w:right w:val="nil"/>
            </w:tcBorders>
            <w:vAlign w:val="center"/>
            <w:hideMark/>
          </w:tcPr>
          <w:p w14:paraId="2548C852"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single" w:sz="12" w:space="0" w:color="auto"/>
              <w:right w:val="nil"/>
            </w:tcBorders>
            <w:shd w:val="clear" w:color="auto" w:fill="auto"/>
            <w:vAlign w:val="center"/>
            <w:hideMark/>
          </w:tcPr>
          <w:p w14:paraId="7439A736" w14:textId="77777777"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DTR</w:t>
            </w:r>
          </w:p>
        </w:tc>
        <w:tc>
          <w:tcPr>
            <w:tcW w:w="0" w:type="auto"/>
            <w:tcBorders>
              <w:top w:val="nil"/>
              <w:left w:val="nil"/>
              <w:bottom w:val="single" w:sz="12" w:space="0" w:color="auto"/>
              <w:right w:val="nil"/>
            </w:tcBorders>
            <w:shd w:val="clear" w:color="auto" w:fill="auto"/>
            <w:vAlign w:val="center"/>
            <w:hideMark/>
          </w:tcPr>
          <w:p w14:paraId="62D0B003" w14:textId="7022A59C"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3.23</w:t>
            </w:r>
            <w:r w:rsidR="002E606A">
              <w:rPr>
                <w:rFonts w:eastAsia="等线"/>
                <w:color w:val="000000"/>
                <w:kern w:val="0"/>
                <w:sz w:val="15"/>
                <w:szCs w:val="15"/>
              </w:rPr>
              <w:t>1</w:t>
            </w:r>
          </w:p>
        </w:tc>
        <w:tc>
          <w:tcPr>
            <w:tcW w:w="0" w:type="auto"/>
            <w:vMerge/>
            <w:tcBorders>
              <w:top w:val="nil"/>
              <w:left w:val="nil"/>
              <w:bottom w:val="single" w:sz="12" w:space="0" w:color="000000"/>
              <w:right w:val="nil"/>
            </w:tcBorders>
            <w:vAlign w:val="center"/>
            <w:hideMark/>
          </w:tcPr>
          <w:p w14:paraId="7AFD446B" w14:textId="77777777" w:rsidR="00910366" w:rsidRPr="00910366" w:rsidRDefault="00910366" w:rsidP="00910366">
            <w:pPr>
              <w:widowControl/>
              <w:overflowPunct/>
              <w:jc w:val="left"/>
              <w:rPr>
                <w:rFonts w:eastAsia="等线"/>
                <w:color w:val="000000"/>
                <w:kern w:val="0"/>
                <w:sz w:val="15"/>
                <w:szCs w:val="15"/>
              </w:rPr>
            </w:pPr>
          </w:p>
        </w:tc>
        <w:tc>
          <w:tcPr>
            <w:tcW w:w="0" w:type="auto"/>
            <w:tcBorders>
              <w:top w:val="nil"/>
              <w:left w:val="nil"/>
              <w:bottom w:val="single" w:sz="12" w:space="0" w:color="auto"/>
              <w:right w:val="nil"/>
            </w:tcBorders>
            <w:shd w:val="clear" w:color="auto" w:fill="auto"/>
            <w:vAlign w:val="center"/>
            <w:hideMark/>
          </w:tcPr>
          <w:p w14:paraId="6136BB33" w14:textId="5A4540D4" w:rsidR="00910366" w:rsidRPr="00910366" w:rsidRDefault="00910366" w:rsidP="00910366">
            <w:pPr>
              <w:widowControl/>
              <w:overflowPunct/>
              <w:jc w:val="center"/>
              <w:rPr>
                <w:rFonts w:eastAsia="等线"/>
                <w:color w:val="000000"/>
                <w:kern w:val="0"/>
                <w:sz w:val="15"/>
                <w:szCs w:val="15"/>
              </w:rPr>
            </w:pPr>
            <w:r w:rsidRPr="00910366">
              <w:rPr>
                <w:rFonts w:eastAsia="等线"/>
                <w:color w:val="000000"/>
                <w:kern w:val="0"/>
                <w:sz w:val="15"/>
                <w:szCs w:val="15"/>
              </w:rPr>
              <w:t>0.64</w:t>
            </w:r>
            <w:r w:rsidR="00B3397C">
              <w:rPr>
                <w:rFonts w:eastAsia="等线"/>
                <w:color w:val="000000"/>
                <w:kern w:val="0"/>
                <w:sz w:val="15"/>
                <w:szCs w:val="15"/>
              </w:rPr>
              <w:t>2</w:t>
            </w:r>
          </w:p>
        </w:tc>
        <w:tc>
          <w:tcPr>
            <w:tcW w:w="0" w:type="auto"/>
            <w:vMerge/>
            <w:tcBorders>
              <w:top w:val="nil"/>
              <w:left w:val="nil"/>
              <w:bottom w:val="single" w:sz="12" w:space="0" w:color="000000"/>
              <w:right w:val="nil"/>
            </w:tcBorders>
            <w:vAlign w:val="center"/>
            <w:hideMark/>
          </w:tcPr>
          <w:p w14:paraId="0BB876F6" w14:textId="77777777" w:rsidR="00910366" w:rsidRPr="00910366" w:rsidRDefault="00910366" w:rsidP="00910366">
            <w:pPr>
              <w:widowControl/>
              <w:overflowPunct/>
              <w:jc w:val="left"/>
              <w:rPr>
                <w:rFonts w:eastAsia="等线"/>
                <w:color w:val="000000"/>
                <w:kern w:val="0"/>
                <w:sz w:val="15"/>
                <w:szCs w:val="15"/>
              </w:rPr>
            </w:pPr>
          </w:p>
        </w:tc>
      </w:tr>
    </w:tbl>
    <w:p w14:paraId="5E3B566F" w14:textId="256FCCBF" w:rsidR="002759D5" w:rsidRDefault="002759D5" w:rsidP="00315D6F">
      <w:pPr>
        <w:pStyle w:val="a3"/>
        <w:ind w:firstLine="372"/>
      </w:pPr>
    </w:p>
    <w:p w14:paraId="53C05A51" w14:textId="7C38359F" w:rsidR="00C13DBE" w:rsidRPr="006C2B8E" w:rsidRDefault="00B8505E" w:rsidP="00C13DBE">
      <w:pPr>
        <w:pStyle w:val="affff1"/>
        <w:keepNext/>
        <w:jc w:val="center"/>
        <w:rPr>
          <w:rFonts w:cs="Times New Roman"/>
        </w:rPr>
      </w:pPr>
      <w:r>
        <w:rPr>
          <w:rFonts w:cs="Times New Roman"/>
          <w:noProof/>
        </w:rPr>
        <w:lastRenderedPageBreak/>
        <w:drawing>
          <wp:inline distT="0" distB="0" distL="0" distR="0" wp14:anchorId="752FC5BB" wp14:editId="252DD77D">
            <wp:extent cx="5581015" cy="2293620"/>
            <wp:effectExtent l="0" t="0" r="0" b="508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pic:nvPicPr>
                  <pic:blipFill>
                    <a:blip r:embed="rId14"/>
                    <a:stretch>
                      <a:fillRect/>
                    </a:stretch>
                  </pic:blipFill>
                  <pic:spPr>
                    <a:xfrm>
                      <a:off x="0" y="0"/>
                      <a:ext cx="5581015" cy="2293620"/>
                    </a:xfrm>
                    <a:prstGeom prst="rect">
                      <a:avLst/>
                    </a:prstGeom>
                  </pic:spPr>
                </pic:pic>
              </a:graphicData>
            </a:graphic>
          </wp:inline>
        </w:drawing>
      </w:r>
    </w:p>
    <w:p w14:paraId="20CB933C" w14:textId="136E20F5" w:rsidR="002759D5" w:rsidRPr="00C13DBE" w:rsidRDefault="00C13DBE" w:rsidP="00222AD6">
      <w:pPr>
        <w:pStyle w:val="a9"/>
        <w:jc w:val="center"/>
      </w:pPr>
      <w:bookmarkStart w:id="947" w:name="_Ref59102870"/>
      <w:r w:rsidRPr="006C2B8E">
        <w:rPr>
          <w:rFonts w:ascii="Times New Roman" w:eastAsia="宋体" w:hAnsi="Times New Roman"/>
          <w:szCs w:val="18"/>
        </w:rPr>
        <w:t>图</w:t>
      </w:r>
      <w:r w:rsidRPr="006C2B8E">
        <w:rPr>
          <w:szCs w:val="18"/>
        </w:rPr>
        <w:fldChar w:fldCharType="begin"/>
      </w:r>
      <w:r w:rsidRPr="006C2B8E">
        <w:rPr>
          <w:rFonts w:ascii="Times New Roman" w:eastAsia="宋体" w:hAnsi="Times New Roman"/>
          <w:szCs w:val="18"/>
        </w:rPr>
        <w:instrText xml:space="preserve"> SEQ </w:instrText>
      </w:r>
      <w:r w:rsidRPr="006C2B8E">
        <w:rPr>
          <w:rFonts w:ascii="Times New Roman" w:eastAsia="宋体" w:hAnsi="Times New Roman"/>
          <w:szCs w:val="18"/>
        </w:rPr>
        <w:instrText>图</w:instrText>
      </w:r>
      <w:r w:rsidRPr="006C2B8E">
        <w:rPr>
          <w:rFonts w:ascii="Times New Roman" w:eastAsia="宋体" w:hAnsi="Times New Roman"/>
          <w:szCs w:val="18"/>
        </w:rPr>
        <w:instrText xml:space="preserve"> \* ARABIC </w:instrText>
      </w:r>
      <w:r w:rsidRPr="006C2B8E">
        <w:rPr>
          <w:szCs w:val="18"/>
        </w:rPr>
        <w:fldChar w:fldCharType="separate"/>
      </w:r>
      <w:r>
        <w:rPr>
          <w:rFonts w:ascii="Times New Roman" w:eastAsia="宋体" w:hAnsi="Times New Roman"/>
          <w:noProof/>
          <w:szCs w:val="18"/>
        </w:rPr>
        <w:t>5</w:t>
      </w:r>
      <w:r w:rsidRPr="006C2B8E">
        <w:rPr>
          <w:szCs w:val="18"/>
        </w:rPr>
        <w:fldChar w:fldCharType="end"/>
      </w:r>
      <w:bookmarkEnd w:id="947"/>
      <w:r w:rsidRPr="006C2B8E">
        <w:rPr>
          <w:rFonts w:ascii="Times New Roman" w:eastAsia="宋体" w:hAnsi="Times New Roman"/>
          <w:szCs w:val="18"/>
        </w:rPr>
        <w:t xml:space="preserve"> </w:t>
      </w:r>
      <w:r w:rsidRPr="006C2B8E">
        <w:rPr>
          <w:rFonts w:ascii="Times New Roman" w:eastAsia="宋体" w:hAnsi="Times New Roman"/>
          <w:szCs w:val="18"/>
        </w:rPr>
        <w:t>缺陷倾向性预测模型性能比较（</w:t>
      </w:r>
      <m:oMath>
        <m:r>
          <m:rPr>
            <m:sty m:val="p"/>
          </m:rPr>
          <w:rPr>
            <w:rFonts w:ascii="Cambria Math" w:eastAsia="宋体" w:hAnsi="Cambria Math"/>
          </w:rPr>
          <m:t>F1</m:t>
        </m:r>
        <m:r>
          <m:rPr>
            <m:nor/>
          </m:rPr>
          <w:rPr>
            <w:rFonts w:ascii="Cambria Math" w:eastAsia="宋体" w:hAnsi="Cambria Math"/>
          </w:rPr>
          <m:t>-</m:t>
        </m:r>
        <m:r>
          <m:rPr>
            <m:sty m:val="p"/>
          </m:rPr>
          <w:rPr>
            <w:rFonts w:ascii="Cambria Math" w:eastAsia="宋体" w:hAnsi="Cambria Math"/>
          </w:rPr>
          <m:t>scor</m:t>
        </m:r>
        <m:sSub>
          <m:sSubPr>
            <m:ctrlPr>
              <w:rPr>
                <w:rFonts w:ascii="Cambria Math" w:eastAsia="宋体" w:hAnsi="Cambria Math"/>
              </w:rPr>
            </m:ctrlPr>
          </m:sSubPr>
          <m:e>
            <m:r>
              <m:rPr>
                <m:sty m:val="p"/>
              </m:rPr>
              <w:rPr>
                <w:rFonts w:ascii="Cambria Math" w:eastAsia="宋体" w:hAnsi="Cambria Math"/>
              </w:rPr>
              <m:t>e</m:t>
            </m:r>
          </m:e>
          <m:sub>
            <m:r>
              <m:rPr>
                <m:sty m:val="p"/>
              </m:rPr>
              <w:rPr>
                <w:rFonts w:ascii="Cambria Math" w:eastAsia="宋体" w:hAnsi="Cambria Math"/>
              </w:rPr>
              <m:t>macro</m:t>
            </m:r>
          </m:sub>
        </m:sSub>
      </m:oMath>
      <w:r w:rsidRPr="006C2B8E">
        <w:rPr>
          <w:rFonts w:ascii="Times New Roman" w:eastAsia="宋体" w:hAnsi="Times New Roman"/>
          <w:szCs w:val="18"/>
        </w:rPr>
        <w:t>）</w:t>
      </w:r>
    </w:p>
    <w:p w14:paraId="7FD21CFA" w14:textId="5CCEFADE" w:rsidR="00387556" w:rsidRPr="00D55596" w:rsidRDefault="00D55596" w:rsidP="00222AD6">
      <w:pPr>
        <w:pStyle w:val="a3"/>
        <w:keepNext/>
        <w:tabs>
          <w:tab w:val="clear" w:pos="357"/>
          <w:tab w:val="left" w:pos="0"/>
        </w:tabs>
        <w:ind w:firstLineChars="0" w:firstLine="0"/>
      </w:pPr>
      <w:r>
        <w:rPr>
          <w:noProof/>
        </w:rPr>
        <w:drawing>
          <wp:inline distT="0" distB="0" distL="0" distR="0" wp14:anchorId="0B7B0F70" wp14:editId="2E106325">
            <wp:extent cx="5581015" cy="2293620"/>
            <wp:effectExtent l="0" t="0" r="0" b="5080"/>
            <wp:docPr id="8" name="图片 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箱线图&#10;&#10;描述已自动生成"/>
                    <pic:cNvPicPr/>
                  </pic:nvPicPr>
                  <pic:blipFill>
                    <a:blip r:embed="rId15"/>
                    <a:stretch>
                      <a:fillRect/>
                    </a:stretch>
                  </pic:blipFill>
                  <pic:spPr>
                    <a:xfrm>
                      <a:off x="0" y="0"/>
                      <a:ext cx="5581015" cy="2293620"/>
                    </a:xfrm>
                    <a:prstGeom prst="rect">
                      <a:avLst/>
                    </a:prstGeom>
                  </pic:spPr>
                </pic:pic>
              </a:graphicData>
            </a:graphic>
          </wp:inline>
        </w:drawing>
      </w:r>
    </w:p>
    <w:p w14:paraId="65E92114" w14:textId="339D9BE7" w:rsidR="001D5176" w:rsidRPr="009E3ACE" w:rsidDel="00295E23" w:rsidRDefault="00387556" w:rsidP="00222AD6">
      <w:pPr>
        <w:pStyle w:val="a9"/>
        <w:jc w:val="center"/>
        <w:rPr>
          <w:del w:id="948" w:author="王 浩仁" w:date="2021-06-07T14:18:00Z"/>
          <w:szCs w:val="18"/>
        </w:rPr>
      </w:pPr>
      <w:bookmarkStart w:id="949" w:name="_Ref70451276"/>
      <w:r w:rsidRPr="00222AD6">
        <w:rPr>
          <w:rFonts w:ascii="Times New Roman" w:eastAsia="宋体" w:hAnsi="Times New Roman" w:hint="eastAsia"/>
          <w:szCs w:val="18"/>
        </w:rPr>
        <w:t>图</w:t>
      </w:r>
      <w:r w:rsidRPr="00222AD6">
        <w:rPr>
          <w:szCs w:val="18"/>
        </w:rPr>
        <w:fldChar w:fldCharType="begin"/>
      </w:r>
      <w:r w:rsidRPr="00222AD6">
        <w:rPr>
          <w:rFonts w:ascii="Times New Roman" w:eastAsia="宋体" w:hAnsi="Times New Roman"/>
          <w:szCs w:val="18"/>
        </w:rPr>
        <w:instrText xml:space="preserve"> SEQ </w:instrText>
      </w:r>
      <w:r w:rsidRPr="00222AD6">
        <w:rPr>
          <w:rFonts w:ascii="Times New Roman" w:eastAsia="宋体" w:hAnsi="Times New Roman" w:hint="eastAsia"/>
          <w:szCs w:val="18"/>
        </w:rPr>
        <w:instrText>图</w:instrText>
      </w:r>
      <w:r w:rsidRPr="00222AD6">
        <w:rPr>
          <w:rFonts w:ascii="Times New Roman" w:eastAsia="宋体" w:hAnsi="Times New Roman"/>
          <w:szCs w:val="18"/>
        </w:rPr>
        <w:instrText xml:space="preserve"> \* ARABIC </w:instrText>
      </w:r>
      <w:r w:rsidRPr="00222AD6">
        <w:rPr>
          <w:szCs w:val="18"/>
        </w:rPr>
        <w:fldChar w:fldCharType="separate"/>
      </w:r>
      <w:r w:rsidRPr="00222AD6">
        <w:rPr>
          <w:rFonts w:ascii="Times New Roman" w:eastAsia="宋体" w:hAnsi="Times New Roman"/>
          <w:szCs w:val="18"/>
        </w:rPr>
        <w:t>6</w:t>
      </w:r>
      <w:r w:rsidRPr="00222AD6">
        <w:rPr>
          <w:szCs w:val="18"/>
        </w:rPr>
        <w:fldChar w:fldCharType="end"/>
      </w:r>
      <w:bookmarkEnd w:id="949"/>
      <w:r w:rsidR="00121E39">
        <w:rPr>
          <w:rFonts w:ascii="Times New Roman" w:eastAsia="宋体" w:hAnsi="Times New Roman"/>
          <w:szCs w:val="18"/>
        </w:rPr>
        <w:t xml:space="preserve"> </w:t>
      </w:r>
      <w:r w:rsidR="00121E39">
        <w:rPr>
          <w:rFonts w:ascii="Times New Roman" w:eastAsia="宋体" w:hAnsi="Times New Roman" w:hint="eastAsia"/>
          <w:szCs w:val="18"/>
        </w:rPr>
        <w:t>缺陷倾向性预测模型性能比较（</w:t>
      </w:r>
      <w:r w:rsidR="00121E39">
        <w:rPr>
          <w:rFonts w:ascii="Times New Roman" w:eastAsia="宋体" w:hAnsi="Times New Roman" w:hint="eastAsia"/>
          <w:szCs w:val="18"/>
        </w:rPr>
        <w:t>AUC</w:t>
      </w:r>
      <w:r w:rsidR="00121E39">
        <w:rPr>
          <w:rFonts w:ascii="Times New Roman" w:eastAsia="宋体" w:hAnsi="Times New Roman" w:hint="eastAsia"/>
          <w:szCs w:val="18"/>
        </w:rPr>
        <w:t>）</w:t>
      </w:r>
    </w:p>
    <w:p w14:paraId="507C5C8A" w14:textId="7F477ADA" w:rsidR="001D5176" w:rsidRPr="00C13DBE" w:rsidRDefault="001D5176">
      <w:pPr>
        <w:pStyle w:val="a9"/>
        <w:jc w:val="center"/>
        <w:pPrChange w:id="950" w:author="王 浩仁" w:date="2021-06-07T14:18:00Z">
          <w:pPr>
            <w:pStyle w:val="a3"/>
            <w:ind w:firstLine="372"/>
          </w:pPr>
        </w:pPrChange>
      </w:pPr>
    </w:p>
    <w:p w14:paraId="66E189D3" w14:textId="453D927D" w:rsidR="00FC1BE7" w:rsidRPr="006C2B8E" w:rsidRDefault="00FC1BE7" w:rsidP="00E06A43">
      <w:pPr>
        <w:pStyle w:val="a3"/>
        <w:ind w:firstLine="372"/>
      </w:pPr>
      <w:r w:rsidRPr="006C2B8E">
        <w:t>由</w:t>
      </w:r>
      <w:r>
        <w:fldChar w:fldCharType="begin"/>
      </w:r>
      <w:r>
        <w:instrText xml:space="preserve"> REF _Ref59102870 \h  \* MERGEFORMAT </w:instrText>
      </w:r>
      <w:r>
        <w:fldChar w:fldCharType="separate"/>
      </w:r>
      <w:r w:rsidRPr="000B1C47">
        <w:t>图</w:t>
      </w:r>
      <w:r w:rsidRPr="000B1C47">
        <w:t>5</w:t>
      </w:r>
      <w:r>
        <w:fldChar w:fldCharType="end"/>
      </w:r>
      <w:r w:rsidRPr="006C2B8E">
        <w:t>可以看出，</w:t>
      </w:r>
      <w:r w:rsidRPr="006C2B8E">
        <w:t>RFC</w:t>
      </w:r>
      <w:r w:rsidRPr="006C2B8E">
        <w:t>模型在</w:t>
      </w:r>
      <w:r w:rsidRPr="006C2B8E">
        <w:t>3</w:t>
      </w:r>
      <w:r w:rsidRPr="006C2B8E">
        <w:t>种</w:t>
      </w:r>
      <w:proofErr w:type="gramStart"/>
      <w:r w:rsidRPr="006C2B8E">
        <w:t>度量元集中</w:t>
      </w:r>
      <w:proofErr w:type="gramEnd"/>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Pr="006C2B8E">
        <w:t>的平均值最高，为</w:t>
      </w:r>
      <w:r w:rsidRPr="006C2B8E">
        <w:t>0.518</w:t>
      </w:r>
      <w:r w:rsidRPr="006C2B8E">
        <w:t>，其余依次为</w:t>
      </w:r>
      <w:r w:rsidRPr="006C2B8E">
        <w:t>KNNC</w:t>
      </w:r>
      <w:r w:rsidRPr="006C2B8E">
        <w:t>（</w:t>
      </w:r>
      <w:r w:rsidRPr="006C2B8E">
        <w:t>0.</w:t>
      </w:r>
      <w:r w:rsidR="006C352D">
        <w:t>499</w:t>
      </w:r>
      <w:r w:rsidRPr="006C2B8E">
        <w:t>）、</w:t>
      </w:r>
      <w:r w:rsidRPr="006C2B8E">
        <w:t>DTC</w:t>
      </w:r>
      <w:r w:rsidRPr="006C2B8E">
        <w:t>（</w:t>
      </w:r>
      <w:r w:rsidRPr="006C2B8E">
        <w:t>0.48</w:t>
      </w:r>
      <w:r w:rsidRPr="006C2B8E">
        <w:t>）、</w:t>
      </w:r>
      <w:r w:rsidRPr="006C2B8E">
        <w:t>BNB</w:t>
      </w:r>
      <w:r w:rsidRPr="006C2B8E">
        <w:t>（</w:t>
      </w:r>
      <w:r w:rsidRPr="006C2B8E">
        <w:t>0.3</w:t>
      </w:r>
      <w:r w:rsidR="006C352D">
        <w:t>4</w:t>
      </w:r>
      <w:r w:rsidRPr="006C2B8E">
        <w:t>7</w:t>
      </w:r>
      <w:r w:rsidRPr="006C2B8E">
        <w:t>）、</w:t>
      </w:r>
      <w:r w:rsidR="005C384B" w:rsidRPr="006C2B8E">
        <w:t>SVC</w:t>
      </w:r>
      <w:r w:rsidR="005C384B" w:rsidRPr="006C2B8E">
        <w:t>（</w:t>
      </w:r>
      <w:r w:rsidR="005C384B" w:rsidRPr="006C2B8E">
        <w:t>0.2</w:t>
      </w:r>
      <w:r w:rsidR="006C352D">
        <w:t>59</w:t>
      </w:r>
      <w:r w:rsidR="005C384B" w:rsidRPr="006C2B8E">
        <w:t>）</w:t>
      </w:r>
      <w:r w:rsidRPr="006C2B8E">
        <w:t>以及</w:t>
      </w:r>
      <w:r w:rsidR="005C384B" w:rsidRPr="006C2B8E">
        <w:t>GNB</w:t>
      </w:r>
      <w:r w:rsidR="005C384B" w:rsidRPr="006C2B8E">
        <w:t>（</w:t>
      </w:r>
      <w:r w:rsidR="005C384B" w:rsidRPr="006C2B8E">
        <w:t>0.2</w:t>
      </w:r>
      <w:r w:rsidR="002F711E">
        <w:t>19</w:t>
      </w:r>
      <w:r w:rsidR="005C384B" w:rsidRPr="006C2B8E">
        <w:t>）</w:t>
      </w:r>
      <w:r w:rsidRPr="006C2B8E">
        <w:t>。另外，</w:t>
      </w:r>
      <w:r w:rsidRPr="00951782">
        <w:rPr>
          <w:rFonts w:hint="eastAsia"/>
          <w:color w:val="FF0000"/>
          <w:rPrChange w:id="951" w:author="yang huiwen" w:date="2021-05-10T08:28:00Z">
            <w:rPr>
              <w:rFonts w:hint="eastAsia"/>
            </w:rPr>
          </w:rPrChange>
        </w:rPr>
        <w:t>结合</w:t>
      </w:r>
      <w:r w:rsidRPr="00951782">
        <w:rPr>
          <w:color w:val="FF0000"/>
          <w:rPrChange w:id="952" w:author="yang huiwen" w:date="2021-05-10T08:28:00Z">
            <w:rPr/>
          </w:rPrChange>
        </w:rPr>
        <w:fldChar w:fldCharType="begin"/>
      </w:r>
      <w:r w:rsidRPr="00951782">
        <w:rPr>
          <w:color w:val="FF0000"/>
          <w:rPrChange w:id="953" w:author="yang huiwen" w:date="2021-05-10T08:28:00Z">
            <w:rPr/>
          </w:rPrChange>
        </w:rPr>
        <w:instrText xml:space="preserve"> REF _Ref59102880 \h  \* MERGEFORMAT </w:instrText>
      </w:r>
      <w:r w:rsidRPr="00951782">
        <w:rPr>
          <w:color w:val="FF0000"/>
          <w:rPrChange w:id="954" w:author="yang huiwen" w:date="2021-05-10T08:28:00Z">
            <w:rPr>
              <w:color w:val="FF0000"/>
            </w:rPr>
          </w:rPrChange>
        </w:rPr>
      </w:r>
      <w:r w:rsidRPr="00951782">
        <w:rPr>
          <w:color w:val="FF0000"/>
          <w:rPrChange w:id="955" w:author="yang huiwen" w:date="2021-05-10T08:28:00Z">
            <w:rPr/>
          </w:rPrChange>
        </w:rPr>
        <w:fldChar w:fldCharType="separate"/>
      </w:r>
      <w:r w:rsidRPr="00951782">
        <w:rPr>
          <w:rFonts w:hint="eastAsia"/>
          <w:color w:val="FF0000"/>
          <w:rPrChange w:id="956" w:author="yang huiwen" w:date="2021-05-10T08:28:00Z">
            <w:rPr>
              <w:rFonts w:hint="eastAsia"/>
            </w:rPr>
          </w:rPrChange>
        </w:rPr>
        <w:t>表</w:t>
      </w:r>
      <w:r w:rsidRPr="00951782">
        <w:rPr>
          <w:color w:val="FF0000"/>
          <w:rPrChange w:id="957" w:author="yang huiwen" w:date="2021-05-10T08:28:00Z">
            <w:rPr/>
          </w:rPrChange>
        </w:rPr>
        <w:t>6</w:t>
      </w:r>
      <w:r w:rsidRPr="00951782">
        <w:rPr>
          <w:color w:val="FF0000"/>
          <w:rPrChange w:id="958" w:author="yang huiwen" w:date="2021-05-10T08:28:00Z">
            <w:rPr/>
          </w:rPrChange>
        </w:rPr>
        <w:fldChar w:fldCharType="end"/>
      </w:r>
      <w:r w:rsidRPr="00951782">
        <w:rPr>
          <w:rFonts w:hint="eastAsia"/>
          <w:color w:val="FF0000"/>
          <w:rPrChange w:id="959" w:author="yang huiwen" w:date="2021-05-10T08:28:00Z">
            <w:rPr>
              <w:rFonts w:hint="eastAsia"/>
            </w:rPr>
          </w:rPrChange>
        </w:rPr>
        <w:t>可以看出</w:t>
      </w:r>
      <w:r w:rsidRPr="006C2B8E">
        <w:t>，使用</w:t>
      </w:r>
      <w:r w:rsidRPr="006C2B8E">
        <w:t>COOP-SC-Sol</w:t>
      </w:r>
      <w:proofErr w:type="gramStart"/>
      <w:r w:rsidRPr="006C2B8E">
        <w:t>度量元</w:t>
      </w:r>
      <w:proofErr w:type="gramEnd"/>
      <w:r w:rsidRPr="006C2B8E">
        <w:t>集</w:t>
      </w:r>
      <w:r>
        <w:rPr>
          <w:rFonts w:hint="eastAsia"/>
        </w:rPr>
        <w:t>时，</w:t>
      </w:r>
      <w:r w:rsidRPr="006C2B8E">
        <w:t>不同模型的</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Pr="006C2B8E">
        <w:t>平均值最高，为</w:t>
      </w:r>
      <w:r w:rsidRPr="006C2B8E">
        <w:t>0.4</w:t>
      </w:r>
      <w:r w:rsidR="00597CA4">
        <w:t>24</w:t>
      </w:r>
      <w:r w:rsidRPr="006C2B8E">
        <w:t>，其余依次为</w:t>
      </w:r>
      <w:r w:rsidRPr="006C2B8E">
        <w:t>SC-Sol</w:t>
      </w:r>
      <w:r w:rsidRPr="006C2B8E">
        <w:t>（</w:t>
      </w:r>
      <w:r w:rsidRPr="006C2B8E">
        <w:t>0.3</w:t>
      </w:r>
      <w:r w:rsidR="00597CA4">
        <w:t>85</w:t>
      </w:r>
      <w:r w:rsidRPr="006C2B8E">
        <w:t>）和</w:t>
      </w:r>
      <w:r w:rsidRPr="006C2B8E">
        <w:t>COOP</w:t>
      </w:r>
      <w:r w:rsidRPr="006C2B8E">
        <w:t>（</w:t>
      </w:r>
      <w:r w:rsidRPr="006C2B8E">
        <w:t>0.35</w:t>
      </w:r>
      <w:r w:rsidR="00597CA4">
        <w:t>3</w:t>
      </w:r>
      <w:r w:rsidRPr="006C2B8E">
        <w:t>）。</w:t>
      </w:r>
      <w:r>
        <w:rPr>
          <w:rFonts w:hint="eastAsia"/>
        </w:rPr>
        <w:t>使用</w:t>
      </w:r>
      <w:r w:rsidRPr="006C2B8E">
        <w:t>COOP-SC-Sol</w:t>
      </w:r>
      <w:r w:rsidRPr="006C2B8E">
        <w:t>度量元集</w:t>
      </w:r>
      <w:r>
        <w:rPr>
          <w:rFonts w:hint="eastAsia"/>
        </w:rPr>
        <w:t>时，</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Pr="006C2B8E">
        <w:t>相对于</w:t>
      </w:r>
      <w:r w:rsidRPr="006C2B8E">
        <w:t>SC-Sol</w:t>
      </w:r>
      <w:r w:rsidRPr="006C2B8E">
        <w:t>和</w:t>
      </w:r>
      <w:r w:rsidRPr="006C2B8E">
        <w:t>COOP</w:t>
      </w:r>
      <w:r w:rsidRPr="006C2B8E">
        <w:t>度量元集的分别提升了</w:t>
      </w:r>
      <w:r w:rsidRPr="006C2B8E">
        <w:t>10.</w:t>
      </w:r>
      <w:r w:rsidR="00872DD8">
        <w:t>1</w:t>
      </w:r>
      <w:r w:rsidRPr="006C2B8E">
        <w:t>2%</w:t>
      </w:r>
      <w:r w:rsidRPr="006C2B8E">
        <w:t>和</w:t>
      </w:r>
      <w:r w:rsidR="00A30B47">
        <w:t>20</w:t>
      </w:r>
      <w:r w:rsidRPr="006C2B8E">
        <w:t>.1</w:t>
      </w:r>
      <w:r w:rsidR="00A30B47">
        <w:t>1</w:t>
      </w:r>
      <w:r w:rsidRPr="006C2B8E">
        <w:t>%</w:t>
      </w:r>
      <w:r w:rsidRPr="006C2B8E">
        <w:t>。</w:t>
      </w:r>
    </w:p>
    <w:p w14:paraId="20A305F9" w14:textId="55152709" w:rsidR="00122432" w:rsidRPr="006C2B8E" w:rsidRDefault="00122432">
      <w:pPr>
        <w:pStyle w:val="a3"/>
        <w:ind w:firstLine="372"/>
      </w:pPr>
      <w:r w:rsidRPr="006C2B8E">
        <w:t>由</w:t>
      </w:r>
      <w:r w:rsidR="002609B3">
        <w:fldChar w:fldCharType="begin"/>
      </w:r>
      <w:r w:rsidR="002609B3">
        <w:instrText xml:space="preserve"> REF _Ref70451276 \h </w:instrText>
      </w:r>
      <w:r w:rsidR="002609B3">
        <w:fldChar w:fldCharType="separate"/>
      </w:r>
      <w:r w:rsidR="002609B3" w:rsidRPr="009E3ACE">
        <w:rPr>
          <w:rFonts w:hint="eastAsia"/>
          <w:szCs w:val="18"/>
        </w:rPr>
        <w:t>图</w:t>
      </w:r>
      <w:r w:rsidR="002609B3" w:rsidRPr="00222AD6">
        <w:rPr>
          <w:szCs w:val="18"/>
        </w:rPr>
        <w:t>6</w:t>
      </w:r>
      <w:r w:rsidR="002609B3">
        <w:fldChar w:fldCharType="end"/>
      </w:r>
      <w:r w:rsidRPr="006C2B8E">
        <w:t>可以看出，</w:t>
      </w:r>
      <w:r w:rsidRPr="006C2B8E">
        <w:t>RFC</w:t>
      </w:r>
      <w:r w:rsidRPr="006C2B8E">
        <w:t>模型在</w:t>
      </w:r>
      <w:r w:rsidRPr="006C2B8E">
        <w:t>3</w:t>
      </w:r>
      <w:r w:rsidRPr="006C2B8E">
        <w:t>种</w:t>
      </w:r>
      <w:proofErr w:type="gramStart"/>
      <w:r w:rsidRPr="006C2B8E">
        <w:t>度量元集中</w:t>
      </w:r>
      <w:proofErr w:type="gramEnd"/>
      <w:r w:rsidR="001C4BE9">
        <w:rPr>
          <w:rFonts w:hint="eastAsia"/>
        </w:rPr>
        <w:t>AUC</w:t>
      </w:r>
      <w:r w:rsidRPr="006C2B8E">
        <w:t>的平均值最高，为</w:t>
      </w:r>
      <w:r w:rsidRPr="006C2B8E">
        <w:t>0.</w:t>
      </w:r>
      <w:r w:rsidR="00390685">
        <w:t>889</w:t>
      </w:r>
      <w:r w:rsidRPr="006C2B8E">
        <w:t>，其余依次为</w:t>
      </w:r>
      <w:r w:rsidRPr="006C2B8E">
        <w:t>KNNC</w:t>
      </w:r>
      <w:r w:rsidRPr="006C2B8E">
        <w:t>（</w:t>
      </w:r>
      <w:r w:rsidRPr="006C2B8E">
        <w:t>0.</w:t>
      </w:r>
      <w:r w:rsidR="00390685">
        <w:t>826</w:t>
      </w:r>
      <w:r w:rsidRPr="006C2B8E">
        <w:t>）、</w:t>
      </w:r>
      <w:r w:rsidR="00390685">
        <w:rPr>
          <w:rFonts w:hint="eastAsia"/>
        </w:rPr>
        <w:t>SV</w:t>
      </w:r>
      <w:r w:rsidRPr="006C2B8E">
        <w:t>C</w:t>
      </w:r>
      <w:r w:rsidRPr="006C2B8E">
        <w:t>（</w:t>
      </w:r>
      <w:r w:rsidRPr="006C2B8E">
        <w:t>0.</w:t>
      </w:r>
      <w:r w:rsidR="00390685">
        <w:t>813</w:t>
      </w:r>
      <w:r w:rsidRPr="006C2B8E">
        <w:t>）、</w:t>
      </w:r>
      <w:r w:rsidR="00390685">
        <w:rPr>
          <w:rFonts w:hint="eastAsia"/>
        </w:rPr>
        <w:t>G</w:t>
      </w:r>
      <w:r w:rsidRPr="006C2B8E">
        <w:t>NB</w:t>
      </w:r>
      <w:r w:rsidRPr="006C2B8E">
        <w:t>（</w:t>
      </w:r>
      <w:r w:rsidRPr="006C2B8E">
        <w:t>0.</w:t>
      </w:r>
      <w:r w:rsidR="00390685">
        <w:t>759</w:t>
      </w:r>
      <w:r w:rsidRPr="006C2B8E">
        <w:t>）、</w:t>
      </w:r>
      <w:r w:rsidR="006E76B2">
        <w:rPr>
          <w:rFonts w:hint="eastAsia"/>
        </w:rPr>
        <w:t>BNB</w:t>
      </w:r>
      <w:r w:rsidRPr="006C2B8E">
        <w:t>（</w:t>
      </w:r>
      <w:r w:rsidRPr="006C2B8E">
        <w:t>0.</w:t>
      </w:r>
      <w:r w:rsidR="006E76B2">
        <w:t>759</w:t>
      </w:r>
      <w:r w:rsidRPr="006C2B8E">
        <w:t>）以及</w:t>
      </w:r>
      <w:r w:rsidR="006E76B2">
        <w:rPr>
          <w:rFonts w:hint="eastAsia"/>
        </w:rPr>
        <w:t>DTC</w:t>
      </w:r>
      <w:r w:rsidRPr="006C2B8E">
        <w:t>（</w:t>
      </w:r>
      <w:r w:rsidRPr="006C2B8E">
        <w:t>0.</w:t>
      </w:r>
      <w:r w:rsidR="009C44ED">
        <w:t>712</w:t>
      </w:r>
      <w:r w:rsidRPr="006C2B8E">
        <w:t>）。另外</w:t>
      </w:r>
      <w:r w:rsidRPr="00951782">
        <w:rPr>
          <w:rFonts w:hint="eastAsia"/>
          <w:color w:val="FF0000"/>
          <w:rPrChange w:id="960" w:author="yang huiwen" w:date="2021-05-10T08:28:00Z">
            <w:rPr>
              <w:rFonts w:hint="eastAsia"/>
            </w:rPr>
          </w:rPrChange>
        </w:rPr>
        <w:t>，结合</w:t>
      </w:r>
      <w:r w:rsidR="00B21BC0" w:rsidRPr="00951782">
        <w:rPr>
          <w:color w:val="FF0000"/>
          <w:rPrChange w:id="961" w:author="yang huiwen" w:date="2021-05-10T08:28:00Z">
            <w:rPr/>
          </w:rPrChange>
        </w:rPr>
        <w:fldChar w:fldCharType="begin"/>
      </w:r>
      <w:r w:rsidR="00B21BC0" w:rsidRPr="00951782">
        <w:rPr>
          <w:color w:val="FF0000"/>
          <w:rPrChange w:id="962" w:author="yang huiwen" w:date="2021-05-10T08:28:00Z">
            <w:rPr/>
          </w:rPrChange>
        </w:rPr>
        <w:instrText xml:space="preserve"> REF _Ref70452056 \h </w:instrText>
      </w:r>
      <w:r w:rsidR="00B21BC0" w:rsidRPr="00951782">
        <w:rPr>
          <w:color w:val="FF0000"/>
          <w:rPrChange w:id="963" w:author="yang huiwen" w:date="2021-05-10T08:28:00Z">
            <w:rPr>
              <w:color w:val="FF0000"/>
            </w:rPr>
          </w:rPrChange>
        </w:rPr>
      </w:r>
      <w:r w:rsidR="00B21BC0" w:rsidRPr="00951782">
        <w:rPr>
          <w:color w:val="FF0000"/>
          <w:rPrChange w:id="964" w:author="yang huiwen" w:date="2021-05-10T08:28:00Z">
            <w:rPr/>
          </w:rPrChange>
        </w:rPr>
        <w:fldChar w:fldCharType="separate"/>
      </w:r>
      <w:r w:rsidR="00B21BC0" w:rsidRPr="00951782">
        <w:rPr>
          <w:rFonts w:hint="eastAsia"/>
          <w:color w:val="FF0000"/>
          <w:szCs w:val="18"/>
          <w:rPrChange w:id="965" w:author="yang huiwen" w:date="2021-05-10T08:28:00Z">
            <w:rPr>
              <w:rFonts w:hint="eastAsia"/>
              <w:szCs w:val="18"/>
            </w:rPr>
          </w:rPrChange>
        </w:rPr>
        <w:t>表</w:t>
      </w:r>
      <w:r w:rsidR="00B21BC0" w:rsidRPr="00951782">
        <w:rPr>
          <w:noProof/>
          <w:color w:val="FF0000"/>
          <w:szCs w:val="18"/>
          <w:rPrChange w:id="966" w:author="yang huiwen" w:date="2021-05-10T08:28:00Z">
            <w:rPr>
              <w:noProof/>
              <w:szCs w:val="18"/>
            </w:rPr>
          </w:rPrChange>
        </w:rPr>
        <w:t>7</w:t>
      </w:r>
      <w:r w:rsidR="00B21BC0" w:rsidRPr="00951782">
        <w:rPr>
          <w:color w:val="FF0000"/>
          <w:rPrChange w:id="967" w:author="yang huiwen" w:date="2021-05-10T08:28:00Z">
            <w:rPr/>
          </w:rPrChange>
        </w:rPr>
        <w:fldChar w:fldCharType="end"/>
      </w:r>
      <w:r w:rsidRPr="00951782">
        <w:rPr>
          <w:rFonts w:hint="eastAsia"/>
          <w:color w:val="FF0000"/>
          <w:rPrChange w:id="968" w:author="yang huiwen" w:date="2021-05-10T08:28:00Z">
            <w:rPr>
              <w:rFonts w:hint="eastAsia"/>
            </w:rPr>
          </w:rPrChange>
        </w:rPr>
        <w:t>可以看出，</w:t>
      </w:r>
      <w:r w:rsidRPr="006C2B8E">
        <w:t>使用</w:t>
      </w:r>
      <w:r w:rsidRPr="006C2B8E">
        <w:t>COOP-SC-Sol</w:t>
      </w:r>
      <w:proofErr w:type="gramStart"/>
      <w:r w:rsidRPr="006C2B8E">
        <w:t>度量元</w:t>
      </w:r>
      <w:proofErr w:type="gramEnd"/>
      <w:r w:rsidRPr="006C2B8E">
        <w:t>集</w:t>
      </w:r>
      <w:r>
        <w:rPr>
          <w:rFonts w:hint="eastAsia"/>
        </w:rPr>
        <w:t>时，</w:t>
      </w:r>
      <w:r w:rsidRPr="006C2B8E">
        <w:t>不同模型的</w:t>
      </w:r>
      <w:r w:rsidR="00400575">
        <w:rPr>
          <w:rFonts w:hint="eastAsia"/>
        </w:rPr>
        <w:t>AUC</w:t>
      </w:r>
      <w:r w:rsidRPr="006C2B8E">
        <w:t>平均值最高，为</w:t>
      </w:r>
      <w:r w:rsidRPr="006C2B8E">
        <w:t>0.</w:t>
      </w:r>
      <w:r w:rsidR="00400575">
        <w:t>809</w:t>
      </w:r>
      <w:r w:rsidRPr="006C2B8E">
        <w:t>，其余依次为</w:t>
      </w:r>
      <w:r w:rsidR="00400575">
        <w:rPr>
          <w:rFonts w:hint="eastAsia"/>
        </w:rPr>
        <w:t>COOP</w:t>
      </w:r>
      <w:r w:rsidRPr="006C2B8E">
        <w:t>（</w:t>
      </w:r>
      <w:r w:rsidRPr="006C2B8E">
        <w:t>0.</w:t>
      </w:r>
      <w:r w:rsidR="00400575">
        <w:t>792</w:t>
      </w:r>
      <w:r w:rsidRPr="006C2B8E">
        <w:t>）和</w:t>
      </w:r>
      <w:r w:rsidR="00400575">
        <w:rPr>
          <w:rFonts w:hint="eastAsia"/>
        </w:rPr>
        <w:t>SC</w:t>
      </w:r>
      <w:r w:rsidR="00400575">
        <w:t>-</w:t>
      </w:r>
      <w:r w:rsidR="00400575">
        <w:rPr>
          <w:rFonts w:hint="eastAsia"/>
        </w:rPr>
        <w:t>Sol</w:t>
      </w:r>
      <w:r w:rsidRPr="006C2B8E">
        <w:rPr>
          <w:rFonts w:hint="eastAsia"/>
        </w:rPr>
        <w:t>（</w:t>
      </w:r>
      <w:r w:rsidRPr="006C2B8E">
        <w:t>0.</w:t>
      </w:r>
      <w:r w:rsidR="00400575">
        <w:t>778</w:t>
      </w:r>
      <w:r w:rsidRPr="006C2B8E">
        <w:t>）。</w:t>
      </w:r>
    </w:p>
    <w:p w14:paraId="755860B4" w14:textId="566EE66A" w:rsidR="002759D5" w:rsidRDefault="00FC1BE7" w:rsidP="00315D6F">
      <w:pPr>
        <w:pStyle w:val="a3"/>
        <w:ind w:firstLine="372"/>
      </w:pPr>
      <w:r w:rsidRPr="006C2B8E">
        <w:t>综合以上分析，我们对</w:t>
      </w:r>
      <w:r w:rsidRPr="006C2B8E">
        <w:t>RQ2</w:t>
      </w:r>
      <w:r w:rsidRPr="006C2B8E">
        <w:t>得出以下结论：对于</w:t>
      </w:r>
      <w:r w:rsidRPr="006C2B8E">
        <w:t>Solidity</w:t>
      </w:r>
      <w:r w:rsidRPr="006C2B8E">
        <w:t>缺陷倾向性预测，使用</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A224AD">
        <w:rPr>
          <w:rFonts w:hint="eastAsia"/>
        </w:rPr>
        <w:t>和</w:t>
      </w:r>
      <w:r w:rsidR="00A224AD">
        <w:rPr>
          <w:rFonts w:hint="eastAsia"/>
        </w:rPr>
        <w:t>AUC</w:t>
      </w:r>
      <w:r w:rsidRPr="006C2B8E">
        <w:t>进行评价时，</w:t>
      </w:r>
      <w:r w:rsidRPr="006C2B8E">
        <w:t>RFC</w:t>
      </w:r>
      <w:r w:rsidRPr="006C2B8E">
        <w:t>模型的性能最好，不同模型使用</w:t>
      </w:r>
      <w:r w:rsidRPr="006C2B8E">
        <w:t>COOP-SC-Sol</w:t>
      </w:r>
      <w:r w:rsidRPr="006C2B8E">
        <w:t>度量元集的平均性能最好。</w:t>
      </w:r>
    </w:p>
    <w:p w14:paraId="6A418907" w14:textId="77777777" w:rsidR="00CA0819" w:rsidRPr="006C2B8E" w:rsidRDefault="00CA0819" w:rsidP="00CA0819">
      <w:pPr>
        <w:pStyle w:val="a9"/>
        <w:keepNext/>
        <w:jc w:val="center"/>
        <w:rPr>
          <w:rFonts w:ascii="Times New Roman" w:hAnsi="Times New Roman"/>
          <w:szCs w:val="18"/>
        </w:rPr>
      </w:pPr>
      <w:bookmarkStart w:id="969" w:name="_Ref59102880"/>
      <w:commentRangeStart w:id="970"/>
      <w:commentRangeStart w:id="971"/>
      <w:r w:rsidRPr="006C2B8E">
        <w:rPr>
          <w:rFonts w:ascii="Times New Roman" w:hAnsi="Times New Roman"/>
          <w:szCs w:val="18"/>
        </w:rPr>
        <w:lastRenderedPageBreak/>
        <w:t>表</w:t>
      </w:r>
      <w:r w:rsidRPr="006C2B8E">
        <w:rPr>
          <w:rFonts w:ascii="Times New Roman" w:hAnsi="Times New Roman"/>
          <w:szCs w:val="18"/>
        </w:rPr>
        <w:fldChar w:fldCharType="begin"/>
      </w:r>
      <w:r w:rsidRPr="00222AD6">
        <w:rPr>
          <w:rFonts w:ascii="Times New Roman" w:hAnsi="Times New Roman"/>
          <w:szCs w:val="18"/>
        </w:rPr>
        <w:instrText xml:space="preserve"> SEQ </w:instrText>
      </w:r>
      <w:r w:rsidRPr="00222AD6">
        <w:rPr>
          <w:rFonts w:ascii="Times New Roman" w:hAnsi="Times New Roman"/>
          <w:szCs w:val="18"/>
        </w:rPr>
        <w:instrText>表</w:instrText>
      </w:r>
      <w:r w:rsidRPr="00222AD6">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6</w:t>
      </w:r>
      <w:r w:rsidRPr="006C2B8E">
        <w:rPr>
          <w:rFonts w:ascii="Times New Roman" w:hAnsi="Times New Roman"/>
          <w:szCs w:val="18"/>
        </w:rPr>
        <w:fldChar w:fldCharType="end"/>
      </w:r>
      <w:bookmarkEnd w:id="969"/>
      <w:commentRangeEnd w:id="970"/>
      <w:r w:rsidR="00222AD6">
        <w:rPr>
          <w:rStyle w:val="afffd"/>
          <w:rFonts w:ascii="Times New Roman" w:eastAsia="宋体" w:hAnsi="Times New Roman"/>
        </w:rPr>
        <w:commentReference w:id="970"/>
      </w:r>
      <w:commentRangeEnd w:id="971"/>
      <w:r w:rsidR="00990987">
        <w:rPr>
          <w:rStyle w:val="afffd"/>
          <w:rFonts w:ascii="Times New Roman" w:eastAsia="宋体" w:hAnsi="Times New Roman"/>
        </w:rPr>
        <w:commentReference w:id="971"/>
      </w:r>
      <w:r w:rsidRPr="006C2B8E">
        <w:rPr>
          <w:rFonts w:ascii="Times New Roman" w:hAnsi="Times New Roman"/>
          <w:szCs w:val="18"/>
        </w:rPr>
        <w:t>使用</w:t>
      </w:r>
      <w:r w:rsidRPr="006C2B8E">
        <w:rPr>
          <w:rFonts w:ascii="Times New Roman" w:hAnsi="Times New Roman"/>
          <w:szCs w:val="18"/>
        </w:rPr>
        <w:t>3</w:t>
      </w:r>
      <w:r w:rsidRPr="006C2B8E">
        <w:rPr>
          <w:rFonts w:ascii="Times New Roman" w:hAnsi="Times New Roman"/>
          <w:szCs w:val="18"/>
        </w:rPr>
        <w:t>种度量元集构建缺陷倾向性预测模型的</w:t>
      </w:r>
      <m:oMath>
        <m:r>
          <m:rPr>
            <m:sty m:val="p"/>
          </m:rPr>
          <w:rPr>
            <w:rFonts w:ascii="Cambria Math" w:eastAsia="宋体" w:hAnsi="Cambria Math"/>
          </w:rPr>
          <m:t>F1</m:t>
        </m:r>
        <m:r>
          <m:rPr>
            <m:nor/>
          </m:rPr>
          <w:rPr>
            <w:rFonts w:ascii="Cambria Math" w:eastAsia="宋体" w:hAnsi="Cambria Math"/>
          </w:rPr>
          <m:t>-</m:t>
        </m:r>
        <m:r>
          <m:rPr>
            <m:sty m:val="p"/>
          </m:rPr>
          <w:rPr>
            <w:rFonts w:ascii="Cambria Math" w:eastAsia="宋体" w:hAnsi="Cambria Math"/>
          </w:rPr>
          <m:t>scor</m:t>
        </m:r>
        <m:sSub>
          <m:sSubPr>
            <m:ctrlPr>
              <w:rPr>
                <w:rFonts w:ascii="Cambria Math" w:eastAsia="宋体" w:hAnsi="Cambria Math"/>
              </w:rPr>
            </m:ctrlPr>
          </m:sSubPr>
          <m:e>
            <m:r>
              <m:rPr>
                <m:sty m:val="p"/>
              </m:rPr>
              <w:rPr>
                <w:rFonts w:ascii="Cambria Math" w:eastAsia="宋体" w:hAnsi="Cambria Math"/>
              </w:rPr>
              <m:t>e</m:t>
            </m:r>
          </m:e>
          <m:sub>
            <m:r>
              <m:rPr>
                <m:sty m:val="p"/>
              </m:rPr>
              <w:rPr>
                <w:rFonts w:ascii="Cambria Math" w:eastAsia="宋体" w:hAnsi="Cambria Math"/>
              </w:rPr>
              <m:t>macro</m:t>
            </m:r>
          </m:sub>
        </m:sSub>
      </m:oMath>
      <w:r w:rsidRPr="006C2B8E">
        <w:rPr>
          <w:rFonts w:ascii="Times New Roman" w:hAnsi="Times New Roman"/>
          <w:szCs w:val="18"/>
        </w:rPr>
        <w:t>值</w:t>
      </w: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1860"/>
        <w:gridCol w:w="1860"/>
        <w:gridCol w:w="1860"/>
      </w:tblGrid>
      <w:tr w:rsidR="00CA0819" w:rsidRPr="002E05A7" w14:paraId="5A6B61A3" w14:textId="77777777" w:rsidTr="002E05A7">
        <w:trPr>
          <w:trHeight w:val="242"/>
          <w:jc w:val="center"/>
        </w:trPr>
        <w:tc>
          <w:tcPr>
            <w:tcW w:w="0" w:type="auto"/>
            <w:vMerge w:val="restart"/>
            <w:tcBorders>
              <w:top w:val="single" w:sz="12" w:space="0" w:color="auto"/>
            </w:tcBorders>
            <w:vAlign w:val="center"/>
          </w:tcPr>
          <w:p w14:paraId="6F32C7ED" w14:textId="77777777"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度量元集</w:t>
            </w:r>
          </w:p>
        </w:tc>
        <w:tc>
          <w:tcPr>
            <w:tcW w:w="0" w:type="auto"/>
            <w:vMerge w:val="restart"/>
            <w:tcBorders>
              <w:top w:val="single" w:sz="12" w:space="0" w:color="auto"/>
            </w:tcBorders>
            <w:vAlign w:val="center"/>
          </w:tcPr>
          <w:p w14:paraId="0A2CCF01" w14:textId="77777777"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模型</w:t>
            </w:r>
          </w:p>
        </w:tc>
        <w:tc>
          <w:tcPr>
            <w:tcW w:w="0" w:type="auto"/>
            <w:gridSpan w:val="2"/>
            <w:tcBorders>
              <w:top w:val="single" w:sz="12" w:space="0" w:color="auto"/>
              <w:bottom w:val="single" w:sz="4" w:space="0" w:color="auto"/>
            </w:tcBorders>
            <w:vAlign w:val="center"/>
          </w:tcPr>
          <w:p w14:paraId="740E0F3C" w14:textId="77777777" w:rsidR="00CA0819" w:rsidRPr="002E05A7" w:rsidRDefault="00CA0819" w:rsidP="002E05A7">
            <w:pPr>
              <w:pStyle w:val="affff1"/>
              <w:ind w:left="1488" w:hanging="372"/>
              <w:jc w:val="center"/>
              <w:rPr>
                <w:rFonts w:cs="Times New Roman"/>
                <w:sz w:val="15"/>
                <w:szCs w:val="15"/>
                <w:vertAlign w:val="subscript"/>
              </w:rPr>
            </w:pPr>
            <w:r w:rsidRPr="002E05A7">
              <w:rPr>
                <w:rFonts w:cs="Times New Roman"/>
                <w:sz w:val="15"/>
                <w:szCs w:val="15"/>
              </w:rPr>
              <w:t>F1-score</w:t>
            </w:r>
            <w:r w:rsidRPr="002E05A7">
              <w:rPr>
                <w:rFonts w:cs="Times New Roman"/>
                <w:sz w:val="15"/>
                <w:szCs w:val="15"/>
                <w:vertAlign w:val="subscript"/>
              </w:rPr>
              <w:t>macro</w:t>
            </w:r>
          </w:p>
        </w:tc>
      </w:tr>
      <w:tr w:rsidR="00CA0819" w:rsidRPr="002E05A7" w14:paraId="5B2DACEC" w14:textId="77777777" w:rsidTr="002E05A7">
        <w:trPr>
          <w:trHeight w:val="242"/>
          <w:jc w:val="center"/>
        </w:trPr>
        <w:tc>
          <w:tcPr>
            <w:tcW w:w="0" w:type="auto"/>
            <w:vMerge/>
            <w:tcBorders>
              <w:bottom w:val="single" w:sz="12" w:space="0" w:color="auto"/>
            </w:tcBorders>
            <w:vAlign w:val="center"/>
          </w:tcPr>
          <w:p w14:paraId="648D9955" w14:textId="77777777" w:rsidR="00CA0819" w:rsidRPr="002E05A7" w:rsidRDefault="00CA0819" w:rsidP="004F07CC">
            <w:pPr>
              <w:pStyle w:val="affff1"/>
              <w:ind w:left="1488" w:hanging="372"/>
              <w:jc w:val="center"/>
              <w:rPr>
                <w:rFonts w:cs="Times New Roman"/>
                <w:sz w:val="15"/>
                <w:szCs w:val="15"/>
              </w:rPr>
            </w:pPr>
          </w:p>
        </w:tc>
        <w:tc>
          <w:tcPr>
            <w:tcW w:w="0" w:type="auto"/>
            <w:vMerge/>
            <w:tcBorders>
              <w:bottom w:val="single" w:sz="12" w:space="0" w:color="auto"/>
            </w:tcBorders>
            <w:vAlign w:val="center"/>
          </w:tcPr>
          <w:p w14:paraId="27403A08" w14:textId="77777777" w:rsidR="00CA0819" w:rsidRPr="002E05A7" w:rsidRDefault="00CA0819" w:rsidP="004F07CC">
            <w:pPr>
              <w:pStyle w:val="affff1"/>
              <w:ind w:left="1488" w:hanging="372"/>
              <w:jc w:val="center"/>
              <w:rPr>
                <w:rFonts w:cs="Times New Roman"/>
                <w:sz w:val="15"/>
                <w:szCs w:val="15"/>
              </w:rPr>
            </w:pPr>
          </w:p>
        </w:tc>
        <w:tc>
          <w:tcPr>
            <w:tcW w:w="0" w:type="auto"/>
            <w:tcBorders>
              <w:top w:val="single" w:sz="4" w:space="0" w:color="auto"/>
              <w:bottom w:val="single" w:sz="12" w:space="0" w:color="auto"/>
            </w:tcBorders>
            <w:vAlign w:val="center"/>
          </w:tcPr>
          <w:p w14:paraId="65FF0AD0" w14:textId="77777777"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单值</w:t>
            </w:r>
          </w:p>
        </w:tc>
        <w:tc>
          <w:tcPr>
            <w:tcW w:w="0" w:type="auto"/>
            <w:tcBorders>
              <w:top w:val="single" w:sz="4" w:space="0" w:color="auto"/>
              <w:bottom w:val="single" w:sz="12" w:space="0" w:color="auto"/>
            </w:tcBorders>
            <w:vAlign w:val="center"/>
          </w:tcPr>
          <w:p w14:paraId="044EB977" w14:textId="77777777"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均值</w:t>
            </w:r>
          </w:p>
        </w:tc>
      </w:tr>
      <w:tr w:rsidR="00CA0819" w:rsidRPr="002E05A7" w14:paraId="6E036ED3" w14:textId="77777777" w:rsidTr="002E05A7">
        <w:trPr>
          <w:jc w:val="center"/>
        </w:trPr>
        <w:tc>
          <w:tcPr>
            <w:tcW w:w="0" w:type="auto"/>
            <w:vMerge w:val="restart"/>
            <w:tcBorders>
              <w:top w:val="single" w:sz="12" w:space="0" w:color="auto"/>
            </w:tcBorders>
            <w:vAlign w:val="center"/>
          </w:tcPr>
          <w:p w14:paraId="024FB766"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COOP-</w:t>
            </w:r>
            <w:r w:rsidRPr="002E05A7">
              <w:rPr>
                <w:rFonts w:cs="Times New Roman"/>
                <w:sz w:val="15"/>
                <w:szCs w:val="15"/>
              </w:rPr>
              <w:t>SC</w:t>
            </w:r>
            <w:r w:rsidRPr="002E05A7">
              <w:rPr>
                <w:rFonts w:eastAsia="Yu Mincho" w:cs="Times New Roman"/>
                <w:sz w:val="15"/>
                <w:szCs w:val="15"/>
                <w:lang w:eastAsia="ja-JP"/>
              </w:rPr>
              <w:t>-</w:t>
            </w:r>
            <w:r w:rsidRPr="002E05A7">
              <w:rPr>
                <w:rFonts w:cs="Times New Roman"/>
                <w:sz w:val="15"/>
                <w:szCs w:val="15"/>
              </w:rPr>
              <w:t>Sol</w:t>
            </w:r>
          </w:p>
        </w:tc>
        <w:tc>
          <w:tcPr>
            <w:tcW w:w="0" w:type="auto"/>
            <w:tcBorders>
              <w:top w:val="single" w:sz="12" w:space="0" w:color="auto"/>
            </w:tcBorders>
            <w:vAlign w:val="center"/>
          </w:tcPr>
          <w:p w14:paraId="473B797A"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RFC</w:t>
            </w:r>
          </w:p>
        </w:tc>
        <w:tc>
          <w:tcPr>
            <w:tcW w:w="0" w:type="auto"/>
            <w:tcBorders>
              <w:top w:val="single" w:sz="12" w:space="0" w:color="auto"/>
            </w:tcBorders>
            <w:vAlign w:val="center"/>
          </w:tcPr>
          <w:p w14:paraId="4FB02AB8" w14:textId="77777777" w:rsidR="00CA0819" w:rsidRPr="002E05A7" w:rsidRDefault="00CA0819" w:rsidP="002E05A7">
            <w:pPr>
              <w:pStyle w:val="affff1"/>
              <w:ind w:left="1489" w:hanging="373"/>
              <w:jc w:val="center"/>
              <w:rPr>
                <w:rFonts w:cs="Times New Roman"/>
                <w:b/>
                <w:bCs/>
                <w:sz w:val="15"/>
                <w:szCs w:val="15"/>
              </w:rPr>
            </w:pPr>
            <w:r w:rsidRPr="002E05A7">
              <w:rPr>
                <w:rFonts w:cs="Times New Roman"/>
                <w:b/>
                <w:bCs/>
                <w:sz w:val="15"/>
                <w:szCs w:val="15"/>
              </w:rPr>
              <w:t>0.527</w:t>
            </w:r>
          </w:p>
        </w:tc>
        <w:tc>
          <w:tcPr>
            <w:tcW w:w="0" w:type="auto"/>
            <w:vMerge w:val="restart"/>
            <w:tcBorders>
              <w:top w:val="single" w:sz="12" w:space="0" w:color="auto"/>
            </w:tcBorders>
            <w:vAlign w:val="center"/>
          </w:tcPr>
          <w:p w14:paraId="3463A6D1" w14:textId="186B6730" w:rsidR="00CA0819" w:rsidRPr="002E05A7" w:rsidRDefault="00CA0819" w:rsidP="004F07CC">
            <w:pPr>
              <w:pStyle w:val="affff1"/>
              <w:ind w:left="1489" w:hanging="373"/>
              <w:jc w:val="center"/>
              <w:rPr>
                <w:rFonts w:cs="Times New Roman"/>
                <w:b/>
                <w:bCs/>
                <w:sz w:val="15"/>
                <w:szCs w:val="15"/>
              </w:rPr>
            </w:pPr>
            <w:r w:rsidRPr="002E05A7">
              <w:rPr>
                <w:rFonts w:cs="Times New Roman"/>
                <w:b/>
                <w:bCs/>
                <w:sz w:val="15"/>
                <w:szCs w:val="15"/>
              </w:rPr>
              <w:t>0.4</w:t>
            </w:r>
            <w:r w:rsidR="00F50B00">
              <w:rPr>
                <w:rFonts w:cs="Times New Roman"/>
                <w:b/>
                <w:bCs/>
                <w:sz w:val="15"/>
                <w:szCs w:val="15"/>
              </w:rPr>
              <w:t>24</w:t>
            </w:r>
          </w:p>
        </w:tc>
      </w:tr>
      <w:tr w:rsidR="00CA0819" w:rsidRPr="002E05A7" w14:paraId="00E5771F" w14:textId="77777777" w:rsidTr="002E05A7">
        <w:trPr>
          <w:jc w:val="center"/>
        </w:trPr>
        <w:tc>
          <w:tcPr>
            <w:tcW w:w="0" w:type="auto"/>
            <w:vMerge/>
            <w:vAlign w:val="center"/>
          </w:tcPr>
          <w:p w14:paraId="14BF78C2" w14:textId="77777777" w:rsidR="00CA0819" w:rsidRPr="002E05A7" w:rsidRDefault="00CA0819" w:rsidP="004F07CC">
            <w:pPr>
              <w:pStyle w:val="affff1"/>
              <w:ind w:left="1488" w:hanging="372"/>
              <w:jc w:val="center"/>
              <w:rPr>
                <w:rFonts w:eastAsia="Yu Mincho" w:cs="Times New Roman"/>
                <w:sz w:val="15"/>
                <w:szCs w:val="15"/>
                <w:lang w:eastAsia="ja-JP"/>
              </w:rPr>
            </w:pPr>
          </w:p>
        </w:tc>
        <w:tc>
          <w:tcPr>
            <w:tcW w:w="0" w:type="auto"/>
            <w:vAlign w:val="center"/>
          </w:tcPr>
          <w:p w14:paraId="108877BB"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KNNC</w:t>
            </w:r>
          </w:p>
        </w:tc>
        <w:tc>
          <w:tcPr>
            <w:tcW w:w="0" w:type="auto"/>
            <w:vAlign w:val="center"/>
          </w:tcPr>
          <w:p w14:paraId="5E65FED3" w14:textId="6B6263B1"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0.5</w:t>
            </w:r>
            <w:r w:rsidR="00744CB8">
              <w:rPr>
                <w:rFonts w:cs="Times New Roman"/>
                <w:sz w:val="15"/>
                <w:szCs w:val="15"/>
              </w:rPr>
              <w:t>16</w:t>
            </w:r>
          </w:p>
        </w:tc>
        <w:tc>
          <w:tcPr>
            <w:tcW w:w="0" w:type="auto"/>
            <w:vMerge/>
            <w:vAlign w:val="center"/>
          </w:tcPr>
          <w:p w14:paraId="09EDBFD8" w14:textId="77777777" w:rsidR="00CA0819" w:rsidRPr="002E05A7" w:rsidRDefault="00CA0819" w:rsidP="004F07CC">
            <w:pPr>
              <w:pStyle w:val="affff1"/>
              <w:ind w:left="1488" w:hanging="372"/>
              <w:jc w:val="center"/>
              <w:rPr>
                <w:rFonts w:cs="Times New Roman"/>
                <w:sz w:val="15"/>
                <w:szCs w:val="15"/>
              </w:rPr>
            </w:pPr>
          </w:p>
        </w:tc>
      </w:tr>
      <w:tr w:rsidR="00CA0819" w:rsidRPr="002E05A7" w14:paraId="2C18387F" w14:textId="77777777" w:rsidTr="002E05A7">
        <w:trPr>
          <w:jc w:val="center"/>
        </w:trPr>
        <w:tc>
          <w:tcPr>
            <w:tcW w:w="0" w:type="auto"/>
            <w:vMerge/>
            <w:vAlign w:val="center"/>
          </w:tcPr>
          <w:p w14:paraId="7E1795D5" w14:textId="77777777" w:rsidR="00CA0819" w:rsidRPr="002E05A7" w:rsidRDefault="00CA0819" w:rsidP="004F07CC">
            <w:pPr>
              <w:pStyle w:val="affff1"/>
              <w:ind w:left="1488" w:hanging="372"/>
              <w:jc w:val="center"/>
              <w:rPr>
                <w:rFonts w:eastAsia="Yu Mincho" w:cs="Times New Roman"/>
                <w:sz w:val="15"/>
                <w:szCs w:val="15"/>
                <w:lang w:eastAsia="ja-JP"/>
              </w:rPr>
            </w:pPr>
          </w:p>
        </w:tc>
        <w:tc>
          <w:tcPr>
            <w:tcW w:w="0" w:type="auto"/>
            <w:vAlign w:val="center"/>
          </w:tcPr>
          <w:p w14:paraId="69DC07B6"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DTC</w:t>
            </w:r>
          </w:p>
        </w:tc>
        <w:tc>
          <w:tcPr>
            <w:tcW w:w="0" w:type="auto"/>
            <w:vAlign w:val="center"/>
          </w:tcPr>
          <w:p w14:paraId="3920B5BF" w14:textId="66676B06"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0.48</w:t>
            </w:r>
            <w:r w:rsidR="00744CB8">
              <w:rPr>
                <w:rFonts w:cs="Times New Roman"/>
                <w:sz w:val="15"/>
                <w:szCs w:val="15"/>
              </w:rPr>
              <w:t>3</w:t>
            </w:r>
          </w:p>
        </w:tc>
        <w:tc>
          <w:tcPr>
            <w:tcW w:w="0" w:type="auto"/>
            <w:vMerge/>
            <w:vAlign w:val="center"/>
          </w:tcPr>
          <w:p w14:paraId="36E9380E" w14:textId="77777777" w:rsidR="00CA0819" w:rsidRPr="002E05A7" w:rsidRDefault="00CA0819" w:rsidP="004F07CC">
            <w:pPr>
              <w:pStyle w:val="affff1"/>
              <w:ind w:left="1488" w:hanging="372"/>
              <w:jc w:val="center"/>
              <w:rPr>
                <w:rFonts w:cs="Times New Roman"/>
                <w:sz w:val="15"/>
                <w:szCs w:val="15"/>
              </w:rPr>
            </w:pPr>
          </w:p>
        </w:tc>
      </w:tr>
      <w:tr w:rsidR="00CA0819" w:rsidRPr="002E05A7" w14:paraId="0EB6D32D" w14:textId="77777777" w:rsidTr="002E05A7">
        <w:trPr>
          <w:jc w:val="center"/>
        </w:trPr>
        <w:tc>
          <w:tcPr>
            <w:tcW w:w="0" w:type="auto"/>
            <w:vMerge/>
            <w:vAlign w:val="center"/>
          </w:tcPr>
          <w:p w14:paraId="383C1796" w14:textId="77777777" w:rsidR="00CA0819" w:rsidRPr="002E05A7" w:rsidRDefault="00CA0819" w:rsidP="004F07CC">
            <w:pPr>
              <w:pStyle w:val="affff1"/>
              <w:ind w:left="1488" w:hanging="372"/>
              <w:jc w:val="center"/>
              <w:rPr>
                <w:rFonts w:eastAsia="Yu Mincho" w:cs="Times New Roman"/>
                <w:sz w:val="15"/>
                <w:szCs w:val="15"/>
                <w:lang w:eastAsia="ja-JP"/>
              </w:rPr>
            </w:pPr>
          </w:p>
        </w:tc>
        <w:tc>
          <w:tcPr>
            <w:tcW w:w="0" w:type="auto"/>
            <w:vAlign w:val="center"/>
          </w:tcPr>
          <w:p w14:paraId="746198DA"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BNB</w:t>
            </w:r>
          </w:p>
        </w:tc>
        <w:tc>
          <w:tcPr>
            <w:tcW w:w="0" w:type="auto"/>
            <w:vAlign w:val="center"/>
          </w:tcPr>
          <w:p w14:paraId="5F31C859" w14:textId="3897738A"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0.4</w:t>
            </w:r>
            <w:r w:rsidR="00744CB8">
              <w:rPr>
                <w:rFonts w:cs="Times New Roman"/>
                <w:sz w:val="15"/>
                <w:szCs w:val="15"/>
              </w:rPr>
              <w:t>33</w:t>
            </w:r>
          </w:p>
        </w:tc>
        <w:tc>
          <w:tcPr>
            <w:tcW w:w="0" w:type="auto"/>
            <w:vMerge/>
            <w:vAlign w:val="center"/>
          </w:tcPr>
          <w:p w14:paraId="13DFE091" w14:textId="77777777" w:rsidR="00CA0819" w:rsidRPr="002E05A7" w:rsidRDefault="00CA0819" w:rsidP="004F07CC">
            <w:pPr>
              <w:pStyle w:val="affff1"/>
              <w:ind w:left="1488" w:hanging="372"/>
              <w:jc w:val="center"/>
              <w:rPr>
                <w:rFonts w:cs="Times New Roman"/>
                <w:sz w:val="15"/>
                <w:szCs w:val="15"/>
              </w:rPr>
            </w:pPr>
          </w:p>
        </w:tc>
      </w:tr>
      <w:tr w:rsidR="00CA0819" w:rsidRPr="002E05A7" w14:paraId="3442F5D8" w14:textId="77777777" w:rsidTr="002E05A7">
        <w:trPr>
          <w:jc w:val="center"/>
        </w:trPr>
        <w:tc>
          <w:tcPr>
            <w:tcW w:w="0" w:type="auto"/>
            <w:vMerge/>
            <w:vAlign w:val="center"/>
          </w:tcPr>
          <w:p w14:paraId="16D0172E" w14:textId="77777777" w:rsidR="00CA0819" w:rsidRPr="002E05A7" w:rsidRDefault="00CA0819" w:rsidP="004F07CC">
            <w:pPr>
              <w:pStyle w:val="affff1"/>
              <w:ind w:left="1488" w:hanging="372"/>
              <w:jc w:val="center"/>
              <w:rPr>
                <w:rFonts w:eastAsia="Yu Mincho" w:cs="Times New Roman"/>
                <w:sz w:val="15"/>
                <w:szCs w:val="15"/>
                <w:lang w:eastAsia="ja-JP"/>
              </w:rPr>
            </w:pPr>
          </w:p>
        </w:tc>
        <w:tc>
          <w:tcPr>
            <w:tcW w:w="0" w:type="auto"/>
            <w:vAlign w:val="center"/>
          </w:tcPr>
          <w:p w14:paraId="4815EB2B"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GNB</w:t>
            </w:r>
          </w:p>
        </w:tc>
        <w:tc>
          <w:tcPr>
            <w:tcW w:w="0" w:type="auto"/>
            <w:vAlign w:val="center"/>
          </w:tcPr>
          <w:p w14:paraId="0BEBB7F3" w14:textId="253840E3"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0.2</w:t>
            </w:r>
            <w:r w:rsidR="00F50B00">
              <w:rPr>
                <w:rFonts w:cs="Times New Roman"/>
                <w:sz w:val="15"/>
                <w:szCs w:val="15"/>
              </w:rPr>
              <w:t>27</w:t>
            </w:r>
          </w:p>
        </w:tc>
        <w:tc>
          <w:tcPr>
            <w:tcW w:w="0" w:type="auto"/>
            <w:vMerge/>
            <w:vAlign w:val="center"/>
          </w:tcPr>
          <w:p w14:paraId="6CFCAB42" w14:textId="77777777" w:rsidR="00CA0819" w:rsidRPr="002E05A7" w:rsidRDefault="00CA0819" w:rsidP="004F07CC">
            <w:pPr>
              <w:pStyle w:val="affff1"/>
              <w:ind w:left="1488" w:hanging="372"/>
              <w:jc w:val="center"/>
              <w:rPr>
                <w:rFonts w:cs="Times New Roman"/>
                <w:sz w:val="15"/>
                <w:szCs w:val="15"/>
              </w:rPr>
            </w:pPr>
          </w:p>
        </w:tc>
      </w:tr>
      <w:tr w:rsidR="00CA0819" w:rsidRPr="002E05A7" w14:paraId="7C88E07B" w14:textId="77777777" w:rsidTr="002E05A7">
        <w:trPr>
          <w:jc w:val="center"/>
        </w:trPr>
        <w:tc>
          <w:tcPr>
            <w:tcW w:w="0" w:type="auto"/>
            <w:vMerge/>
            <w:vAlign w:val="center"/>
          </w:tcPr>
          <w:p w14:paraId="07DE247B" w14:textId="77777777" w:rsidR="00CA0819" w:rsidRPr="002E05A7" w:rsidRDefault="00CA0819" w:rsidP="004F07CC">
            <w:pPr>
              <w:pStyle w:val="affff1"/>
              <w:ind w:left="1488" w:hanging="372"/>
              <w:jc w:val="center"/>
              <w:rPr>
                <w:rFonts w:eastAsia="Yu Mincho" w:cs="Times New Roman"/>
                <w:sz w:val="15"/>
                <w:szCs w:val="15"/>
                <w:lang w:eastAsia="ja-JP"/>
              </w:rPr>
            </w:pPr>
          </w:p>
        </w:tc>
        <w:tc>
          <w:tcPr>
            <w:tcW w:w="0" w:type="auto"/>
            <w:vAlign w:val="center"/>
          </w:tcPr>
          <w:p w14:paraId="702A4152"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SVC</w:t>
            </w:r>
          </w:p>
        </w:tc>
        <w:tc>
          <w:tcPr>
            <w:tcW w:w="0" w:type="auto"/>
            <w:vAlign w:val="center"/>
          </w:tcPr>
          <w:p w14:paraId="2018E14D" w14:textId="7A1E1070"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0.3</w:t>
            </w:r>
            <w:r w:rsidR="00744CB8">
              <w:rPr>
                <w:rFonts w:cs="Times New Roman"/>
                <w:sz w:val="15"/>
                <w:szCs w:val="15"/>
              </w:rPr>
              <w:t>57</w:t>
            </w:r>
          </w:p>
        </w:tc>
        <w:tc>
          <w:tcPr>
            <w:tcW w:w="0" w:type="auto"/>
            <w:vMerge/>
            <w:vAlign w:val="center"/>
          </w:tcPr>
          <w:p w14:paraId="7587F9D9" w14:textId="77777777" w:rsidR="00CA0819" w:rsidRPr="002E05A7" w:rsidRDefault="00CA0819" w:rsidP="004F07CC">
            <w:pPr>
              <w:pStyle w:val="affff1"/>
              <w:ind w:left="1488" w:hanging="372"/>
              <w:jc w:val="center"/>
              <w:rPr>
                <w:rFonts w:cs="Times New Roman"/>
                <w:sz w:val="15"/>
                <w:szCs w:val="15"/>
              </w:rPr>
            </w:pPr>
          </w:p>
        </w:tc>
      </w:tr>
      <w:tr w:rsidR="00CA0819" w:rsidRPr="002E05A7" w14:paraId="1B3EEB2F" w14:textId="77777777" w:rsidTr="002E05A7">
        <w:trPr>
          <w:jc w:val="center"/>
        </w:trPr>
        <w:tc>
          <w:tcPr>
            <w:tcW w:w="0" w:type="auto"/>
            <w:vMerge w:val="restart"/>
            <w:tcBorders>
              <w:top w:val="single" w:sz="4" w:space="0" w:color="auto"/>
            </w:tcBorders>
            <w:vAlign w:val="center"/>
          </w:tcPr>
          <w:p w14:paraId="2A18C931" w14:textId="77777777" w:rsidR="00CA0819" w:rsidRPr="002E05A7" w:rsidRDefault="00CA0819"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SC-Sol</w:t>
            </w:r>
          </w:p>
        </w:tc>
        <w:tc>
          <w:tcPr>
            <w:tcW w:w="0" w:type="auto"/>
            <w:tcBorders>
              <w:top w:val="single" w:sz="4" w:space="0" w:color="auto"/>
            </w:tcBorders>
            <w:vAlign w:val="center"/>
          </w:tcPr>
          <w:p w14:paraId="13EB360B"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RFC</w:t>
            </w:r>
          </w:p>
        </w:tc>
        <w:tc>
          <w:tcPr>
            <w:tcW w:w="0" w:type="auto"/>
            <w:tcBorders>
              <w:top w:val="single" w:sz="4" w:space="0" w:color="auto"/>
            </w:tcBorders>
            <w:vAlign w:val="center"/>
          </w:tcPr>
          <w:p w14:paraId="41850449" w14:textId="6E699FEE" w:rsidR="00CA0819" w:rsidRPr="002E05A7" w:rsidRDefault="00CA0819" w:rsidP="002E05A7">
            <w:pPr>
              <w:pStyle w:val="affff1"/>
              <w:ind w:left="1489" w:hanging="373"/>
              <w:jc w:val="center"/>
              <w:rPr>
                <w:rFonts w:cs="Times New Roman"/>
                <w:b/>
                <w:bCs/>
                <w:sz w:val="15"/>
                <w:szCs w:val="15"/>
              </w:rPr>
            </w:pPr>
            <w:r w:rsidRPr="002E05A7">
              <w:rPr>
                <w:rFonts w:cs="Times New Roman"/>
                <w:b/>
                <w:bCs/>
                <w:sz w:val="15"/>
                <w:szCs w:val="15"/>
              </w:rPr>
              <w:t>0.52</w:t>
            </w:r>
            <w:r w:rsidR="00F50B00">
              <w:rPr>
                <w:rFonts w:cs="Times New Roman"/>
                <w:b/>
                <w:bCs/>
                <w:sz w:val="15"/>
                <w:szCs w:val="15"/>
              </w:rPr>
              <w:t>7</w:t>
            </w:r>
          </w:p>
        </w:tc>
        <w:tc>
          <w:tcPr>
            <w:tcW w:w="0" w:type="auto"/>
            <w:vMerge w:val="restart"/>
            <w:tcBorders>
              <w:top w:val="single" w:sz="4" w:space="0" w:color="auto"/>
            </w:tcBorders>
            <w:vAlign w:val="center"/>
          </w:tcPr>
          <w:p w14:paraId="27023884" w14:textId="6529686B"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0.3</w:t>
            </w:r>
            <w:r w:rsidR="00F50B00">
              <w:rPr>
                <w:rFonts w:cs="Times New Roman"/>
                <w:sz w:val="15"/>
                <w:szCs w:val="15"/>
              </w:rPr>
              <w:t>85</w:t>
            </w:r>
          </w:p>
        </w:tc>
      </w:tr>
      <w:tr w:rsidR="00CA0819" w:rsidRPr="002E05A7" w14:paraId="032F5330" w14:textId="77777777" w:rsidTr="002E05A7">
        <w:trPr>
          <w:jc w:val="center"/>
        </w:trPr>
        <w:tc>
          <w:tcPr>
            <w:tcW w:w="0" w:type="auto"/>
            <w:vMerge/>
            <w:vAlign w:val="center"/>
          </w:tcPr>
          <w:p w14:paraId="57D12BA3" w14:textId="77777777" w:rsidR="00CA0819" w:rsidRPr="002E05A7" w:rsidRDefault="00CA0819" w:rsidP="004F07CC">
            <w:pPr>
              <w:pStyle w:val="affff1"/>
              <w:ind w:left="1488" w:hanging="372"/>
              <w:jc w:val="center"/>
              <w:rPr>
                <w:rFonts w:cs="Times New Roman"/>
                <w:sz w:val="15"/>
                <w:szCs w:val="15"/>
              </w:rPr>
            </w:pPr>
          </w:p>
        </w:tc>
        <w:tc>
          <w:tcPr>
            <w:tcW w:w="0" w:type="auto"/>
            <w:vAlign w:val="center"/>
          </w:tcPr>
          <w:p w14:paraId="0E83E396"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KNNC</w:t>
            </w:r>
          </w:p>
        </w:tc>
        <w:tc>
          <w:tcPr>
            <w:tcW w:w="0" w:type="auto"/>
            <w:vAlign w:val="center"/>
          </w:tcPr>
          <w:p w14:paraId="74BE9D06" w14:textId="0097AD90"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w:t>
            </w:r>
            <w:r w:rsidR="00365223">
              <w:rPr>
                <w:rFonts w:cs="Times New Roman"/>
                <w:sz w:val="15"/>
                <w:szCs w:val="15"/>
              </w:rPr>
              <w:t>492</w:t>
            </w:r>
          </w:p>
        </w:tc>
        <w:tc>
          <w:tcPr>
            <w:tcW w:w="0" w:type="auto"/>
            <w:vMerge/>
            <w:vAlign w:val="center"/>
          </w:tcPr>
          <w:p w14:paraId="4F9ADD79" w14:textId="77777777" w:rsidR="00CA0819" w:rsidRPr="002E05A7" w:rsidRDefault="00CA0819" w:rsidP="004F07CC">
            <w:pPr>
              <w:pStyle w:val="affff1"/>
              <w:ind w:left="1488" w:hanging="372"/>
              <w:jc w:val="center"/>
              <w:rPr>
                <w:rFonts w:cs="Times New Roman"/>
                <w:sz w:val="15"/>
                <w:szCs w:val="15"/>
              </w:rPr>
            </w:pPr>
          </w:p>
        </w:tc>
      </w:tr>
      <w:tr w:rsidR="00CA0819" w:rsidRPr="002E05A7" w14:paraId="206FA056" w14:textId="77777777" w:rsidTr="002E05A7">
        <w:trPr>
          <w:jc w:val="center"/>
        </w:trPr>
        <w:tc>
          <w:tcPr>
            <w:tcW w:w="0" w:type="auto"/>
            <w:vMerge/>
            <w:vAlign w:val="center"/>
          </w:tcPr>
          <w:p w14:paraId="4996FEF3" w14:textId="77777777" w:rsidR="00CA0819" w:rsidRPr="002E05A7" w:rsidRDefault="00CA0819" w:rsidP="004F07CC">
            <w:pPr>
              <w:pStyle w:val="affff1"/>
              <w:ind w:left="1488" w:hanging="372"/>
              <w:jc w:val="center"/>
              <w:rPr>
                <w:rFonts w:cs="Times New Roman"/>
                <w:sz w:val="15"/>
                <w:szCs w:val="15"/>
              </w:rPr>
            </w:pPr>
          </w:p>
        </w:tc>
        <w:tc>
          <w:tcPr>
            <w:tcW w:w="0" w:type="auto"/>
            <w:vAlign w:val="center"/>
          </w:tcPr>
          <w:p w14:paraId="40BF980E"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DTC</w:t>
            </w:r>
          </w:p>
        </w:tc>
        <w:tc>
          <w:tcPr>
            <w:tcW w:w="0" w:type="auto"/>
            <w:vAlign w:val="center"/>
          </w:tcPr>
          <w:p w14:paraId="11393186" w14:textId="55EA14E0"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w:t>
            </w:r>
            <w:r w:rsidR="00365223">
              <w:rPr>
                <w:rFonts w:cs="Times New Roman"/>
                <w:sz w:val="15"/>
                <w:szCs w:val="15"/>
              </w:rPr>
              <w:t>5</w:t>
            </w:r>
          </w:p>
        </w:tc>
        <w:tc>
          <w:tcPr>
            <w:tcW w:w="0" w:type="auto"/>
            <w:vMerge/>
            <w:vAlign w:val="center"/>
          </w:tcPr>
          <w:p w14:paraId="5A2D8C63" w14:textId="77777777" w:rsidR="00CA0819" w:rsidRPr="002E05A7" w:rsidRDefault="00CA0819" w:rsidP="004F07CC">
            <w:pPr>
              <w:pStyle w:val="affff1"/>
              <w:ind w:left="1488" w:hanging="372"/>
              <w:jc w:val="center"/>
              <w:rPr>
                <w:rFonts w:cs="Times New Roman"/>
                <w:sz w:val="15"/>
                <w:szCs w:val="15"/>
              </w:rPr>
            </w:pPr>
          </w:p>
        </w:tc>
      </w:tr>
      <w:tr w:rsidR="00CA0819" w:rsidRPr="002E05A7" w14:paraId="0F09B0F9" w14:textId="77777777" w:rsidTr="002E05A7">
        <w:trPr>
          <w:jc w:val="center"/>
        </w:trPr>
        <w:tc>
          <w:tcPr>
            <w:tcW w:w="0" w:type="auto"/>
            <w:vMerge/>
            <w:vAlign w:val="center"/>
          </w:tcPr>
          <w:p w14:paraId="7566CC12" w14:textId="77777777" w:rsidR="00CA0819" w:rsidRPr="002E05A7" w:rsidRDefault="00CA0819" w:rsidP="004F07CC">
            <w:pPr>
              <w:pStyle w:val="affff1"/>
              <w:ind w:left="1488" w:hanging="372"/>
              <w:jc w:val="center"/>
              <w:rPr>
                <w:rFonts w:cs="Times New Roman"/>
                <w:sz w:val="15"/>
                <w:szCs w:val="15"/>
              </w:rPr>
            </w:pPr>
          </w:p>
        </w:tc>
        <w:tc>
          <w:tcPr>
            <w:tcW w:w="0" w:type="auto"/>
            <w:vAlign w:val="center"/>
          </w:tcPr>
          <w:p w14:paraId="03AFBDA9"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BNB</w:t>
            </w:r>
          </w:p>
        </w:tc>
        <w:tc>
          <w:tcPr>
            <w:tcW w:w="0" w:type="auto"/>
            <w:vAlign w:val="center"/>
          </w:tcPr>
          <w:p w14:paraId="080BBE43" w14:textId="102FAB9F"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0.2</w:t>
            </w:r>
            <w:r w:rsidR="00365223">
              <w:rPr>
                <w:rFonts w:cs="Times New Roman"/>
                <w:sz w:val="15"/>
                <w:szCs w:val="15"/>
              </w:rPr>
              <w:t>72</w:t>
            </w:r>
          </w:p>
        </w:tc>
        <w:tc>
          <w:tcPr>
            <w:tcW w:w="0" w:type="auto"/>
            <w:vMerge/>
            <w:vAlign w:val="center"/>
          </w:tcPr>
          <w:p w14:paraId="458EB6DA" w14:textId="77777777" w:rsidR="00CA0819" w:rsidRPr="002E05A7" w:rsidRDefault="00CA0819" w:rsidP="004F07CC">
            <w:pPr>
              <w:pStyle w:val="affff1"/>
              <w:ind w:left="1488" w:hanging="372"/>
              <w:jc w:val="center"/>
              <w:rPr>
                <w:rFonts w:cs="Times New Roman"/>
                <w:sz w:val="15"/>
                <w:szCs w:val="15"/>
              </w:rPr>
            </w:pPr>
          </w:p>
        </w:tc>
      </w:tr>
      <w:tr w:rsidR="00CA0819" w:rsidRPr="002E05A7" w14:paraId="13DF953C" w14:textId="77777777" w:rsidTr="002E05A7">
        <w:trPr>
          <w:jc w:val="center"/>
        </w:trPr>
        <w:tc>
          <w:tcPr>
            <w:tcW w:w="0" w:type="auto"/>
            <w:vMerge/>
            <w:vAlign w:val="center"/>
          </w:tcPr>
          <w:p w14:paraId="01D709E4" w14:textId="77777777" w:rsidR="00CA0819" w:rsidRPr="002E05A7" w:rsidRDefault="00CA0819" w:rsidP="004F07CC">
            <w:pPr>
              <w:pStyle w:val="affff1"/>
              <w:ind w:left="1488" w:hanging="372"/>
              <w:jc w:val="center"/>
              <w:rPr>
                <w:rFonts w:cs="Times New Roman"/>
                <w:sz w:val="15"/>
                <w:szCs w:val="15"/>
              </w:rPr>
            </w:pPr>
          </w:p>
        </w:tc>
        <w:tc>
          <w:tcPr>
            <w:tcW w:w="0" w:type="auto"/>
            <w:vAlign w:val="center"/>
          </w:tcPr>
          <w:p w14:paraId="31A3239B"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GNB</w:t>
            </w:r>
          </w:p>
        </w:tc>
        <w:tc>
          <w:tcPr>
            <w:tcW w:w="0" w:type="auto"/>
            <w:vAlign w:val="center"/>
          </w:tcPr>
          <w:p w14:paraId="5A99B87E" w14:textId="0FD7B454"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0.2</w:t>
            </w:r>
            <w:r w:rsidR="00365223">
              <w:rPr>
                <w:rFonts w:cs="Times New Roman"/>
                <w:sz w:val="15"/>
                <w:szCs w:val="15"/>
              </w:rPr>
              <w:t>36</w:t>
            </w:r>
          </w:p>
        </w:tc>
        <w:tc>
          <w:tcPr>
            <w:tcW w:w="0" w:type="auto"/>
            <w:vMerge/>
            <w:vAlign w:val="center"/>
          </w:tcPr>
          <w:p w14:paraId="564799AE" w14:textId="77777777" w:rsidR="00CA0819" w:rsidRPr="002E05A7" w:rsidRDefault="00CA0819" w:rsidP="004F07CC">
            <w:pPr>
              <w:pStyle w:val="affff1"/>
              <w:ind w:left="1488" w:hanging="372"/>
              <w:jc w:val="center"/>
              <w:rPr>
                <w:rFonts w:cs="Times New Roman"/>
                <w:sz w:val="15"/>
                <w:szCs w:val="15"/>
              </w:rPr>
            </w:pPr>
          </w:p>
        </w:tc>
      </w:tr>
      <w:tr w:rsidR="00CA0819" w:rsidRPr="002E05A7" w14:paraId="7EE1E617" w14:textId="77777777" w:rsidTr="002E05A7">
        <w:trPr>
          <w:jc w:val="center"/>
        </w:trPr>
        <w:tc>
          <w:tcPr>
            <w:tcW w:w="0" w:type="auto"/>
            <w:vMerge/>
            <w:vAlign w:val="center"/>
          </w:tcPr>
          <w:p w14:paraId="036CDD4B" w14:textId="77777777" w:rsidR="00CA0819" w:rsidRPr="002E05A7" w:rsidRDefault="00CA0819" w:rsidP="004F07CC">
            <w:pPr>
              <w:pStyle w:val="affff1"/>
              <w:ind w:left="1488" w:hanging="372"/>
              <w:jc w:val="center"/>
              <w:rPr>
                <w:rFonts w:cs="Times New Roman"/>
                <w:sz w:val="15"/>
                <w:szCs w:val="15"/>
              </w:rPr>
            </w:pPr>
          </w:p>
        </w:tc>
        <w:tc>
          <w:tcPr>
            <w:tcW w:w="0" w:type="auto"/>
            <w:vAlign w:val="center"/>
          </w:tcPr>
          <w:p w14:paraId="02722618"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SVC</w:t>
            </w:r>
          </w:p>
        </w:tc>
        <w:tc>
          <w:tcPr>
            <w:tcW w:w="0" w:type="auto"/>
            <w:vAlign w:val="center"/>
          </w:tcPr>
          <w:p w14:paraId="702C21C2" w14:textId="612DAB84"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w:t>
            </w:r>
            <w:r w:rsidR="00F50B00">
              <w:rPr>
                <w:rFonts w:cs="Times New Roman"/>
                <w:sz w:val="15"/>
                <w:szCs w:val="15"/>
              </w:rPr>
              <w:t>28</w:t>
            </w:r>
          </w:p>
        </w:tc>
        <w:tc>
          <w:tcPr>
            <w:tcW w:w="0" w:type="auto"/>
            <w:vMerge/>
            <w:vAlign w:val="center"/>
          </w:tcPr>
          <w:p w14:paraId="681814C6" w14:textId="77777777" w:rsidR="00CA0819" w:rsidRPr="002E05A7" w:rsidRDefault="00CA0819" w:rsidP="004F07CC">
            <w:pPr>
              <w:pStyle w:val="affff1"/>
              <w:ind w:left="1488" w:hanging="372"/>
              <w:jc w:val="center"/>
              <w:rPr>
                <w:rFonts w:cs="Times New Roman"/>
                <w:sz w:val="15"/>
                <w:szCs w:val="15"/>
              </w:rPr>
            </w:pPr>
          </w:p>
        </w:tc>
      </w:tr>
      <w:tr w:rsidR="00CA0819" w:rsidRPr="002E05A7" w14:paraId="34753705" w14:textId="77777777" w:rsidTr="002E05A7">
        <w:trPr>
          <w:jc w:val="center"/>
        </w:trPr>
        <w:tc>
          <w:tcPr>
            <w:tcW w:w="0" w:type="auto"/>
            <w:vMerge w:val="restart"/>
            <w:tcBorders>
              <w:top w:val="single" w:sz="4" w:space="0" w:color="auto"/>
            </w:tcBorders>
            <w:vAlign w:val="center"/>
          </w:tcPr>
          <w:p w14:paraId="3B44EB5B" w14:textId="77777777"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COOP</w:t>
            </w:r>
          </w:p>
        </w:tc>
        <w:tc>
          <w:tcPr>
            <w:tcW w:w="0" w:type="auto"/>
            <w:tcBorders>
              <w:top w:val="single" w:sz="4" w:space="0" w:color="auto"/>
            </w:tcBorders>
            <w:vAlign w:val="center"/>
          </w:tcPr>
          <w:p w14:paraId="5E05C438"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RFC</w:t>
            </w:r>
          </w:p>
        </w:tc>
        <w:tc>
          <w:tcPr>
            <w:tcW w:w="0" w:type="auto"/>
            <w:tcBorders>
              <w:top w:val="single" w:sz="4" w:space="0" w:color="auto"/>
            </w:tcBorders>
            <w:vAlign w:val="center"/>
          </w:tcPr>
          <w:p w14:paraId="1E458119" w14:textId="3019DF37" w:rsidR="00CA0819" w:rsidRPr="002E05A7" w:rsidRDefault="00CA0819" w:rsidP="002E05A7">
            <w:pPr>
              <w:pStyle w:val="affff1"/>
              <w:ind w:left="1489" w:hanging="373"/>
              <w:jc w:val="center"/>
              <w:rPr>
                <w:rFonts w:cs="Times New Roman"/>
                <w:b/>
                <w:bCs/>
                <w:sz w:val="15"/>
                <w:szCs w:val="15"/>
              </w:rPr>
            </w:pPr>
            <w:r w:rsidRPr="002E05A7">
              <w:rPr>
                <w:rFonts w:cs="Times New Roman"/>
                <w:b/>
                <w:bCs/>
                <w:sz w:val="15"/>
                <w:szCs w:val="15"/>
              </w:rPr>
              <w:t>0.5</w:t>
            </w:r>
          </w:p>
        </w:tc>
        <w:tc>
          <w:tcPr>
            <w:tcW w:w="0" w:type="auto"/>
            <w:vMerge w:val="restart"/>
            <w:tcBorders>
              <w:top w:val="single" w:sz="4" w:space="0" w:color="auto"/>
            </w:tcBorders>
            <w:vAlign w:val="center"/>
          </w:tcPr>
          <w:p w14:paraId="6B764D02" w14:textId="6B9508E9" w:rsidR="00CA0819" w:rsidRPr="002E05A7" w:rsidRDefault="00CA0819" w:rsidP="004F07CC">
            <w:pPr>
              <w:pStyle w:val="affff1"/>
              <w:ind w:left="1488" w:hanging="372"/>
              <w:jc w:val="center"/>
              <w:rPr>
                <w:rFonts w:cs="Times New Roman"/>
                <w:sz w:val="15"/>
                <w:szCs w:val="15"/>
              </w:rPr>
            </w:pPr>
            <w:r w:rsidRPr="002E05A7">
              <w:rPr>
                <w:rFonts w:cs="Times New Roman"/>
                <w:sz w:val="15"/>
                <w:szCs w:val="15"/>
              </w:rPr>
              <w:t>0.35</w:t>
            </w:r>
            <w:r w:rsidR="00F50B00">
              <w:rPr>
                <w:rFonts w:cs="Times New Roman"/>
                <w:sz w:val="15"/>
                <w:szCs w:val="15"/>
              </w:rPr>
              <w:t>3</w:t>
            </w:r>
          </w:p>
        </w:tc>
      </w:tr>
      <w:tr w:rsidR="00CA0819" w:rsidRPr="002E05A7" w14:paraId="3B8E77F6" w14:textId="77777777" w:rsidTr="002E05A7">
        <w:trPr>
          <w:jc w:val="center"/>
        </w:trPr>
        <w:tc>
          <w:tcPr>
            <w:tcW w:w="0" w:type="auto"/>
            <w:vMerge/>
          </w:tcPr>
          <w:p w14:paraId="0FCC86DF" w14:textId="77777777" w:rsidR="00CA0819" w:rsidRPr="002E05A7" w:rsidRDefault="00CA0819" w:rsidP="004F07CC">
            <w:pPr>
              <w:pStyle w:val="affff1"/>
              <w:ind w:left="1488" w:hanging="372"/>
              <w:rPr>
                <w:rFonts w:cs="Times New Roman"/>
                <w:sz w:val="15"/>
                <w:szCs w:val="15"/>
              </w:rPr>
            </w:pPr>
          </w:p>
        </w:tc>
        <w:tc>
          <w:tcPr>
            <w:tcW w:w="0" w:type="auto"/>
            <w:vAlign w:val="center"/>
          </w:tcPr>
          <w:p w14:paraId="345EDA80"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KNNC</w:t>
            </w:r>
          </w:p>
        </w:tc>
        <w:tc>
          <w:tcPr>
            <w:tcW w:w="0" w:type="auto"/>
            <w:vAlign w:val="center"/>
          </w:tcPr>
          <w:p w14:paraId="35F130E6" w14:textId="4F83BADF"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0.4</w:t>
            </w:r>
            <w:r w:rsidR="00563B19">
              <w:rPr>
                <w:rFonts w:cs="Times New Roman"/>
                <w:sz w:val="15"/>
                <w:szCs w:val="15"/>
              </w:rPr>
              <w:t>89</w:t>
            </w:r>
          </w:p>
        </w:tc>
        <w:tc>
          <w:tcPr>
            <w:tcW w:w="0" w:type="auto"/>
            <w:vMerge/>
          </w:tcPr>
          <w:p w14:paraId="00EDBD94" w14:textId="77777777" w:rsidR="00CA0819" w:rsidRPr="002E05A7" w:rsidRDefault="00CA0819" w:rsidP="004F07CC">
            <w:pPr>
              <w:pStyle w:val="affff1"/>
              <w:ind w:left="1488" w:hanging="372"/>
              <w:rPr>
                <w:rFonts w:cs="Times New Roman"/>
                <w:sz w:val="15"/>
                <w:szCs w:val="15"/>
              </w:rPr>
            </w:pPr>
          </w:p>
        </w:tc>
      </w:tr>
      <w:tr w:rsidR="00CA0819" w:rsidRPr="002E05A7" w14:paraId="591FA241" w14:textId="77777777" w:rsidTr="002E05A7">
        <w:trPr>
          <w:jc w:val="center"/>
        </w:trPr>
        <w:tc>
          <w:tcPr>
            <w:tcW w:w="0" w:type="auto"/>
            <w:vMerge/>
          </w:tcPr>
          <w:p w14:paraId="639CDDC0" w14:textId="77777777" w:rsidR="00CA0819" w:rsidRPr="002E05A7" w:rsidRDefault="00CA0819" w:rsidP="004F07CC">
            <w:pPr>
              <w:pStyle w:val="affff1"/>
              <w:ind w:left="1488" w:hanging="372"/>
              <w:rPr>
                <w:rFonts w:cs="Times New Roman"/>
                <w:sz w:val="15"/>
                <w:szCs w:val="15"/>
              </w:rPr>
            </w:pPr>
          </w:p>
        </w:tc>
        <w:tc>
          <w:tcPr>
            <w:tcW w:w="0" w:type="auto"/>
            <w:vAlign w:val="center"/>
          </w:tcPr>
          <w:p w14:paraId="13F3FBB3"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DTC</w:t>
            </w:r>
          </w:p>
        </w:tc>
        <w:tc>
          <w:tcPr>
            <w:tcW w:w="0" w:type="auto"/>
            <w:vAlign w:val="center"/>
          </w:tcPr>
          <w:p w14:paraId="120BB98D" w14:textId="0BA4C9F7"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0.46</w:t>
            </w:r>
            <w:r w:rsidR="00563B19">
              <w:rPr>
                <w:rFonts w:cs="Times New Roman"/>
                <w:sz w:val="15"/>
                <w:szCs w:val="15"/>
              </w:rPr>
              <w:t>5</w:t>
            </w:r>
          </w:p>
        </w:tc>
        <w:tc>
          <w:tcPr>
            <w:tcW w:w="0" w:type="auto"/>
            <w:vMerge/>
          </w:tcPr>
          <w:p w14:paraId="66DA208D" w14:textId="77777777" w:rsidR="00CA0819" w:rsidRPr="002E05A7" w:rsidRDefault="00CA0819" w:rsidP="004F07CC">
            <w:pPr>
              <w:pStyle w:val="affff1"/>
              <w:ind w:left="1488" w:hanging="372"/>
              <w:rPr>
                <w:rFonts w:cs="Times New Roman"/>
                <w:sz w:val="15"/>
                <w:szCs w:val="15"/>
              </w:rPr>
            </w:pPr>
          </w:p>
        </w:tc>
      </w:tr>
      <w:tr w:rsidR="00CA0819" w:rsidRPr="002E05A7" w14:paraId="30B76557" w14:textId="77777777" w:rsidTr="002E05A7">
        <w:trPr>
          <w:jc w:val="center"/>
        </w:trPr>
        <w:tc>
          <w:tcPr>
            <w:tcW w:w="0" w:type="auto"/>
            <w:vMerge/>
          </w:tcPr>
          <w:p w14:paraId="2DA07A12" w14:textId="77777777" w:rsidR="00CA0819" w:rsidRPr="002E05A7" w:rsidRDefault="00CA0819" w:rsidP="004F07CC">
            <w:pPr>
              <w:pStyle w:val="affff1"/>
              <w:ind w:left="1488" w:hanging="372"/>
              <w:rPr>
                <w:rFonts w:cs="Times New Roman"/>
                <w:sz w:val="15"/>
                <w:szCs w:val="15"/>
              </w:rPr>
            </w:pPr>
          </w:p>
        </w:tc>
        <w:tc>
          <w:tcPr>
            <w:tcW w:w="0" w:type="auto"/>
            <w:vAlign w:val="center"/>
          </w:tcPr>
          <w:p w14:paraId="0077D1F2"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BNB</w:t>
            </w:r>
          </w:p>
        </w:tc>
        <w:tc>
          <w:tcPr>
            <w:tcW w:w="0" w:type="auto"/>
            <w:vAlign w:val="center"/>
          </w:tcPr>
          <w:p w14:paraId="0FBDD662" w14:textId="4BE4D11C"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0.33</w:t>
            </w:r>
            <w:r w:rsidR="00563B19">
              <w:rPr>
                <w:rFonts w:cs="Times New Roman"/>
                <w:sz w:val="15"/>
                <w:szCs w:val="15"/>
              </w:rPr>
              <w:t>7</w:t>
            </w:r>
          </w:p>
        </w:tc>
        <w:tc>
          <w:tcPr>
            <w:tcW w:w="0" w:type="auto"/>
            <w:vMerge/>
          </w:tcPr>
          <w:p w14:paraId="00D61A30" w14:textId="77777777" w:rsidR="00CA0819" w:rsidRPr="002E05A7" w:rsidRDefault="00CA0819" w:rsidP="004F07CC">
            <w:pPr>
              <w:pStyle w:val="affff1"/>
              <w:ind w:left="1488" w:hanging="372"/>
              <w:rPr>
                <w:rFonts w:cs="Times New Roman"/>
                <w:sz w:val="15"/>
                <w:szCs w:val="15"/>
              </w:rPr>
            </w:pPr>
          </w:p>
        </w:tc>
      </w:tr>
      <w:tr w:rsidR="00CA0819" w:rsidRPr="002E05A7" w14:paraId="431EAA41" w14:textId="77777777" w:rsidTr="002E05A7">
        <w:trPr>
          <w:jc w:val="center"/>
        </w:trPr>
        <w:tc>
          <w:tcPr>
            <w:tcW w:w="0" w:type="auto"/>
            <w:vMerge/>
          </w:tcPr>
          <w:p w14:paraId="06B777CA" w14:textId="77777777" w:rsidR="00CA0819" w:rsidRPr="002E05A7" w:rsidRDefault="00CA0819" w:rsidP="004F07CC">
            <w:pPr>
              <w:pStyle w:val="affff1"/>
              <w:ind w:left="1488" w:hanging="372"/>
              <w:rPr>
                <w:rFonts w:cs="Times New Roman"/>
                <w:sz w:val="15"/>
                <w:szCs w:val="15"/>
              </w:rPr>
            </w:pPr>
          </w:p>
        </w:tc>
        <w:tc>
          <w:tcPr>
            <w:tcW w:w="0" w:type="auto"/>
            <w:vAlign w:val="center"/>
          </w:tcPr>
          <w:p w14:paraId="477B380E"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GNB</w:t>
            </w:r>
          </w:p>
        </w:tc>
        <w:tc>
          <w:tcPr>
            <w:tcW w:w="0" w:type="auto"/>
            <w:vAlign w:val="center"/>
          </w:tcPr>
          <w:p w14:paraId="5D22495A" w14:textId="24370AD9"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0.19</w:t>
            </w:r>
            <w:r w:rsidR="00C746EC">
              <w:rPr>
                <w:rFonts w:cs="Times New Roman"/>
                <w:sz w:val="15"/>
                <w:szCs w:val="15"/>
              </w:rPr>
              <w:t>3</w:t>
            </w:r>
          </w:p>
        </w:tc>
        <w:tc>
          <w:tcPr>
            <w:tcW w:w="0" w:type="auto"/>
            <w:vMerge/>
          </w:tcPr>
          <w:p w14:paraId="0764DA7D" w14:textId="77777777" w:rsidR="00CA0819" w:rsidRPr="002E05A7" w:rsidRDefault="00CA0819" w:rsidP="004F07CC">
            <w:pPr>
              <w:pStyle w:val="affff1"/>
              <w:ind w:left="1488" w:hanging="372"/>
              <w:rPr>
                <w:rFonts w:cs="Times New Roman"/>
                <w:sz w:val="15"/>
                <w:szCs w:val="15"/>
              </w:rPr>
            </w:pPr>
          </w:p>
        </w:tc>
      </w:tr>
      <w:tr w:rsidR="00CA0819" w:rsidRPr="002E05A7" w14:paraId="56192668" w14:textId="77777777" w:rsidTr="002E05A7">
        <w:trPr>
          <w:jc w:val="center"/>
        </w:trPr>
        <w:tc>
          <w:tcPr>
            <w:tcW w:w="0" w:type="auto"/>
            <w:vMerge/>
            <w:tcBorders>
              <w:bottom w:val="single" w:sz="12" w:space="0" w:color="auto"/>
            </w:tcBorders>
          </w:tcPr>
          <w:p w14:paraId="0A7645F9" w14:textId="77777777" w:rsidR="00CA0819" w:rsidRPr="002E05A7" w:rsidRDefault="00CA0819" w:rsidP="004F07CC">
            <w:pPr>
              <w:pStyle w:val="affff1"/>
              <w:ind w:left="1488" w:hanging="372"/>
              <w:rPr>
                <w:rFonts w:cs="Times New Roman"/>
                <w:sz w:val="15"/>
                <w:szCs w:val="15"/>
              </w:rPr>
            </w:pPr>
          </w:p>
        </w:tc>
        <w:tc>
          <w:tcPr>
            <w:tcW w:w="0" w:type="auto"/>
            <w:tcBorders>
              <w:bottom w:val="single" w:sz="12" w:space="0" w:color="auto"/>
            </w:tcBorders>
            <w:vAlign w:val="center"/>
          </w:tcPr>
          <w:p w14:paraId="76672A6F" w14:textId="77777777" w:rsidR="00CA0819" w:rsidRPr="002E05A7" w:rsidRDefault="00CA0819" w:rsidP="004F07CC">
            <w:pPr>
              <w:pStyle w:val="affff1"/>
              <w:ind w:left="1488" w:hanging="372"/>
              <w:jc w:val="center"/>
              <w:rPr>
                <w:rFonts w:cs="Times New Roman"/>
                <w:sz w:val="15"/>
                <w:szCs w:val="15"/>
              </w:rPr>
            </w:pPr>
            <w:r w:rsidRPr="002E05A7">
              <w:rPr>
                <w:rFonts w:eastAsia="Yu Mincho" w:cs="Times New Roman"/>
                <w:sz w:val="15"/>
                <w:szCs w:val="15"/>
                <w:lang w:eastAsia="ja-JP"/>
              </w:rPr>
              <w:t>SVC</w:t>
            </w:r>
          </w:p>
        </w:tc>
        <w:tc>
          <w:tcPr>
            <w:tcW w:w="0" w:type="auto"/>
            <w:tcBorders>
              <w:bottom w:val="single" w:sz="12" w:space="0" w:color="auto"/>
            </w:tcBorders>
            <w:vAlign w:val="center"/>
          </w:tcPr>
          <w:p w14:paraId="6ED3E161" w14:textId="6EA7DAFB" w:rsidR="00CA0819" w:rsidRPr="002E05A7" w:rsidRDefault="00CA0819" w:rsidP="002E05A7">
            <w:pPr>
              <w:pStyle w:val="affff1"/>
              <w:ind w:left="1488" w:hanging="372"/>
              <w:jc w:val="center"/>
              <w:rPr>
                <w:rFonts w:cs="Times New Roman"/>
                <w:sz w:val="15"/>
                <w:szCs w:val="15"/>
              </w:rPr>
            </w:pPr>
            <w:r w:rsidRPr="002E05A7">
              <w:rPr>
                <w:rFonts w:cs="Times New Roman"/>
                <w:sz w:val="15"/>
                <w:szCs w:val="15"/>
              </w:rPr>
              <w:t>0.14</w:t>
            </w:r>
          </w:p>
        </w:tc>
        <w:tc>
          <w:tcPr>
            <w:tcW w:w="0" w:type="auto"/>
            <w:vMerge/>
            <w:tcBorders>
              <w:bottom w:val="single" w:sz="12" w:space="0" w:color="auto"/>
            </w:tcBorders>
          </w:tcPr>
          <w:p w14:paraId="517A2638" w14:textId="77777777" w:rsidR="00CA0819" w:rsidRPr="002E05A7" w:rsidRDefault="00CA0819" w:rsidP="004F07CC">
            <w:pPr>
              <w:pStyle w:val="affff1"/>
              <w:ind w:left="1488" w:hanging="372"/>
              <w:rPr>
                <w:rFonts w:cs="Times New Roman"/>
                <w:sz w:val="15"/>
                <w:szCs w:val="15"/>
              </w:rPr>
            </w:pPr>
          </w:p>
        </w:tc>
      </w:tr>
    </w:tbl>
    <w:p w14:paraId="6B4A7AD9" w14:textId="77777777" w:rsidR="00957882" w:rsidRDefault="00957882" w:rsidP="00222AD6">
      <w:pPr>
        <w:pStyle w:val="a3"/>
        <w:ind w:firstLineChars="0" w:firstLine="0"/>
      </w:pPr>
    </w:p>
    <w:p w14:paraId="2357C115" w14:textId="3888B935" w:rsidR="00957882" w:rsidRPr="006C2B8E" w:rsidRDefault="00957882" w:rsidP="00957882">
      <w:pPr>
        <w:pStyle w:val="a9"/>
        <w:keepNext/>
        <w:jc w:val="center"/>
        <w:rPr>
          <w:rFonts w:ascii="Times New Roman" w:hAnsi="Times New Roman"/>
          <w:szCs w:val="18"/>
        </w:rPr>
      </w:pPr>
      <w:bookmarkStart w:id="972" w:name="_Ref70452056"/>
      <w:r w:rsidRPr="006C2B8E">
        <w:rPr>
          <w:rFonts w:ascii="Times New Roman" w:hAnsi="Times New Roman"/>
          <w:szCs w:val="18"/>
        </w:rPr>
        <w:t>表</w:t>
      </w:r>
      <w:r w:rsidRPr="006C2B8E">
        <w:rPr>
          <w:rFonts w:ascii="Times New Roman" w:hAnsi="Times New Roman"/>
          <w:szCs w:val="18"/>
        </w:rPr>
        <w:fldChar w:fldCharType="begin"/>
      </w:r>
      <w:r w:rsidRPr="00222AD6">
        <w:rPr>
          <w:rFonts w:ascii="Times New Roman" w:hAnsi="Times New Roman"/>
          <w:szCs w:val="18"/>
        </w:rPr>
        <w:instrText xml:space="preserve"> SEQ </w:instrText>
      </w:r>
      <w:r w:rsidRPr="00222AD6">
        <w:rPr>
          <w:rFonts w:ascii="Times New Roman" w:hAnsi="Times New Roman"/>
          <w:szCs w:val="18"/>
        </w:rPr>
        <w:instrText>表</w:instrText>
      </w:r>
      <w:r w:rsidRPr="00222AD6">
        <w:rPr>
          <w:rFonts w:ascii="Times New Roman" w:hAnsi="Times New Roman"/>
          <w:szCs w:val="18"/>
        </w:rPr>
        <w:instrText xml:space="preserve"> \* ARABIC </w:instrText>
      </w:r>
      <w:r w:rsidRPr="006C2B8E">
        <w:rPr>
          <w:rFonts w:ascii="Times New Roman" w:hAnsi="Times New Roman"/>
          <w:szCs w:val="18"/>
        </w:rPr>
        <w:fldChar w:fldCharType="separate"/>
      </w:r>
      <w:r>
        <w:rPr>
          <w:rFonts w:ascii="Times New Roman" w:hAnsi="Times New Roman"/>
          <w:noProof/>
          <w:szCs w:val="18"/>
        </w:rPr>
        <w:t>7</w:t>
      </w:r>
      <w:r w:rsidRPr="006C2B8E">
        <w:rPr>
          <w:rFonts w:ascii="Times New Roman" w:hAnsi="Times New Roman"/>
          <w:szCs w:val="18"/>
        </w:rPr>
        <w:fldChar w:fldCharType="end"/>
      </w:r>
      <w:bookmarkEnd w:id="972"/>
      <w:r w:rsidRPr="006C2B8E">
        <w:rPr>
          <w:rFonts w:ascii="Times New Roman" w:hAnsi="Times New Roman"/>
          <w:szCs w:val="18"/>
        </w:rPr>
        <w:t>使用</w:t>
      </w:r>
      <w:r w:rsidRPr="006C2B8E">
        <w:rPr>
          <w:rFonts w:ascii="Times New Roman" w:hAnsi="Times New Roman"/>
          <w:szCs w:val="18"/>
        </w:rPr>
        <w:t>3</w:t>
      </w:r>
      <w:r w:rsidRPr="006C2B8E">
        <w:rPr>
          <w:rFonts w:ascii="Times New Roman" w:hAnsi="Times New Roman"/>
          <w:szCs w:val="18"/>
        </w:rPr>
        <w:t>种度量元集构建缺陷倾向性预测模型的</w:t>
      </w:r>
      <w:r w:rsidR="00EE1E8E">
        <w:rPr>
          <w:rFonts w:ascii="Times New Roman" w:hAnsi="Times New Roman" w:hint="eastAsia"/>
          <w:szCs w:val="18"/>
        </w:rPr>
        <w:t>AUC</w:t>
      </w:r>
      <w:r w:rsidRPr="006C2B8E">
        <w:rPr>
          <w:rFonts w:ascii="Times New Roman" w:hAnsi="Times New Roman"/>
          <w:szCs w:val="18"/>
        </w:rPr>
        <w:t>值</w:t>
      </w: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1860"/>
        <w:gridCol w:w="1860"/>
        <w:gridCol w:w="1860"/>
      </w:tblGrid>
      <w:tr w:rsidR="00957882" w:rsidRPr="002E05A7" w14:paraId="00B75D15" w14:textId="77777777" w:rsidTr="004F07CC">
        <w:trPr>
          <w:trHeight w:val="242"/>
          <w:jc w:val="center"/>
        </w:trPr>
        <w:tc>
          <w:tcPr>
            <w:tcW w:w="0" w:type="auto"/>
            <w:vMerge w:val="restart"/>
            <w:tcBorders>
              <w:top w:val="single" w:sz="12" w:space="0" w:color="auto"/>
            </w:tcBorders>
            <w:vAlign w:val="center"/>
          </w:tcPr>
          <w:p w14:paraId="78970BFB" w14:textId="77777777"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度量元集</w:t>
            </w:r>
          </w:p>
        </w:tc>
        <w:tc>
          <w:tcPr>
            <w:tcW w:w="0" w:type="auto"/>
            <w:vMerge w:val="restart"/>
            <w:tcBorders>
              <w:top w:val="single" w:sz="12" w:space="0" w:color="auto"/>
            </w:tcBorders>
            <w:vAlign w:val="center"/>
          </w:tcPr>
          <w:p w14:paraId="55B395B7" w14:textId="77777777"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模型</w:t>
            </w:r>
          </w:p>
        </w:tc>
        <w:tc>
          <w:tcPr>
            <w:tcW w:w="0" w:type="auto"/>
            <w:gridSpan w:val="2"/>
            <w:tcBorders>
              <w:top w:val="single" w:sz="12" w:space="0" w:color="auto"/>
              <w:bottom w:val="single" w:sz="4" w:space="0" w:color="auto"/>
            </w:tcBorders>
            <w:vAlign w:val="center"/>
          </w:tcPr>
          <w:p w14:paraId="65837F4B" w14:textId="44477214" w:rsidR="00957882" w:rsidRPr="00222AD6" w:rsidRDefault="00C56308" w:rsidP="004F07CC">
            <w:pPr>
              <w:pStyle w:val="affff1"/>
              <w:ind w:left="1488" w:hanging="372"/>
              <w:jc w:val="center"/>
              <w:rPr>
                <w:rFonts w:cs="Times New Roman"/>
                <w:sz w:val="15"/>
                <w:szCs w:val="15"/>
              </w:rPr>
            </w:pPr>
            <w:r w:rsidRPr="00222AD6">
              <w:rPr>
                <w:rFonts w:cs="Times New Roman"/>
                <w:sz w:val="15"/>
                <w:szCs w:val="15"/>
              </w:rPr>
              <w:t>AUC</w:t>
            </w:r>
          </w:p>
        </w:tc>
      </w:tr>
      <w:tr w:rsidR="00957882" w:rsidRPr="002E05A7" w14:paraId="585D6EEF" w14:textId="77777777" w:rsidTr="004F07CC">
        <w:trPr>
          <w:trHeight w:val="242"/>
          <w:jc w:val="center"/>
        </w:trPr>
        <w:tc>
          <w:tcPr>
            <w:tcW w:w="0" w:type="auto"/>
            <w:vMerge/>
            <w:tcBorders>
              <w:bottom w:val="single" w:sz="12" w:space="0" w:color="auto"/>
            </w:tcBorders>
            <w:vAlign w:val="center"/>
          </w:tcPr>
          <w:p w14:paraId="157A9346" w14:textId="77777777" w:rsidR="00957882" w:rsidRPr="002E05A7" w:rsidRDefault="00957882" w:rsidP="004F07CC">
            <w:pPr>
              <w:pStyle w:val="affff1"/>
              <w:ind w:left="1488" w:hanging="372"/>
              <w:jc w:val="center"/>
              <w:rPr>
                <w:rFonts w:cs="Times New Roman"/>
                <w:sz w:val="15"/>
                <w:szCs w:val="15"/>
              </w:rPr>
            </w:pPr>
          </w:p>
        </w:tc>
        <w:tc>
          <w:tcPr>
            <w:tcW w:w="0" w:type="auto"/>
            <w:vMerge/>
            <w:tcBorders>
              <w:bottom w:val="single" w:sz="12" w:space="0" w:color="auto"/>
            </w:tcBorders>
            <w:vAlign w:val="center"/>
          </w:tcPr>
          <w:p w14:paraId="1A709117" w14:textId="77777777" w:rsidR="00957882" w:rsidRPr="002E05A7" w:rsidRDefault="00957882" w:rsidP="004F07CC">
            <w:pPr>
              <w:pStyle w:val="affff1"/>
              <w:ind w:left="1488" w:hanging="372"/>
              <w:jc w:val="center"/>
              <w:rPr>
                <w:rFonts w:cs="Times New Roman"/>
                <w:sz w:val="15"/>
                <w:szCs w:val="15"/>
              </w:rPr>
            </w:pPr>
          </w:p>
        </w:tc>
        <w:tc>
          <w:tcPr>
            <w:tcW w:w="0" w:type="auto"/>
            <w:tcBorders>
              <w:top w:val="single" w:sz="4" w:space="0" w:color="auto"/>
              <w:bottom w:val="single" w:sz="12" w:space="0" w:color="auto"/>
            </w:tcBorders>
            <w:vAlign w:val="center"/>
          </w:tcPr>
          <w:p w14:paraId="6B7AE839" w14:textId="77777777"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单值</w:t>
            </w:r>
          </w:p>
        </w:tc>
        <w:tc>
          <w:tcPr>
            <w:tcW w:w="0" w:type="auto"/>
            <w:tcBorders>
              <w:top w:val="single" w:sz="4" w:space="0" w:color="auto"/>
              <w:bottom w:val="single" w:sz="12" w:space="0" w:color="auto"/>
            </w:tcBorders>
            <w:vAlign w:val="center"/>
          </w:tcPr>
          <w:p w14:paraId="652BB220" w14:textId="77777777"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均值</w:t>
            </w:r>
          </w:p>
        </w:tc>
      </w:tr>
      <w:tr w:rsidR="00957882" w:rsidRPr="002E05A7" w14:paraId="33C1AEF4" w14:textId="77777777" w:rsidTr="004F07CC">
        <w:trPr>
          <w:jc w:val="center"/>
        </w:trPr>
        <w:tc>
          <w:tcPr>
            <w:tcW w:w="0" w:type="auto"/>
            <w:vMerge w:val="restart"/>
            <w:tcBorders>
              <w:top w:val="single" w:sz="12" w:space="0" w:color="auto"/>
            </w:tcBorders>
            <w:vAlign w:val="center"/>
          </w:tcPr>
          <w:p w14:paraId="1375A397"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COOP-</w:t>
            </w:r>
            <w:r w:rsidRPr="002E05A7">
              <w:rPr>
                <w:rFonts w:cs="Times New Roman"/>
                <w:sz w:val="15"/>
                <w:szCs w:val="15"/>
              </w:rPr>
              <w:t>SC</w:t>
            </w:r>
            <w:r w:rsidRPr="002E05A7">
              <w:rPr>
                <w:rFonts w:eastAsia="Yu Mincho" w:cs="Times New Roman"/>
                <w:sz w:val="15"/>
                <w:szCs w:val="15"/>
                <w:lang w:eastAsia="ja-JP"/>
              </w:rPr>
              <w:t>-</w:t>
            </w:r>
            <w:r w:rsidRPr="002E05A7">
              <w:rPr>
                <w:rFonts w:cs="Times New Roman"/>
                <w:sz w:val="15"/>
                <w:szCs w:val="15"/>
              </w:rPr>
              <w:t>Sol</w:t>
            </w:r>
          </w:p>
        </w:tc>
        <w:tc>
          <w:tcPr>
            <w:tcW w:w="0" w:type="auto"/>
            <w:tcBorders>
              <w:top w:val="single" w:sz="12" w:space="0" w:color="auto"/>
            </w:tcBorders>
            <w:vAlign w:val="center"/>
          </w:tcPr>
          <w:p w14:paraId="23118663"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RFC</w:t>
            </w:r>
          </w:p>
        </w:tc>
        <w:tc>
          <w:tcPr>
            <w:tcW w:w="0" w:type="auto"/>
            <w:tcBorders>
              <w:top w:val="single" w:sz="12" w:space="0" w:color="auto"/>
            </w:tcBorders>
            <w:vAlign w:val="center"/>
          </w:tcPr>
          <w:p w14:paraId="725D5615" w14:textId="164160DF" w:rsidR="00957882" w:rsidRPr="002E05A7" w:rsidRDefault="00957882" w:rsidP="004F07CC">
            <w:pPr>
              <w:pStyle w:val="affff1"/>
              <w:ind w:left="1489" w:hanging="373"/>
              <w:jc w:val="center"/>
              <w:rPr>
                <w:rFonts w:cs="Times New Roman"/>
                <w:b/>
                <w:bCs/>
                <w:sz w:val="15"/>
                <w:szCs w:val="15"/>
              </w:rPr>
            </w:pPr>
            <w:r w:rsidRPr="002E05A7">
              <w:rPr>
                <w:rFonts w:cs="Times New Roman"/>
                <w:b/>
                <w:bCs/>
                <w:sz w:val="15"/>
                <w:szCs w:val="15"/>
              </w:rPr>
              <w:t>0.</w:t>
            </w:r>
            <w:r w:rsidR="00476799">
              <w:rPr>
                <w:rFonts w:cs="Times New Roman"/>
                <w:b/>
                <w:bCs/>
                <w:sz w:val="15"/>
                <w:szCs w:val="15"/>
              </w:rPr>
              <w:t>9</w:t>
            </w:r>
          </w:p>
        </w:tc>
        <w:tc>
          <w:tcPr>
            <w:tcW w:w="0" w:type="auto"/>
            <w:vMerge w:val="restart"/>
            <w:tcBorders>
              <w:top w:val="single" w:sz="12" w:space="0" w:color="auto"/>
            </w:tcBorders>
            <w:vAlign w:val="center"/>
          </w:tcPr>
          <w:p w14:paraId="01BC66D5" w14:textId="5638EF3F" w:rsidR="00957882" w:rsidRPr="002E05A7" w:rsidRDefault="00957882" w:rsidP="004F07CC">
            <w:pPr>
              <w:pStyle w:val="affff1"/>
              <w:ind w:left="1489" w:hanging="373"/>
              <w:jc w:val="center"/>
              <w:rPr>
                <w:rFonts w:cs="Times New Roman"/>
                <w:b/>
                <w:bCs/>
                <w:sz w:val="15"/>
                <w:szCs w:val="15"/>
              </w:rPr>
            </w:pPr>
            <w:r w:rsidRPr="002E05A7">
              <w:rPr>
                <w:rFonts w:cs="Times New Roman"/>
                <w:b/>
                <w:bCs/>
                <w:sz w:val="15"/>
                <w:szCs w:val="15"/>
              </w:rPr>
              <w:t>0.</w:t>
            </w:r>
            <w:r w:rsidR="00476799">
              <w:rPr>
                <w:rFonts w:cs="Times New Roman"/>
                <w:b/>
                <w:bCs/>
                <w:sz w:val="15"/>
                <w:szCs w:val="15"/>
              </w:rPr>
              <w:t>809</w:t>
            </w:r>
          </w:p>
        </w:tc>
      </w:tr>
      <w:tr w:rsidR="00957882" w:rsidRPr="002E05A7" w14:paraId="7A274F61" w14:textId="77777777" w:rsidTr="004F07CC">
        <w:trPr>
          <w:jc w:val="center"/>
        </w:trPr>
        <w:tc>
          <w:tcPr>
            <w:tcW w:w="0" w:type="auto"/>
            <w:vMerge/>
            <w:vAlign w:val="center"/>
          </w:tcPr>
          <w:p w14:paraId="28619B9D" w14:textId="77777777" w:rsidR="00957882" w:rsidRPr="002E05A7" w:rsidRDefault="00957882" w:rsidP="004F07CC">
            <w:pPr>
              <w:pStyle w:val="affff1"/>
              <w:ind w:left="1488" w:hanging="372"/>
              <w:jc w:val="center"/>
              <w:rPr>
                <w:rFonts w:eastAsia="Yu Mincho" w:cs="Times New Roman"/>
                <w:sz w:val="15"/>
                <w:szCs w:val="15"/>
                <w:lang w:eastAsia="ja-JP"/>
              </w:rPr>
            </w:pPr>
          </w:p>
        </w:tc>
        <w:tc>
          <w:tcPr>
            <w:tcW w:w="0" w:type="auto"/>
            <w:vAlign w:val="center"/>
          </w:tcPr>
          <w:p w14:paraId="439B9FC4"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KNNC</w:t>
            </w:r>
          </w:p>
        </w:tc>
        <w:tc>
          <w:tcPr>
            <w:tcW w:w="0" w:type="auto"/>
            <w:vAlign w:val="center"/>
          </w:tcPr>
          <w:p w14:paraId="444CF1DA" w14:textId="50D361C8"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DC288A">
              <w:rPr>
                <w:rFonts w:cs="Times New Roman"/>
                <w:sz w:val="15"/>
                <w:szCs w:val="15"/>
              </w:rPr>
              <w:t>838</w:t>
            </w:r>
          </w:p>
        </w:tc>
        <w:tc>
          <w:tcPr>
            <w:tcW w:w="0" w:type="auto"/>
            <w:vMerge/>
            <w:vAlign w:val="center"/>
          </w:tcPr>
          <w:p w14:paraId="56E71541" w14:textId="77777777" w:rsidR="00957882" w:rsidRPr="002E05A7" w:rsidRDefault="00957882" w:rsidP="004F07CC">
            <w:pPr>
              <w:pStyle w:val="affff1"/>
              <w:ind w:left="1488" w:hanging="372"/>
              <w:jc w:val="center"/>
              <w:rPr>
                <w:rFonts w:cs="Times New Roman"/>
                <w:sz w:val="15"/>
                <w:szCs w:val="15"/>
              </w:rPr>
            </w:pPr>
          </w:p>
        </w:tc>
      </w:tr>
      <w:tr w:rsidR="00957882" w:rsidRPr="002E05A7" w14:paraId="1E3461C5" w14:textId="77777777" w:rsidTr="004F07CC">
        <w:trPr>
          <w:jc w:val="center"/>
        </w:trPr>
        <w:tc>
          <w:tcPr>
            <w:tcW w:w="0" w:type="auto"/>
            <w:vMerge/>
            <w:vAlign w:val="center"/>
          </w:tcPr>
          <w:p w14:paraId="511D243D" w14:textId="77777777" w:rsidR="00957882" w:rsidRPr="002E05A7" w:rsidRDefault="00957882" w:rsidP="004F07CC">
            <w:pPr>
              <w:pStyle w:val="affff1"/>
              <w:ind w:left="1488" w:hanging="372"/>
              <w:jc w:val="center"/>
              <w:rPr>
                <w:rFonts w:eastAsia="Yu Mincho" w:cs="Times New Roman"/>
                <w:sz w:val="15"/>
                <w:szCs w:val="15"/>
                <w:lang w:eastAsia="ja-JP"/>
              </w:rPr>
            </w:pPr>
          </w:p>
        </w:tc>
        <w:tc>
          <w:tcPr>
            <w:tcW w:w="0" w:type="auto"/>
            <w:vAlign w:val="center"/>
          </w:tcPr>
          <w:p w14:paraId="6604167E"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DTC</w:t>
            </w:r>
          </w:p>
        </w:tc>
        <w:tc>
          <w:tcPr>
            <w:tcW w:w="0" w:type="auto"/>
            <w:vAlign w:val="center"/>
          </w:tcPr>
          <w:p w14:paraId="45DFD3EA" w14:textId="405EE5EB"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DC288A">
              <w:rPr>
                <w:rFonts w:cs="Times New Roman"/>
                <w:sz w:val="15"/>
                <w:szCs w:val="15"/>
              </w:rPr>
              <w:t>714</w:t>
            </w:r>
          </w:p>
        </w:tc>
        <w:tc>
          <w:tcPr>
            <w:tcW w:w="0" w:type="auto"/>
            <w:vMerge/>
            <w:vAlign w:val="center"/>
          </w:tcPr>
          <w:p w14:paraId="36D18051" w14:textId="77777777" w:rsidR="00957882" w:rsidRPr="002E05A7" w:rsidRDefault="00957882" w:rsidP="004F07CC">
            <w:pPr>
              <w:pStyle w:val="affff1"/>
              <w:ind w:left="1488" w:hanging="372"/>
              <w:jc w:val="center"/>
              <w:rPr>
                <w:rFonts w:cs="Times New Roman"/>
                <w:sz w:val="15"/>
                <w:szCs w:val="15"/>
              </w:rPr>
            </w:pPr>
          </w:p>
        </w:tc>
      </w:tr>
      <w:tr w:rsidR="00957882" w:rsidRPr="002E05A7" w14:paraId="7D9000AD" w14:textId="77777777" w:rsidTr="004F07CC">
        <w:trPr>
          <w:jc w:val="center"/>
        </w:trPr>
        <w:tc>
          <w:tcPr>
            <w:tcW w:w="0" w:type="auto"/>
            <w:vMerge/>
            <w:vAlign w:val="center"/>
          </w:tcPr>
          <w:p w14:paraId="5A977AD6" w14:textId="77777777" w:rsidR="00957882" w:rsidRPr="002E05A7" w:rsidRDefault="00957882" w:rsidP="004F07CC">
            <w:pPr>
              <w:pStyle w:val="affff1"/>
              <w:ind w:left="1488" w:hanging="372"/>
              <w:jc w:val="center"/>
              <w:rPr>
                <w:rFonts w:eastAsia="Yu Mincho" w:cs="Times New Roman"/>
                <w:sz w:val="15"/>
                <w:szCs w:val="15"/>
                <w:lang w:eastAsia="ja-JP"/>
              </w:rPr>
            </w:pPr>
          </w:p>
        </w:tc>
        <w:tc>
          <w:tcPr>
            <w:tcW w:w="0" w:type="auto"/>
            <w:vAlign w:val="center"/>
          </w:tcPr>
          <w:p w14:paraId="00504D65"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BNB</w:t>
            </w:r>
          </w:p>
        </w:tc>
        <w:tc>
          <w:tcPr>
            <w:tcW w:w="0" w:type="auto"/>
            <w:vAlign w:val="center"/>
          </w:tcPr>
          <w:p w14:paraId="23B5D384" w14:textId="694516C8"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DC288A">
              <w:rPr>
                <w:rFonts w:cs="Times New Roman"/>
                <w:sz w:val="15"/>
                <w:szCs w:val="15"/>
              </w:rPr>
              <w:t>78</w:t>
            </w:r>
          </w:p>
        </w:tc>
        <w:tc>
          <w:tcPr>
            <w:tcW w:w="0" w:type="auto"/>
            <w:vMerge/>
            <w:vAlign w:val="center"/>
          </w:tcPr>
          <w:p w14:paraId="11802ECC" w14:textId="77777777" w:rsidR="00957882" w:rsidRPr="002E05A7" w:rsidRDefault="00957882" w:rsidP="004F07CC">
            <w:pPr>
              <w:pStyle w:val="affff1"/>
              <w:ind w:left="1488" w:hanging="372"/>
              <w:jc w:val="center"/>
              <w:rPr>
                <w:rFonts w:cs="Times New Roman"/>
                <w:sz w:val="15"/>
                <w:szCs w:val="15"/>
              </w:rPr>
            </w:pPr>
          </w:p>
        </w:tc>
      </w:tr>
      <w:tr w:rsidR="00957882" w:rsidRPr="002E05A7" w14:paraId="30206CEB" w14:textId="77777777" w:rsidTr="004F07CC">
        <w:trPr>
          <w:jc w:val="center"/>
        </w:trPr>
        <w:tc>
          <w:tcPr>
            <w:tcW w:w="0" w:type="auto"/>
            <w:vMerge/>
            <w:vAlign w:val="center"/>
          </w:tcPr>
          <w:p w14:paraId="1876F25F" w14:textId="77777777" w:rsidR="00957882" w:rsidRPr="002E05A7" w:rsidRDefault="00957882" w:rsidP="004F07CC">
            <w:pPr>
              <w:pStyle w:val="affff1"/>
              <w:ind w:left="1488" w:hanging="372"/>
              <w:jc w:val="center"/>
              <w:rPr>
                <w:rFonts w:eastAsia="Yu Mincho" w:cs="Times New Roman"/>
                <w:sz w:val="15"/>
                <w:szCs w:val="15"/>
                <w:lang w:eastAsia="ja-JP"/>
              </w:rPr>
            </w:pPr>
          </w:p>
        </w:tc>
        <w:tc>
          <w:tcPr>
            <w:tcW w:w="0" w:type="auto"/>
            <w:vAlign w:val="center"/>
          </w:tcPr>
          <w:p w14:paraId="263CF45D"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GNB</w:t>
            </w:r>
          </w:p>
        </w:tc>
        <w:tc>
          <w:tcPr>
            <w:tcW w:w="0" w:type="auto"/>
            <w:vAlign w:val="center"/>
          </w:tcPr>
          <w:p w14:paraId="0B776310" w14:textId="2DFBF62C"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DC288A">
              <w:rPr>
                <w:rFonts w:cs="Times New Roman"/>
                <w:sz w:val="15"/>
                <w:szCs w:val="15"/>
              </w:rPr>
              <w:t>774</w:t>
            </w:r>
          </w:p>
        </w:tc>
        <w:tc>
          <w:tcPr>
            <w:tcW w:w="0" w:type="auto"/>
            <w:vMerge/>
            <w:vAlign w:val="center"/>
          </w:tcPr>
          <w:p w14:paraId="7E201707" w14:textId="77777777" w:rsidR="00957882" w:rsidRPr="002E05A7" w:rsidRDefault="00957882" w:rsidP="004F07CC">
            <w:pPr>
              <w:pStyle w:val="affff1"/>
              <w:ind w:left="1488" w:hanging="372"/>
              <w:jc w:val="center"/>
              <w:rPr>
                <w:rFonts w:cs="Times New Roman"/>
                <w:sz w:val="15"/>
                <w:szCs w:val="15"/>
              </w:rPr>
            </w:pPr>
          </w:p>
        </w:tc>
      </w:tr>
      <w:tr w:rsidR="00957882" w:rsidRPr="002E05A7" w14:paraId="3DEE4D60" w14:textId="77777777" w:rsidTr="004F07CC">
        <w:trPr>
          <w:jc w:val="center"/>
        </w:trPr>
        <w:tc>
          <w:tcPr>
            <w:tcW w:w="0" w:type="auto"/>
            <w:vMerge/>
            <w:vAlign w:val="center"/>
          </w:tcPr>
          <w:p w14:paraId="66FF3322" w14:textId="77777777" w:rsidR="00957882" w:rsidRPr="002E05A7" w:rsidRDefault="00957882" w:rsidP="004F07CC">
            <w:pPr>
              <w:pStyle w:val="affff1"/>
              <w:ind w:left="1488" w:hanging="372"/>
              <w:jc w:val="center"/>
              <w:rPr>
                <w:rFonts w:eastAsia="Yu Mincho" w:cs="Times New Roman"/>
                <w:sz w:val="15"/>
                <w:szCs w:val="15"/>
                <w:lang w:eastAsia="ja-JP"/>
              </w:rPr>
            </w:pPr>
          </w:p>
        </w:tc>
        <w:tc>
          <w:tcPr>
            <w:tcW w:w="0" w:type="auto"/>
            <w:vAlign w:val="center"/>
          </w:tcPr>
          <w:p w14:paraId="67598F4B"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SVC</w:t>
            </w:r>
          </w:p>
        </w:tc>
        <w:tc>
          <w:tcPr>
            <w:tcW w:w="0" w:type="auto"/>
            <w:vAlign w:val="center"/>
          </w:tcPr>
          <w:p w14:paraId="71DB1852" w14:textId="5DE0E635"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476799">
              <w:rPr>
                <w:rFonts w:cs="Times New Roman"/>
                <w:sz w:val="15"/>
                <w:szCs w:val="15"/>
              </w:rPr>
              <w:t>847</w:t>
            </w:r>
          </w:p>
        </w:tc>
        <w:tc>
          <w:tcPr>
            <w:tcW w:w="0" w:type="auto"/>
            <w:vMerge/>
            <w:vAlign w:val="center"/>
          </w:tcPr>
          <w:p w14:paraId="7D40E717" w14:textId="77777777" w:rsidR="00957882" w:rsidRPr="002E05A7" w:rsidRDefault="00957882" w:rsidP="004F07CC">
            <w:pPr>
              <w:pStyle w:val="affff1"/>
              <w:ind w:left="1488" w:hanging="372"/>
              <w:jc w:val="center"/>
              <w:rPr>
                <w:rFonts w:cs="Times New Roman"/>
                <w:sz w:val="15"/>
                <w:szCs w:val="15"/>
              </w:rPr>
            </w:pPr>
          </w:p>
        </w:tc>
      </w:tr>
      <w:tr w:rsidR="00957882" w:rsidRPr="002E05A7" w14:paraId="72D7AD9E" w14:textId="77777777" w:rsidTr="004F07CC">
        <w:trPr>
          <w:jc w:val="center"/>
        </w:trPr>
        <w:tc>
          <w:tcPr>
            <w:tcW w:w="0" w:type="auto"/>
            <w:vMerge w:val="restart"/>
            <w:tcBorders>
              <w:top w:val="single" w:sz="4" w:space="0" w:color="auto"/>
            </w:tcBorders>
            <w:vAlign w:val="center"/>
          </w:tcPr>
          <w:p w14:paraId="7A1B24A1" w14:textId="77777777" w:rsidR="00957882" w:rsidRPr="002E05A7" w:rsidRDefault="00957882" w:rsidP="004F07CC">
            <w:pPr>
              <w:pStyle w:val="affff1"/>
              <w:ind w:left="1488" w:hanging="372"/>
              <w:jc w:val="center"/>
              <w:rPr>
                <w:rFonts w:eastAsia="Yu Mincho" w:cs="Times New Roman"/>
                <w:sz w:val="15"/>
                <w:szCs w:val="15"/>
                <w:lang w:eastAsia="ja-JP"/>
              </w:rPr>
            </w:pPr>
            <w:r w:rsidRPr="002E05A7">
              <w:rPr>
                <w:rFonts w:eastAsia="Yu Mincho" w:cs="Times New Roman"/>
                <w:sz w:val="15"/>
                <w:szCs w:val="15"/>
                <w:lang w:eastAsia="ja-JP"/>
              </w:rPr>
              <w:t>SC-Sol</w:t>
            </w:r>
          </w:p>
        </w:tc>
        <w:tc>
          <w:tcPr>
            <w:tcW w:w="0" w:type="auto"/>
            <w:tcBorders>
              <w:top w:val="single" w:sz="4" w:space="0" w:color="auto"/>
            </w:tcBorders>
            <w:vAlign w:val="center"/>
          </w:tcPr>
          <w:p w14:paraId="7E591CA3"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RFC</w:t>
            </w:r>
          </w:p>
        </w:tc>
        <w:tc>
          <w:tcPr>
            <w:tcW w:w="0" w:type="auto"/>
            <w:tcBorders>
              <w:top w:val="single" w:sz="4" w:space="0" w:color="auto"/>
            </w:tcBorders>
            <w:vAlign w:val="center"/>
          </w:tcPr>
          <w:p w14:paraId="3BAC85A3" w14:textId="13A32499" w:rsidR="00957882" w:rsidRPr="002E05A7" w:rsidRDefault="00957882" w:rsidP="004F07CC">
            <w:pPr>
              <w:pStyle w:val="affff1"/>
              <w:ind w:left="1489" w:hanging="373"/>
              <w:jc w:val="center"/>
              <w:rPr>
                <w:rFonts w:cs="Times New Roman"/>
                <w:b/>
                <w:bCs/>
                <w:sz w:val="15"/>
                <w:szCs w:val="15"/>
              </w:rPr>
            </w:pPr>
            <w:r w:rsidRPr="002E05A7">
              <w:rPr>
                <w:rFonts w:cs="Times New Roman"/>
                <w:b/>
                <w:bCs/>
                <w:sz w:val="15"/>
                <w:szCs w:val="15"/>
              </w:rPr>
              <w:t>0.</w:t>
            </w:r>
            <w:r w:rsidR="00F41689">
              <w:rPr>
                <w:rFonts w:cs="Times New Roman"/>
                <w:b/>
                <w:bCs/>
                <w:sz w:val="15"/>
                <w:szCs w:val="15"/>
              </w:rPr>
              <w:t>881</w:t>
            </w:r>
          </w:p>
        </w:tc>
        <w:tc>
          <w:tcPr>
            <w:tcW w:w="0" w:type="auto"/>
            <w:vMerge w:val="restart"/>
            <w:tcBorders>
              <w:top w:val="single" w:sz="4" w:space="0" w:color="auto"/>
            </w:tcBorders>
            <w:vAlign w:val="center"/>
          </w:tcPr>
          <w:p w14:paraId="648F91C2" w14:textId="04BA6872"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F41689">
              <w:rPr>
                <w:rFonts w:cs="Times New Roman"/>
                <w:sz w:val="15"/>
                <w:szCs w:val="15"/>
              </w:rPr>
              <w:t>778</w:t>
            </w:r>
          </w:p>
        </w:tc>
      </w:tr>
      <w:tr w:rsidR="00957882" w:rsidRPr="002E05A7" w14:paraId="712784D7" w14:textId="77777777" w:rsidTr="004F07CC">
        <w:trPr>
          <w:jc w:val="center"/>
        </w:trPr>
        <w:tc>
          <w:tcPr>
            <w:tcW w:w="0" w:type="auto"/>
            <w:vMerge/>
            <w:vAlign w:val="center"/>
          </w:tcPr>
          <w:p w14:paraId="572C870D" w14:textId="77777777" w:rsidR="00957882" w:rsidRPr="002E05A7" w:rsidRDefault="00957882" w:rsidP="004F07CC">
            <w:pPr>
              <w:pStyle w:val="affff1"/>
              <w:ind w:left="1488" w:hanging="372"/>
              <w:jc w:val="center"/>
              <w:rPr>
                <w:rFonts w:cs="Times New Roman"/>
                <w:sz w:val="15"/>
                <w:szCs w:val="15"/>
              </w:rPr>
            </w:pPr>
          </w:p>
        </w:tc>
        <w:tc>
          <w:tcPr>
            <w:tcW w:w="0" w:type="auto"/>
            <w:vAlign w:val="center"/>
          </w:tcPr>
          <w:p w14:paraId="6245D2EA"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KNNC</w:t>
            </w:r>
          </w:p>
        </w:tc>
        <w:tc>
          <w:tcPr>
            <w:tcW w:w="0" w:type="auto"/>
            <w:vAlign w:val="center"/>
          </w:tcPr>
          <w:p w14:paraId="2BB94901" w14:textId="7ADC9D12"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F41689">
              <w:rPr>
                <w:rFonts w:cs="Times New Roman"/>
                <w:sz w:val="15"/>
                <w:szCs w:val="15"/>
              </w:rPr>
              <w:t>822</w:t>
            </w:r>
          </w:p>
        </w:tc>
        <w:tc>
          <w:tcPr>
            <w:tcW w:w="0" w:type="auto"/>
            <w:vMerge/>
            <w:vAlign w:val="center"/>
          </w:tcPr>
          <w:p w14:paraId="7E3277B6" w14:textId="77777777" w:rsidR="00957882" w:rsidRPr="002E05A7" w:rsidRDefault="00957882" w:rsidP="004F07CC">
            <w:pPr>
              <w:pStyle w:val="affff1"/>
              <w:ind w:left="1488" w:hanging="372"/>
              <w:jc w:val="center"/>
              <w:rPr>
                <w:rFonts w:cs="Times New Roman"/>
                <w:sz w:val="15"/>
                <w:szCs w:val="15"/>
              </w:rPr>
            </w:pPr>
          </w:p>
        </w:tc>
      </w:tr>
      <w:tr w:rsidR="00957882" w:rsidRPr="002E05A7" w14:paraId="34F72D77" w14:textId="77777777" w:rsidTr="004F07CC">
        <w:trPr>
          <w:jc w:val="center"/>
        </w:trPr>
        <w:tc>
          <w:tcPr>
            <w:tcW w:w="0" w:type="auto"/>
            <w:vMerge/>
            <w:vAlign w:val="center"/>
          </w:tcPr>
          <w:p w14:paraId="14201289" w14:textId="77777777" w:rsidR="00957882" w:rsidRPr="002E05A7" w:rsidRDefault="00957882" w:rsidP="004F07CC">
            <w:pPr>
              <w:pStyle w:val="affff1"/>
              <w:ind w:left="1488" w:hanging="372"/>
              <w:jc w:val="center"/>
              <w:rPr>
                <w:rFonts w:cs="Times New Roman"/>
                <w:sz w:val="15"/>
                <w:szCs w:val="15"/>
              </w:rPr>
            </w:pPr>
          </w:p>
        </w:tc>
        <w:tc>
          <w:tcPr>
            <w:tcW w:w="0" w:type="auto"/>
            <w:vAlign w:val="center"/>
          </w:tcPr>
          <w:p w14:paraId="2D73D0EF"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DTC</w:t>
            </w:r>
          </w:p>
        </w:tc>
        <w:tc>
          <w:tcPr>
            <w:tcW w:w="0" w:type="auto"/>
            <w:vAlign w:val="center"/>
          </w:tcPr>
          <w:p w14:paraId="4F233F62" w14:textId="23DAE6E6"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293230">
              <w:rPr>
                <w:rFonts w:cs="Times New Roman"/>
                <w:sz w:val="15"/>
                <w:szCs w:val="15"/>
              </w:rPr>
              <w:t>724</w:t>
            </w:r>
          </w:p>
        </w:tc>
        <w:tc>
          <w:tcPr>
            <w:tcW w:w="0" w:type="auto"/>
            <w:vMerge/>
            <w:vAlign w:val="center"/>
          </w:tcPr>
          <w:p w14:paraId="16437549" w14:textId="77777777" w:rsidR="00957882" w:rsidRPr="002E05A7" w:rsidRDefault="00957882" w:rsidP="004F07CC">
            <w:pPr>
              <w:pStyle w:val="affff1"/>
              <w:ind w:left="1488" w:hanging="372"/>
              <w:jc w:val="center"/>
              <w:rPr>
                <w:rFonts w:cs="Times New Roman"/>
                <w:sz w:val="15"/>
                <w:szCs w:val="15"/>
              </w:rPr>
            </w:pPr>
          </w:p>
        </w:tc>
      </w:tr>
      <w:tr w:rsidR="00957882" w:rsidRPr="002E05A7" w14:paraId="3ECA0182" w14:textId="77777777" w:rsidTr="004F07CC">
        <w:trPr>
          <w:jc w:val="center"/>
        </w:trPr>
        <w:tc>
          <w:tcPr>
            <w:tcW w:w="0" w:type="auto"/>
            <w:vMerge/>
            <w:vAlign w:val="center"/>
          </w:tcPr>
          <w:p w14:paraId="0997EDB3" w14:textId="77777777" w:rsidR="00957882" w:rsidRPr="002E05A7" w:rsidRDefault="00957882" w:rsidP="004F07CC">
            <w:pPr>
              <w:pStyle w:val="affff1"/>
              <w:ind w:left="1488" w:hanging="372"/>
              <w:jc w:val="center"/>
              <w:rPr>
                <w:rFonts w:cs="Times New Roman"/>
                <w:sz w:val="15"/>
                <w:szCs w:val="15"/>
              </w:rPr>
            </w:pPr>
          </w:p>
        </w:tc>
        <w:tc>
          <w:tcPr>
            <w:tcW w:w="0" w:type="auto"/>
            <w:vAlign w:val="center"/>
          </w:tcPr>
          <w:p w14:paraId="248699BC"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BNB</w:t>
            </w:r>
          </w:p>
        </w:tc>
        <w:tc>
          <w:tcPr>
            <w:tcW w:w="0" w:type="auto"/>
            <w:vAlign w:val="center"/>
          </w:tcPr>
          <w:p w14:paraId="5AC4937E" w14:textId="53E552C3"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293230">
              <w:rPr>
                <w:rFonts w:cs="Times New Roman"/>
                <w:sz w:val="15"/>
                <w:szCs w:val="15"/>
              </w:rPr>
              <w:t>738</w:t>
            </w:r>
          </w:p>
        </w:tc>
        <w:tc>
          <w:tcPr>
            <w:tcW w:w="0" w:type="auto"/>
            <w:vMerge/>
            <w:vAlign w:val="center"/>
          </w:tcPr>
          <w:p w14:paraId="425B2C94" w14:textId="77777777" w:rsidR="00957882" w:rsidRPr="002E05A7" w:rsidRDefault="00957882" w:rsidP="004F07CC">
            <w:pPr>
              <w:pStyle w:val="affff1"/>
              <w:ind w:left="1488" w:hanging="372"/>
              <w:jc w:val="center"/>
              <w:rPr>
                <w:rFonts w:cs="Times New Roman"/>
                <w:sz w:val="15"/>
                <w:szCs w:val="15"/>
              </w:rPr>
            </w:pPr>
          </w:p>
        </w:tc>
      </w:tr>
      <w:tr w:rsidR="00957882" w:rsidRPr="002E05A7" w14:paraId="3C31CE1F" w14:textId="77777777" w:rsidTr="004F07CC">
        <w:trPr>
          <w:jc w:val="center"/>
        </w:trPr>
        <w:tc>
          <w:tcPr>
            <w:tcW w:w="0" w:type="auto"/>
            <w:vMerge/>
            <w:vAlign w:val="center"/>
          </w:tcPr>
          <w:p w14:paraId="66A8A699" w14:textId="77777777" w:rsidR="00957882" w:rsidRPr="002E05A7" w:rsidRDefault="00957882" w:rsidP="004F07CC">
            <w:pPr>
              <w:pStyle w:val="affff1"/>
              <w:ind w:left="1488" w:hanging="372"/>
              <w:jc w:val="center"/>
              <w:rPr>
                <w:rFonts w:cs="Times New Roman"/>
                <w:sz w:val="15"/>
                <w:szCs w:val="15"/>
              </w:rPr>
            </w:pPr>
          </w:p>
        </w:tc>
        <w:tc>
          <w:tcPr>
            <w:tcW w:w="0" w:type="auto"/>
            <w:vAlign w:val="center"/>
          </w:tcPr>
          <w:p w14:paraId="6F0C3BA2"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GNB</w:t>
            </w:r>
          </w:p>
        </w:tc>
        <w:tc>
          <w:tcPr>
            <w:tcW w:w="0" w:type="auto"/>
            <w:vAlign w:val="center"/>
          </w:tcPr>
          <w:p w14:paraId="43589FF3" w14:textId="32162553"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293230">
              <w:rPr>
                <w:rFonts w:cs="Times New Roman"/>
                <w:sz w:val="15"/>
                <w:szCs w:val="15"/>
              </w:rPr>
              <w:t>733</w:t>
            </w:r>
          </w:p>
        </w:tc>
        <w:tc>
          <w:tcPr>
            <w:tcW w:w="0" w:type="auto"/>
            <w:vMerge/>
            <w:vAlign w:val="center"/>
          </w:tcPr>
          <w:p w14:paraId="39FD0EE9" w14:textId="77777777" w:rsidR="00957882" w:rsidRPr="002E05A7" w:rsidRDefault="00957882" w:rsidP="004F07CC">
            <w:pPr>
              <w:pStyle w:val="affff1"/>
              <w:ind w:left="1488" w:hanging="372"/>
              <w:jc w:val="center"/>
              <w:rPr>
                <w:rFonts w:cs="Times New Roman"/>
                <w:sz w:val="15"/>
                <w:szCs w:val="15"/>
              </w:rPr>
            </w:pPr>
          </w:p>
        </w:tc>
      </w:tr>
      <w:tr w:rsidR="00957882" w:rsidRPr="002E05A7" w14:paraId="06552A3E" w14:textId="77777777" w:rsidTr="004F07CC">
        <w:trPr>
          <w:jc w:val="center"/>
        </w:trPr>
        <w:tc>
          <w:tcPr>
            <w:tcW w:w="0" w:type="auto"/>
            <w:vMerge/>
            <w:vAlign w:val="center"/>
          </w:tcPr>
          <w:p w14:paraId="5DBD4E0E" w14:textId="77777777" w:rsidR="00957882" w:rsidRPr="002E05A7" w:rsidRDefault="00957882" w:rsidP="004F07CC">
            <w:pPr>
              <w:pStyle w:val="affff1"/>
              <w:ind w:left="1488" w:hanging="372"/>
              <w:jc w:val="center"/>
              <w:rPr>
                <w:rFonts w:cs="Times New Roman"/>
                <w:sz w:val="15"/>
                <w:szCs w:val="15"/>
              </w:rPr>
            </w:pPr>
          </w:p>
        </w:tc>
        <w:tc>
          <w:tcPr>
            <w:tcW w:w="0" w:type="auto"/>
            <w:vAlign w:val="center"/>
          </w:tcPr>
          <w:p w14:paraId="42686446"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SVC</w:t>
            </w:r>
          </w:p>
        </w:tc>
        <w:tc>
          <w:tcPr>
            <w:tcW w:w="0" w:type="auto"/>
            <w:vAlign w:val="center"/>
          </w:tcPr>
          <w:p w14:paraId="39DBAE91" w14:textId="7864DF83"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F41689">
              <w:rPr>
                <w:rFonts w:cs="Times New Roman"/>
                <w:sz w:val="15"/>
                <w:szCs w:val="15"/>
              </w:rPr>
              <w:t>771</w:t>
            </w:r>
          </w:p>
        </w:tc>
        <w:tc>
          <w:tcPr>
            <w:tcW w:w="0" w:type="auto"/>
            <w:vMerge/>
            <w:vAlign w:val="center"/>
          </w:tcPr>
          <w:p w14:paraId="3BC4C20C" w14:textId="77777777" w:rsidR="00957882" w:rsidRPr="002E05A7" w:rsidRDefault="00957882" w:rsidP="004F07CC">
            <w:pPr>
              <w:pStyle w:val="affff1"/>
              <w:ind w:left="1488" w:hanging="372"/>
              <w:jc w:val="center"/>
              <w:rPr>
                <w:rFonts w:cs="Times New Roman"/>
                <w:sz w:val="15"/>
                <w:szCs w:val="15"/>
              </w:rPr>
            </w:pPr>
          </w:p>
        </w:tc>
      </w:tr>
      <w:tr w:rsidR="00957882" w:rsidRPr="002E05A7" w14:paraId="79013DAE" w14:textId="77777777" w:rsidTr="004F07CC">
        <w:trPr>
          <w:jc w:val="center"/>
        </w:trPr>
        <w:tc>
          <w:tcPr>
            <w:tcW w:w="0" w:type="auto"/>
            <w:vMerge w:val="restart"/>
            <w:tcBorders>
              <w:top w:val="single" w:sz="4" w:space="0" w:color="auto"/>
            </w:tcBorders>
            <w:vAlign w:val="center"/>
          </w:tcPr>
          <w:p w14:paraId="0C4244DF" w14:textId="77777777"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COOP</w:t>
            </w:r>
          </w:p>
        </w:tc>
        <w:tc>
          <w:tcPr>
            <w:tcW w:w="0" w:type="auto"/>
            <w:tcBorders>
              <w:top w:val="single" w:sz="4" w:space="0" w:color="auto"/>
            </w:tcBorders>
            <w:vAlign w:val="center"/>
          </w:tcPr>
          <w:p w14:paraId="6558E944"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RFC</w:t>
            </w:r>
          </w:p>
        </w:tc>
        <w:tc>
          <w:tcPr>
            <w:tcW w:w="0" w:type="auto"/>
            <w:tcBorders>
              <w:top w:val="single" w:sz="4" w:space="0" w:color="auto"/>
            </w:tcBorders>
            <w:vAlign w:val="center"/>
          </w:tcPr>
          <w:p w14:paraId="1EF9AFC5" w14:textId="6B597795" w:rsidR="00957882" w:rsidRPr="002E05A7" w:rsidRDefault="00957882" w:rsidP="004F07CC">
            <w:pPr>
              <w:pStyle w:val="affff1"/>
              <w:ind w:left="1489" w:hanging="373"/>
              <w:jc w:val="center"/>
              <w:rPr>
                <w:rFonts w:cs="Times New Roman"/>
                <w:b/>
                <w:bCs/>
                <w:sz w:val="15"/>
                <w:szCs w:val="15"/>
              </w:rPr>
            </w:pPr>
            <w:r w:rsidRPr="002E05A7">
              <w:rPr>
                <w:rFonts w:cs="Times New Roman"/>
                <w:b/>
                <w:bCs/>
                <w:sz w:val="15"/>
                <w:szCs w:val="15"/>
              </w:rPr>
              <w:t>0.</w:t>
            </w:r>
            <w:r w:rsidR="00A35932">
              <w:rPr>
                <w:rFonts w:cs="Times New Roman"/>
                <w:b/>
                <w:bCs/>
                <w:sz w:val="15"/>
                <w:szCs w:val="15"/>
              </w:rPr>
              <w:t>885</w:t>
            </w:r>
          </w:p>
        </w:tc>
        <w:tc>
          <w:tcPr>
            <w:tcW w:w="0" w:type="auto"/>
            <w:vMerge w:val="restart"/>
            <w:tcBorders>
              <w:top w:val="single" w:sz="4" w:space="0" w:color="auto"/>
            </w:tcBorders>
            <w:vAlign w:val="center"/>
          </w:tcPr>
          <w:p w14:paraId="6BD8D8C7" w14:textId="57FDFF11"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A35932">
              <w:rPr>
                <w:rFonts w:cs="Times New Roman"/>
                <w:sz w:val="15"/>
                <w:szCs w:val="15"/>
              </w:rPr>
              <w:t>792</w:t>
            </w:r>
          </w:p>
        </w:tc>
      </w:tr>
      <w:tr w:rsidR="00957882" w:rsidRPr="002E05A7" w14:paraId="5E92CFC7" w14:textId="77777777" w:rsidTr="004F07CC">
        <w:trPr>
          <w:jc w:val="center"/>
        </w:trPr>
        <w:tc>
          <w:tcPr>
            <w:tcW w:w="0" w:type="auto"/>
            <w:vMerge/>
          </w:tcPr>
          <w:p w14:paraId="3FA831EC" w14:textId="77777777" w:rsidR="00957882" w:rsidRPr="002E05A7" w:rsidRDefault="00957882" w:rsidP="004F07CC">
            <w:pPr>
              <w:pStyle w:val="affff1"/>
              <w:ind w:left="1488" w:hanging="372"/>
              <w:rPr>
                <w:rFonts w:cs="Times New Roman"/>
                <w:sz w:val="15"/>
                <w:szCs w:val="15"/>
              </w:rPr>
            </w:pPr>
          </w:p>
        </w:tc>
        <w:tc>
          <w:tcPr>
            <w:tcW w:w="0" w:type="auto"/>
            <w:vAlign w:val="center"/>
          </w:tcPr>
          <w:p w14:paraId="3290125D"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KNNC</w:t>
            </w:r>
          </w:p>
        </w:tc>
        <w:tc>
          <w:tcPr>
            <w:tcW w:w="0" w:type="auto"/>
            <w:vAlign w:val="center"/>
          </w:tcPr>
          <w:p w14:paraId="5C1D3547" w14:textId="79B0714B"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A35932">
              <w:rPr>
                <w:rFonts w:cs="Times New Roman"/>
                <w:sz w:val="15"/>
                <w:szCs w:val="15"/>
              </w:rPr>
              <w:t>82</w:t>
            </w:r>
          </w:p>
        </w:tc>
        <w:tc>
          <w:tcPr>
            <w:tcW w:w="0" w:type="auto"/>
            <w:vMerge/>
          </w:tcPr>
          <w:p w14:paraId="6791C72C" w14:textId="77777777" w:rsidR="00957882" w:rsidRPr="002E05A7" w:rsidRDefault="00957882" w:rsidP="004F07CC">
            <w:pPr>
              <w:pStyle w:val="affff1"/>
              <w:ind w:left="1488" w:hanging="372"/>
              <w:rPr>
                <w:rFonts w:cs="Times New Roman"/>
                <w:sz w:val="15"/>
                <w:szCs w:val="15"/>
              </w:rPr>
            </w:pPr>
          </w:p>
        </w:tc>
      </w:tr>
      <w:tr w:rsidR="00957882" w:rsidRPr="002E05A7" w14:paraId="2559D7AD" w14:textId="77777777" w:rsidTr="004F07CC">
        <w:trPr>
          <w:jc w:val="center"/>
        </w:trPr>
        <w:tc>
          <w:tcPr>
            <w:tcW w:w="0" w:type="auto"/>
            <w:vMerge/>
          </w:tcPr>
          <w:p w14:paraId="4139FB9B" w14:textId="77777777" w:rsidR="00957882" w:rsidRPr="002E05A7" w:rsidRDefault="00957882" w:rsidP="004F07CC">
            <w:pPr>
              <w:pStyle w:val="affff1"/>
              <w:ind w:left="1488" w:hanging="372"/>
              <w:rPr>
                <w:rFonts w:cs="Times New Roman"/>
                <w:sz w:val="15"/>
                <w:szCs w:val="15"/>
              </w:rPr>
            </w:pPr>
          </w:p>
        </w:tc>
        <w:tc>
          <w:tcPr>
            <w:tcW w:w="0" w:type="auto"/>
            <w:vAlign w:val="center"/>
          </w:tcPr>
          <w:p w14:paraId="68763BE1"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DTC</w:t>
            </w:r>
          </w:p>
        </w:tc>
        <w:tc>
          <w:tcPr>
            <w:tcW w:w="0" w:type="auto"/>
            <w:vAlign w:val="center"/>
          </w:tcPr>
          <w:p w14:paraId="1AE40706" w14:textId="651BF792"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6B155C">
              <w:rPr>
                <w:rFonts w:cs="Times New Roman"/>
                <w:sz w:val="15"/>
                <w:szCs w:val="15"/>
              </w:rPr>
              <w:t>698</w:t>
            </w:r>
          </w:p>
        </w:tc>
        <w:tc>
          <w:tcPr>
            <w:tcW w:w="0" w:type="auto"/>
            <w:vMerge/>
          </w:tcPr>
          <w:p w14:paraId="38EE3451" w14:textId="77777777" w:rsidR="00957882" w:rsidRPr="002E05A7" w:rsidRDefault="00957882" w:rsidP="004F07CC">
            <w:pPr>
              <w:pStyle w:val="affff1"/>
              <w:ind w:left="1488" w:hanging="372"/>
              <w:rPr>
                <w:rFonts w:cs="Times New Roman"/>
                <w:sz w:val="15"/>
                <w:szCs w:val="15"/>
              </w:rPr>
            </w:pPr>
          </w:p>
        </w:tc>
      </w:tr>
      <w:tr w:rsidR="00957882" w:rsidRPr="002E05A7" w14:paraId="23887562" w14:textId="77777777" w:rsidTr="004F07CC">
        <w:trPr>
          <w:jc w:val="center"/>
        </w:trPr>
        <w:tc>
          <w:tcPr>
            <w:tcW w:w="0" w:type="auto"/>
            <w:vMerge/>
          </w:tcPr>
          <w:p w14:paraId="02B3CFEF" w14:textId="77777777" w:rsidR="00957882" w:rsidRPr="002E05A7" w:rsidRDefault="00957882" w:rsidP="004F07CC">
            <w:pPr>
              <w:pStyle w:val="affff1"/>
              <w:ind w:left="1488" w:hanging="372"/>
              <w:rPr>
                <w:rFonts w:cs="Times New Roman"/>
                <w:sz w:val="15"/>
                <w:szCs w:val="15"/>
              </w:rPr>
            </w:pPr>
          </w:p>
        </w:tc>
        <w:tc>
          <w:tcPr>
            <w:tcW w:w="0" w:type="auto"/>
            <w:vAlign w:val="center"/>
          </w:tcPr>
          <w:p w14:paraId="473CAD42"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BNB</w:t>
            </w:r>
          </w:p>
        </w:tc>
        <w:tc>
          <w:tcPr>
            <w:tcW w:w="0" w:type="auto"/>
            <w:vAlign w:val="center"/>
          </w:tcPr>
          <w:p w14:paraId="7DCFA7F9" w14:textId="671F5C5E"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6B155C">
              <w:rPr>
                <w:rFonts w:cs="Times New Roman"/>
                <w:sz w:val="15"/>
                <w:szCs w:val="15"/>
              </w:rPr>
              <w:t>759</w:t>
            </w:r>
          </w:p>
        </w:tc>
        <w:tc>
          <w:tcPr>
            <w:tcW w:w="0" w:type="auto"/>
            <w:vMerge/>
          </w:tcPr>
          <w:p w14:paraId="226BFAFD" w14:textId="77777777" w:rsidR="00957882" w:rsidRPr="002E05A7" w:rsidRDefault="00957882" w:rsidP="004F07CC">
            <w:pPr>
              <w:pStyle w:val="affff1"/>
              <w:ind w:left="1488" w:hanging="372"/>
              <w:rPr>
                <w:rFonts w:cs="Times New Roman"/>
                <w:sz w:val="15"/>
                <w:szCs w:val="15"/>
              </w:rPr>
            </w:pPr>
          </w:p>
        </w:tc>
      </w:tr>
      <w:tr w:rsidR="00957882" w:rsidRPr="002E05A7" w14:paraId="6CB6B02B" w14:textId="77777777" w:rsidTr="004F07CC">
        <w:trPr>
          <w:jc w:val="center"/>
        </w:trPr>
        <w:tc>
          <w:tcPr>
            <w:tcW w:w="0" w:type="auto"/>
            <w:vMerge/>
          </w:tcPr>
          <w:p w14:paraId="450BF04A" w14:textId="77777777" w:rsidR="00957882" w:rsidRPr="002E05A7" w:rsidRDefault="00957882" w:rsidP="004F07CC">
            <w:pPr>
              <w:pStyle w:val="affff1"/>
              <w:ind w:left="1488" w:hanging="372"/>
              <w:rPr>
                <w:rFonts w:cs="Times New Roman"/>
                <w:sz w:val="15"/>
                <w:szCs w:val="15"/>
              </w:rPr>
            </w:pPr>
          </w:p>
        </w:tc>
        <w:tc>
          <w:tcPr>
            <w:tcW w:w="0" w:type="auto"/>
            <w:vAlign w:val="center"/>
          </w:tcPr>
          <w:p w14:paraId="760E2FDB"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GNB</w:t>
            </w:r>
          </w:p>
        </w:tc>
        <w:tc>
          <w:tcPr>
            <w:tcW w:w="0" w:type="auto"/>
            <w:vAlign w:val="center"/>
          </w:tcPr>
          <w:p w14:paraId="194ED0C2" w14:textId="58FC0D45"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6B155C">
              <w:rPr>
                <w:rFonts w:cs="Times New Roman"/>
                <w:sz w:val="15"/>
                <w:szCs w:val="15"/>
              </w:rPr>
              <w:t>77</w:t>
            </w:r>
          </w:p>
        </w:tc>
        <w:tc>
          <w:tcPr>
            <w:tcW w:w="0" w:type="auto"/>
            <w:vMerge/>
          </w:tcPr>
          <w:p w14:paraId="7FAB610A" w14:textId="77777777" w:rsidR="00957882" w:rsidRPr="002E05A7" w:rsidRDefault="00957882" w:rsidP="004F07CC">
            <w:pPr>
              <w:pStyle w:val="affff1"/>
              <w:ind w:left="1488" w:hanging="372"/>
              <w:rPr>
                <w:rFonts w:cs="Times New Roman"/>
                <w:sz w:val="15"/>
                <w:szCs w:val="15"/>
              </w:rPr>
            </w:pPr>
          </w:p>
        </w:tc>
      </w:tr>
      <w:tr w:rsidR="00957882" w:rsidRPr="002E05A7" w14:paraId="29B5C2E0" w14:textId="77777777" w:rsidTr="004F07CC">
        <w:trPr>
          <w:jc w:val="center"/>
        </w:trPr>
        <w:tc>
          <w:tcPr>
            <w:tcW w:w="0" w:type="auto"/>
            <w:vMerge/>
            <w:tcBorders>
              <w:bottom w:val="single" w:sz="12" w:space="0" w:color="auto"/>
            </w:tcBorders>
          </w:tcPr>
          <w:p w14:paraId="3791656C" w14:textId="77777777" w:rsidR="00957882" w:rsidRPr="002E05A7" w:rsidRDefault="00957882" w:rsidP="004F07CC">
            <w:pPr>
              <w:pStyle w:val="affff1"/>
              <w:ind w:left="1488" w:hanging="372"/>
              <w:rPr>
                <w:rFonts w:cs="Times New Roman"/>
                <w:sz w:val="15"/>
                <w:szCs w:val="15"/>
              </w:rPr>
            </w:pPr>
          </w:p>
        </w:tc>
        <w:tc>
          <w:tcPr>
            <w:tcW w:w="0" w:type="auto"/>
            <w:tcBorders>
              <w:bottom w:val="single" w:sz="12" w:space="0" w:color="auto"/>
            </w:tcBorders>
            <w:vAlign w:val="center"/>
          </w:tcPr>
          <w:p w14:paraId="5FECA731" w14:textId="77777777" w:rsidR="00957882" w:rsidRPr="002E05A7" w:rsidRDefault="00957882" w:rsidP="004F07CC">
            <w:pPr>
              <w:pStyle w:val="affff1"/>
              <w:ind w:left="1488" w:hanging="372"/>
              <w:jc w:val="center"/>
              <w:rPr>
                <w:rFonts w:cs="Times New Roman"/>
                <w:sz w:val="15"/>
                <w:szCs w:val="15"/>
              </w:rPr>
            </w:pPr>
            <w:r w:rsidRPr="002E05A7">
              <w:rPr>
                <w:rFonts w:eastAsia="Yu Mincho" w:cs="Times New Roman"/>
                <w:sz w:val="15"/>
                <w:szCs w:val="15"/>
                <w:lang w:eastAsia="ja-JP"/>
              </w:rPr>
              <w:t>SVC</w:t>
            </w:r>
          </w:p>
        </w:tc>
        <w:tc>
          <w:tcPr>
            <w:tcW w:w="0" w:type="auto"/>
            <w:tcBorders>
              <w:bottom w:val="single" w:sz="12" w:space="0" w:color="auto"/>
            </w:tcBorders>
            <w:vAlign w:val="center"/>
          </w:tcPr>
          <w:p w14:paraId="14D6DD2B" w14:textId="5AE0784C" w:rsidR="00957882" w:rsidRPr="002E05A7" w:rsidRDefault="00957882" w:rsidP="004F07CC">
            <w:pPr>
              <w:pStyle w:val="affff1"/>
              <w:ind w:left="1488" w:hanging="372"/>
              <w:jc w:val="center"/>
              <w:rPr>
                <w:rFonts w:cs="Times New Roman"/>
                <w:sz w:val="15"/>
                <w:szCs w:val="15"/>
              </w:rPr>
            </w:pPr>
            <w:r w:rsidRPr="002E05A7">
              <w:rPr>
                <w:rFonts w:cs="Times New Roman"/>
                <w:sz w:val="15"/>
                <w:szCs w:val="15"/>
              </w:rPr>
              <w:t>0.</w:t>
            </w:r>
            <w:r w:rsidR="00A35932">
              <w:rPr>
                <w:rFonts w:cs="Times New Roman"/>
                <w:sz w:val="15"/>
                <w:szCs w:val="15"/>
              </w:rPr>
              <w:t>82</w:t>
            </w:r>
          </w:p>
        </w:tc>
        <w:tc>
          <w:tcPr>
            <w:tcW w:w="0" w:type="auto"/>
            <w:vMerge/>
            <w:tcBorders>
              <w:bottom w:val="single" w:sz="12" w:space="0" w:color="auto"/>
            </w:tcBorders>
          </w:tcPr>
          <w:p w14:paraId="11EF7059" w14:textId="77777777" w:rsidR="00957882" w:rsidRPr="002E05A7" w:rsidRDefault="00957882" w:rsidP="004F07CC">
            <w:pPr>
              <w:pStyle w:val="affff1"/>
              <w:ind w:left="1488" w:hanging="372"/>
              <w:rPr>
                <w:rFonts w:cs="Times New Roman"/>
                <w:sz w:val="15"/>
                <w:szCs w:val="15"/>
              </w:rPr>
            </w:pPr>
          </w:p>
        </w:tc>
      </w:tr>
    </w:tbl>
    <w:p w14:paraId="3578831B" w14:textId="77777777" w:rsidR="002759D5" w:rsidRDefault="002759D5" w:rsidP="00222AD6">
      <w:pPr>
        <w:pStyle w:val="a3"/>
        <w:ind w:firstLineChars="0" w:firstLine="0"/>
      </w:pPr>
    </w:p>
    <w:p w14:paraId="68C4D20A" w14:textId="797327BB" w:rsidR="008E6AA8" w:rsidRDefault="008E6AA8" w:rsidP="00FA7EF4">
      <w:pPr>
        <w:pStyle w:val="31"/>
      </w:pPr>
      <w:r>
        <w:rPr>
          <w:rFonts w:hint="eastAsia"/>
        </w:rPr>
        <w:t>针对</w:t>
      </w:r>
      <w:r>
        <w:rPr>
          <w:rFonts w:hint="eastAsia"/>
        </w:rPr>
        <w:t>RQ</w:t>
      </w:r>
      <w:r w:rsidR="00E445AD">
        <w:t>3</w:t>
      </w:r>
      <w:r>
        <w:rPr>
          <w:rFonts w:hint="eastAsia"/>
        </w:rPr>
        <w:t>的结果分析</w:t>
      </w:r>
    </w:p>
    <w:p w14:paraId="4DF9DBAB" w14:textId="3123258D" w:rsidR="00E413D2" w:rsidRPr="006C2B8E" w:rsidRDefault="00E413D2" w:rsidP="00CF3401">
      <w:pPr>
        <w:pStyle w:val="a3"/>
        <w:ind w:firstLine="372"/>
      </w:pPr>
      <w:r w:rsidRPr="006C2B8E">
        <w:t>如</w:t>
      </w:r>
      <w:ins w:id="973" w:author="yang huiwen" w:date="2021-05-10T08:29:00Z">
        <w:r w:rsidR="0035118F">
          <w:fldChar w:fldCharType="begin"/>
        </w:r>
        <w:r w:rsidR="0035118F">
          <w:instrText xml:space="preserve"> REF _Ref71527803 \r \h </w:instrText>
        </w:r>
      </w:ins>
      <w:r w:rsidR="0035118F">
        <w:fldChar w:fldCharType="separate"/>
      </w:r>
      <w:ins w:id="974" w:author="yang huiwen" w:date="2021-05-10T08:29:00Z">
        <w:r w:rsidR="0035118F">
          <w:t xml:space="preserve">4.2  </w:t>
        </w:r>
        <w:r w:rsidR="0035118F">
          <w:fldChar w:fldCharType="end"/>
        </w:r>
      </w:ins>
      <w:del w:id="975" w:author="yang huiwen" w:date="2021-05-10T08:29:00Z">
        <w:r w:rsidRPr="006C2B8E" w:rsidDel="0035118F">
          <w:fldChar w:fldCharType="begin"/>
        </w:r>
        <w:r w:rsidRPr="006C2B8E" w:rsidDel="0035118F">
          <w:delInstrText xml:space="preserve"> REF _Ref58923373 \r \h </w:delInstrText>
        </w:r>
        <w:r w:rsidDel="0035118F">
          <w:delInstrText xml:space="preserve"> \* MERGEFORMAT </w:delInstrText>
        </w:r>
        <w:r w:rsidRPr="006C2B8E" w:rsidDel="0035118F">
          <w:fldChar w:fldCharType="separate"/>
        </w:r>
        <w:r w:rsidDel="0035118F">
          <w:delText>4.2</w:delText>
        </w:r>
        <w:r w:rsidRPr="006C2B8E" w:rsidDel="0035118F">
          <w:fldChar w:fldCharType="end"/>
        </w:r>
      </w:del>
      <w:r>
        <w:rPr>
          <w:rFonts w:hint="eastAsia"/>
        </w:rPr>
        <w:t>节</w:t>
      </w:r>
      <w:r w:rsidRPr="006C2B8E">
        <w:t>所述，</w:t>
      </w:r>
      <w:r w:rsidRPr="006C2B8E">
        <w:t>Solidity</w:t>
      </w:r>
      <w:r w:rsidRPr="006C2B8E">
        <w:t>智能合约缺陷数据集中存在较为严重的不平衡现象，可能会影响预测模型的性能。为了研究类不平衡问题对</w:t>
      </w:r>
      <w:r w:rsidRPr="006C2B8E">
        <w:t>Solidity</w:t>
      </w:r>
      <w:r w:rsidRPr="006C2B8E">
        <w:t>智能合约缺陷倾向性预测性能的影响，我们在</w:t>
      </w:r>
      <w:r w:rsidRPr="006C2B8E">
        <w:t>RQ2</w:t>
      </w:r>
      <w:r w:rsidRPr="006C2B8E">
        <w:t>实验的基础上，先根据</w:t>
      </w:r>
      <w:r w:rsidRPr="006C2B8E">
        <w:t>PDM</w:t>
      </w:r>
      <w:r w:rsidRPr="006C2B8E">
        <w:t>划分训练集和测试集，保证训练集和测试集的</w:t>
      </w:r>
      <w:r w:rsidRPr="006C2B8E">
        <w:t>PDM</w:t>
      </w:r>
      <w:r w:rsidRPr="006C2B8E">
        <w:t>相同</w:t>
      </w:r>
      <w:r>
        <w:rPr>
          <w:rFonts w:hint="eastAsia"/>
        </w:rPr>
        <w:t>；</w:t>
      </w:r>
      <w:r w:rsidRPr="006C2B8E">
        <w:t>然后对训练集进行</w:t>
      </w:r>
      <w:ins w:id="976" w:author="yang huiwen" w:date="2021-05-10T08:28:00Z">
        <w:r w:rsidR="00ED5AA9">
          <w:t>3</w:t>
        </w:r>
      </w:ins>
      <w:commentRangeStart w:id="977"/>
      <w:del w:id="978" w:author="yang huiwen" w:date="2021-05-10T08:28:00Z">
        <w:r w:rsidR="00FC5A8A" w:rsidDel="00ED5AA9">
          <w:delText>4</w:delText>
        </w:r>
      </w:del>
      <w:r w:rsidR="00FC5A8A">
        <w:rPr>
          <w:rFonts w:hint="eastAsia"/>
        </w:rPr>
        <w:t>种</w:t>
      </w:r>
      <w:commentRangeEnd w:id="977"/>
      <w:r w:rsidR="00FC148A">
        <w:rPr>
          <w:rStyle w:val="afffd"/>
        </w:rPr>
        <w:commentReference w:id="977"/>
      </w:r>
      <w:r w:rsidR="00FC5A8A">
        <w:rPr>
          <w:rFonts w:hint="eastAsia"/>
        </w:rPr>
        <w:t>采样技术</w:t>
      </w:r>
      <w:r w:rsidRPr="006C2B8E">
        <w:rPr>
          <w:rFonts w:hint="eastAsia"/>
        </w:rPr>
        <w:t>预</w:t>
      </w:r>
      <w:r w:rsidRPr="006C2B8E">
        <w:t>处理</w:t>
      </w:r>
      <w:ins w:id="979" w:author="yang huiwen" w:date="2021-05-10T08:28:00Z">
        <w:r w:rsidR="00ED5AA9">
          <w:rPr>
            <w:rFonts w:hint="eastAsia"/>
          </w:rPr>
          <w:t>（即</w:t>
        </w:r>
      </w:ins>
      <w:ins w:id="980" w:author="yang huiwen" w:date="2021-05-10T08:29:00Z">
        <w:r w:rsidR="00ED5AA9">
          <w:rPr>
            <w:rFonts w:hint="eastAsia"/>
          </w:rPr>
          <w:t>SMOTE</w:t>
        </w:r>
        <w:r w:rsidR="00ED5AA9">
          <w:rPr>
            <w:rFonts w:hint="eastAsia"/>
          </w:rPr>
          <w:t>、</w:t>
        </w:r>
        <w:r w:rsidR="00ED5AA9">
          <w:rPr>
            <w:rFonts w:hint="eastAsia"/>
          </w:rPr>
          <w:t>R</w:t>
        </w:r>
      </w:ins>
      <w:ins w:id="981" w:author="yang huiwen" w:date="2021-05-10T08:30:00Z">
        <w:r w:rsidR="00AF3936">
          <w:rPr>
            <w:rFonts w:hint="eastAsia"/>
          </w:rPr>
          <w:t>O</w:t>
        </w:r>
      </w:ins>
      <w:ins w:id="982" w:author="yang huiwen" w:date="2021-05-10T08:29:00Z">
        <w:r w:rsidR="00ED5AA9">
          <w:rPr>
            <w:rFonts w:hint="eastAsia"/>
          </w:rPr>
          <w:t>S</w:t>
        </w:r>
        <w:r w:rsidR="00ED5AA9">
          <w:rPr>
            <w:rFonts w:hint="eastAsia"/>
          </w:rPr>
          <w:t>和</w:t>
        </w:r>
        <w:r w:rsidR="00ED5AA9">
          <w:rPr>
            <w:rFonts w:hint="eastAsia"/>
          </w:rPr>
          <w:t>R</w:t>
        </w:r>
      </w:ins>
      <w:ins w:id="983" w:author="yang huiwen" w:date="2021-05-10T08:30:00Z">
        <w:r w:rsidR="00AF3936">
          <w:rPr>
            <w:rFonts w:hint="eastAsia"/>
          </w:rPr>
          <w:t>U</w:t>
        </w:r>
      </w:ins>
      <w:ins w:id="984" w:author="yang huiwen" w:date="2021-05-10T08:29:00Z">
        <w:r w:rsidR="00ED5AA9">
          <w:rPr>
            <w:rFonts w:hint="eastAsia"/>
          </w:rPr>
          <w:t>S</w:t>
        </w:r>
      </w:ins>
      <w:ins w:id="985" w:author="yang huiwen" w:date="2021-05-10T08:28:00Z">
        <w:r w:rsidR="00ED5AA9">
          <w:rPr>
            <w:rFonts w:hint="eastAsia"/>
          </w:rPr>
          <w:t>）</w:t>
        </w:r>
      </w:ins>
      <w:r w:rsidRPr="006C2B8E">
        <w:t>，将处理后的训练集应用</w:t>
      </w:r>
      <w:r w:rsidRPr="006C2B8E">
        <w:t>RFC</w:t>
      </w:r>
      <w:r w:rsidRPr="006C2B8E">
        <w:t>构建缺陷倾向性预测模型</w:t>
      </w:r>
      <w:r>
        <w:rPr>
          <w:rFonts w:hint="eastAsia"/>
        </w:rPr>
        <w:t>；</w:t>
      </w:r>
      <w:r w:rsidRPr="006C2B8E">
        <w:t>最后将进行预处理的预测结果和不进行预处理的预测结果进行比较。</w:t>
      </w:r>
    </w:p>
    <w:p w14:paraId="13367D79" w14:textId="5ABE7A09" w:rsidR="00DF7E3B" w:rsidRDefault="00E413D2" w:rsidP="00DF7E3B">
      <w:pPr>
        <w:pStyle w:val="a3"/>
        <w:ind w:firstLine="372"/>
        <w:rPr>
          <w:ins w:id="986" w:author="yang huiwen" w:date="2021-05-12T07:55:00Z"/>
        </w:rPr>
      </w:pPr>
      <w:r w:rsidRPr="006C2B8E">
        <w:t>实验的结果如</w:t>
      </w:r>
      <w:r w:rsidR="00D5121A">
        <w:fldChar w:fldCharType="begin"/>
      </w:r>
      <w:r w:rsidR="00D5121A">
        <w:instrText xml:space="preserve"> REF _Ref59101857 \h </w:instrText>
      </w:r>
      <w:r w:rsidR="00D5121A">
        <w:fldChar w:fldCharType="separate"/>
      </w:r>
      <w:r w:rsidR="003221DC" w:rsidRPr="00F54C1C">
        <w:rPr>
          <w:rFonts w:hint="eastAsia"/>
          <w:szCs w:val="18"/>
        </w:rPr>
        <w:t>图</w:t>
      </w:r>
      <w:r w:rsidR="003221DC">
        <w:rPr>
          <w:noProof/>
          <w:szCs w:val="18"/>
        </w:rPr>
        <w:t>7</w:t>
      </w:r>
      <w:r w:rsidR="00D5121A">
        <w:fldChar w:fldCharType="end"/>
      </w:r>
      <w:r w:rsidR="00D5121A">
        <w:rPr>
          <w:rFonts w:hint="eastAsia"/>
        </w:rPr>
        <w:t>、</w:t>
      </w:r>
      <w:r w:rsidR="00D5121A">
        <w:fldChar w:fldCharType="begin"/>
      </w:r>
      <w:r w:rsidR="00D5121A">
        <w:instrText xml:space="preserve"> REF _Ref71136715 \h </w:instrText>
      </w:r>
      <w:r w:rsidR="00D5121A">
        <w:fldChar w:fldCharType="separate"/>
      </w:r>
      <w:r w:rsidR="003221DC" w:rsidRPr="009E3ACE">
        <w:rPr>
          <w:rFonts w:hint="eastAsia"/>
          <w:szCs w:val="18"/>
        </w:rPr>
        <w:t>图</w:t>
      </w:r>
      <w:r w:rsidR="003221DC" w:rsidRPr="00F140A2">
        <w:rPr>
          <w:szCs w:val="18"/>
        </w:rPr>
        <w:t>8</w:t>
      </w:r>
      <w:r w:rsidR="00D5121A">
        <w:fldChar w:fldCharType="end"/>
      </w:r>
      <w:r w:rsidR="008125E8">
        <w:rPr>
          <w:rFonts w:hint="eastAsia"/>
        </w:rPr>
        <w:t>、</w:t>
      </w:r>
      <w:r w:rsidR="007C3A15">
        <w:fldChar w:fldCharType="begin"/>
      </w:r>
      <w:r w:rsidR="007C3A15">
        <w:instrText xml:space="preserve"> </w:instrText>
      </w:r>
      <w:r w:rsidR="007C3A15">
        <w:rPr>
          <w:rFonts w:hint="eastAsia"/>
        </w:rPr>
        <w:instrText>REF _Ref59101869 \h</w:instrText>
      </w:r>
      <w:r w:rsidR="007C3A15">
        <w:instrText xml:space="preserve"> </w:instrText>
      </w:r>
      <w:r w:rsidR="007C3A15">
        <w:fldChar w:fldCharType="separate"/>
      </w:r>
      <w:r w:rsidR="007C3A15" w:rsidRPr="00F54C1C">
        <w:rPr>
          <w:rFonts w:hint="eastAsia"/>
          <w:szCs w:val="18"/>
        </w:rPr>
        <w:t>表</w:t>
      </w:r>
      <w:r w:rsidR="007C3A15">
        <w:rPr>
          <w:noProof/>
          <w:szCs w:val="18"/>
        </w:rPr>
        <w:t>8</w:t>
      </w:r>
      <w:r w:rsidR="007C3A15">
        <w:fldChar w:fldCharType="end"/>
      </w:r>
      <w:r w:rsidR="008125E8">
        <w:rPr>
          <w:rFonts w:hint="eastAsia"/>
        </w:rPr>
        <w:t>和</w:t>
      </w:r>
      <w:r w:rsidR="008125E8">
        <w:fldChar w:fldCharType="begin"/>
      </w:r>
      <w:r w:rsidR="008125E8">
        <w:instrText xml:space="preserve"> </w:instrText>
      </w:r>
      <w:r w:rsidR="008125E8">
        <w:rPr>
          <w:rFonts w:hint="eastAsia"/>
        </w:rPr>
        <w:instrText>REF _Ref71137214 \h</w:instrText>
      </w:r>
      <w:r w:rsidR="008125E8">
        <w:instrText xml:space="preserve"> </w:instrText>
      </w:r>
      <w:r w:rsidR="008125E8">
        <w:fldChar w:fldCharType="separate"/>
      </w:r>
      <w:r w:rsidR="008125E8" w:rsidRPr="00F54C1C">
        <w:rPr>
          <w:rFonts w:hint="eastAsia"/>
          <w:szCs w:val="18"/>
        </w:rPr>
        <w:t>表</w:t>
      </w:r>
      <w:r w:rsidR="008125E8">
        <w:rPr>
          <w:noProof/>
          <w:szCs w:val="18"/>
        </w:rPr>
        <w:t>9</w:t>
      </w:r>
      <w:r w:rsidR="008125E8">
        <w:fldChar w:fldCharType="end"/>
      </w:r>
      <w:r w:rsidR="007C3A15">
        <w:rPr>
          <w:rFonts w:hint="eastAsia"/>
        </w:rPr>
        <w:t>所示</w:t>
      </w:r>
      <w:r w:rsidRPr="006C2B8E">
        <w:t>，其中，</w:t>
      </w:r>
      <w:r w:rsidRPr="006C2B8E">
        <w:fldChar w:fldCharType="begin"/>
      </w:r>
      <w:r w:rsidRPr="006C2B8E">
        <w:instrText xml:space="preserve"> REF _Ref59101857 \h  \* MERGEFORMAT </w:instrText>
      </w:r>
      <w:r w:rsidRPr="006C2B8E">
        <w:fldChar w:fldCharType="separate"/>
      </w:r>
      <w:r w:rsidR="003221DC" w:rsidRPr="009E3ACE">
        <w:rPr>
          <w:rFonts w:hint="eastAsia"/>
        </w:rPr>
        <w:t>图</w:t>
      </w:r>
      <w:r w:rsidR="003221DC" w:rsidRPr="00F140A2">
        <w:t>7</w:t>
      </w:r>
      <w:r w:rsidRPr="006C2B8E">
        <w:fldChar w:fldCharType="end"/>
      </w:r>
      <w:ins w:id="987" w:author="yang huiwen" w:date="2021-05-10T08:31:00Z">
        <w:r w:rsidR="00BD1D27">
          <w:rPr>
            <w:rFonts w:hint="eastAsia"/>
          </w:rPr>
          <w:t>和</w:t>
        </w:r>
        <w:r w:rsidR="00253EC6">
          <w:fldChar w:fldCharType="begin"/>
        </w:r>
        <w:r w:rsidR="00253EC6">
          <w:instrText xml:space="preserve"> </w:instrText>
        </w:r>
        <w:r w:rsidR="00253EC6">
          <w:rPr>
            <w:rFonts w:hint="eastAsia"/>
          </w:rPr>
          <w:instrText>REF _Ref71136715 \h</w:instrText>
        </w:r>
        <w:r w:rsidR="00253EC6">
          <w:instrText xml:space="preserve"> </w:instrText>
        </w:r>
      </w:ins>
      <w:r w:rsidR="00253EC6">
        <w:fldChar w:fldCharType="separate"/>
      </w:r>
      <w:ins w:id="988" w:author="yang huiwen" w:date="2021-05-10T08:31:00Z">
        <w:r w:rsidR="00253EC6" w:rsidRPr="005A0455">
          <w:rPr>
            <w:rFonts w:hint="eastAsia"/>
            <w:szCs w:val="18"/>
          </w:rPr>
          <w:t>图</w:t>
        </w:r>
        <w:r w:rsidR="00253EC6" w:rsidRPr="005A0455">
          <w:rPr>
            <w:szCs w:val="18"/>
          </w:rPr>
          <w:t>8</w:t>
        </w:r>
        <w:r w:rsidR="00253EC6">
          <w:fldChar w:fldCharType="end"/>
        </w:r>
      </w:ins>
      <w:r w:rsidRPr="006C2B8E">
        <w:t>中</w:t>
      </w:r>
      <w:r>
        <w:rPr>
          <w:rFonts w:hint="eastAsia"/>
        </w:rPr>
        <w:t>序号</w:t>
      </w:r>
      <w:r w:rsidRPr="006C2B8E">
        <w:t>与</w:t>
      </w:r>
      <w:r w:rsidR="0079525F">
        <w:fldChar w:fldCharType="begin"/>
      </w:r>
      <w:r w:rsidR="0079525F">
        <w:instrText xml:space="preserve"> REF _Ref56670903 \h </w:instrText>
      </w:r>
      <w:r w:rsidR="0079525F">
        <w:fldChar w:fldCharType="separate"/>
      </w:r>
      <w:r w:rsidR="0079525F" w:rsidRPr="006C2B8E">
        <w:t>表</w:t>
      </w:r>
      <w:r w:rsidR="0079525F">
        <w:rPr>
          <w:noProof/>
        </w:rPr>
        <w:t>3</w:t>
      </w:r>
      <w:r w:rsidR="0079525F">
        <w:fldChar w:fldCharType="end"/>
      </w:r>
      <w:r w:rsidRPr="006C2B8E">
        <w:t>中的序号对应，</w:t>
      </w:r>
      <w:r w:rsidRPr="006C2B8E">
        <w:t>None</w:t>
      </w:r>
      <w:r w:rsidR="004942E1">
        <w:rPr>
          <w:rFonts w:hint="eastAsia"/>
        </w:rPr>
        <w:t>、</w:t>
      </w:r>
      <w:r w:rsidR="004942E1" w:rsidRPr="006C2B8E">
        <w:t>SMOTE</w:t>
      </w:r>
      <w:r w:rsidR="004942E1">
        <w:rPr>
          <w:rFonts w:hint="eastAsia"/>
        </w:rPr>
        <w:t>、</w:t>
      </w:r>
      <w:r w:rsidR="004942E1">
        <w:rPr>
          <w:rFonts w:hint="eastAsia"/>
        </w:rPr>
        <w:t>ROS</w:t>
      </w:r>
      <w:r w:rsidR="004942E1">
        <w:rPr>
          <w:rFonts w:hint="eastAsia"/>
        </w:rPr>
        <w:t>和</w:t>
      </w:r>
      <w:r w:rsidR="004942E1">
        <w:rPr>
          <w:rFonts w:hint="eastAsia"/>
        </w:rPr>
        <w:t>RUS</w:t>
      </w:r>
      <w:r w:rsidR="004942E1">
        <w:rPr>
          <w:rFonts w:hint="eastAsia"/>
        </w:rPr>
        <w:t>分别表示</w:t>
      </w:r>
      <w:r w:rsidR="004942E1" w:rsidRPr="006C2B8E">
        <w:t>不做数据预处理</w:t>
      </w:r>
      <w:r w:rsidR="004942E1">
        <w:rPr>
          <w:rFonts w:hint="eastAsia"/>
        </w:rPr>
        <w:t>、</w:t>
      </w:r>
      <w:r w:rsidR="004942E1" w:rsidRPr="006C2B8E">
        <w:t>进行</w:t>
      </w:r>
      <w:r w:rsidR="004942E1" w:rsidRPr="006C2B8E">
        <w:t>SMOTE</w:t>
      </w:r>
      <w:r w:rsidR="004942E1">
        <w:rPr>
          <w:rFonts w:hint="eastAsia"/>
        </w:rPr>
        <w:t>、</w:t>
      </w:r>
      <w:r w:rsidR="004942E1">
        <w:rPr>
          <w:rFonts w:hint="eastAsia"/>
        </w:rPr>
        <w:t>ROS</w:t>
      </w:r>
      <w:r w:rsidR="004942E1">
        <w:rPr>
          <w:rFonts w:hint="eastAsia"/>
        </w:rPr>
        <w:t>和</w:t>
      </w:r>
      <w:r w:rsidR="004942E1">
        <w:rPr>
          <w:rFonts w:hint="eastAsia"/>
        </w:rPr>
        <w:t>RUS</w:t>
      </w:r>
      <w:r w:rsidR="004942E1" w:rsidRPr="006C2B8E">
        <w:t>预处理的预测结果</w:t>
      </w:r>
      <w:r w:rsidRPr="006C2B8E">
        <w:t>。需要注意的是，</w:t>
      </w:r>
      <w:r w:rsidRPr="006C2B8E">
        <w:fldChar w:fldCharType="begin"/>
      </w:r>
      <w:r w:rsidRPr="006C2B8E">
        <w:instrText xml:space="preserve"> REF _Ref56670903 \h  \* MERGEFORMAT </w:instrText>
      </w:r>
      <w:r w:rsidRPr="006C2B8E">
        <w:fldChar w:fldCharType="separate"/>
      </w:r>
      <w:r w:rsidR="003221DC" w:rsidRPr="006C2B8E">
        <w:t>表</w:t>
      </w:r>
      <w:r w:rsidR="003221DC">
        <w:t>3</w:t>
      </w:r>
      <w:r w:rsidRPr="006C2B8E">
        <w:fldChar w:fldCharType="end"/>
      </w:r>
      <w:r w:rsidRPr="006C2B8E">
        <w:t>中的</w:t>
      </w:r>
      <w:r w:rsidRPr="006C2B8E">
        <w:t>21</w:t>
      </w:r>
      <w:r w:rsidRPr="006C2B8E">
        <w:t>号缺陷类型（即</w:t>
      </w:r>
      <w:proofErr w:type="spellStart"/>
      <w:r w:rsidRPr="006C2B8E">
        <w:t>IntegerOverflow</w:t>
      </w:r>
      <w:proofErr w:type="spellEnd"/>
      <w:r w:rsidRPr="006C2B8E">
        <w:t>类型缺陷）的</w:t>
      </w:r>
      <w:r w:rsidRPr="006C2B8E">
        <w:t>PDM</w:t>
      </w:r>
      <w:r w:rsidRPr="006C2B8E">
        <w:t>为</w:t>
      </w:r>
      <w:r w:rsidRPr="006C2B8E">
        <w:t>0</w:t>
      </w:r>
      <w:r w:rsidRPr="006C2B8E">
        <w:t>，即缺陷数据集中没有正样本，无法构建二分类模型和</w:t>
      </w:r>
      <w:r w:rsidR="00DF7F04">
        <w:rPr>
          <w:rFonts w:hint="eastAsia"/>
        </w:rPr>
        <w:t>采样</w:t>
      </w:r>
      <w:r w:rsidRPr="006C2B8E">
        <w:t>处理，因此</w:t>
      </w:r>
      <w:del w:id="989" w:author="yang huiwen" w:date="2021-05-12T07:51:00Z">
        <w:r w:rsidRPr="006C2B8E" w:rsidDel="00567D3E">
          <w:delText>本</w:delText>
        </w:r>
      </w:del>
      <w:r w:rsidRPr="006C2B8E">
        <w:t>实验中不对</w:t>
      </w:r>
      <w:r w:rsidRPr="006C2B8E">
        <w:t>21</w:t>
      </w:r>
      <w:r w:rsidRPr="006C2B8E">
        <w:t>号缺陷构建二分类模型。</w:t>
      </w:r>
      <w:del w:id="990" w:author="yang huiwen" w:date="2021-05-10T17:16:00Z">
        <w:r w:rsidRPr="006C2B8E" w:rsidDel="00B439FF">
          <w:fldChar w:fldCharType="begin"/>
        </w:r>
        <w:r w:rsidRPr="006C2B8E" w:rsidDel="00B439FF">
          <w:delInstrText xml:space="preserve"> REF _Ref59101860 \h  \* MERGEFORMAT </w:delInstrText>
        </w:r>
        <w:r w:rsidRPr="006C2B8E" w:rsidDel="00B439FF">
          <w:fldChar w:fldCharType="end"/>
        </w:r>
      </w:del>
      <w:r w:rsidRPr="006C2B8E">
        <w:fldChar w:fldCharType="begin"/>
      </w:r>
      <w:r w:rsidRPr="006C2B8E">
        <w:instrText xml:space="preserve"> REF _Ref59101869 \h </w:instrText>
      </w:r>
      <w:r>
        <w:instrText xml:space="preserve"> \* MERGEFORMAT </w:instrText>
      </w:r>
      <w:r w:rsidRPr="006C2B8E">
        <w:fldChar w:fldCharType="separate"/>
      </w:r>
      <w:ins w:id="991" w:author="yang huiwen" w:date="2021-05-10T17:15:00Z">
        <w:r w:rsidR="00B439FF" w:rsidRPr="00B439FF">
          <w:rPr>
            <w:rFonts w:hint="eastAsia"/>
          </w:rPr>
          <w:t>表</w:t>
        </w:r>
        <w:r w:rsidR="00B439FF" w:rsidRPr="00B439FF">
          <w:rPr>
            <w:rPrChange w:id="992" w:author="yang huiwen" w:date="2021-05-10T17:15:00Z">
              <w:rPr>
                <w:noProof/>
                <w:szCs w:val="18"/>
              </w:rPr>
            </w:rPrChange>
          </w:rPr>
          <w:t>8</w:t>
        </w:r>
      </w:ins>
      <w:del w:id="993" w:author="yang huiwen" w:date="2021-05-10T17:15:00Z">
        <w:r w:rsidR="005A0455" w:rsidRPr="009E3ACE" w:rsidDel="00B439FF">
          <w:rPr>
            <w:rFonts w:hint="eastAsia"/>
          </w:rPr>
          <w:delText>表</w:delText>
        </w:r>
        <w:r w:rsidR="005A0455" w:rsidRPr="00F140A2" w:rsidDel="00B439FF">
          <w:delText>8</w:delText>
        </w:r>
      </w:del>
      <w:r w:rsidRPr="006C2B8E">
        <w:fldChar w:fldCharType="end"/>
      </w:r>
      <w:r w:rsidR="00F2137C">
        <w:rPr>
          <w:rFonts w:hint="eastAsia"/>
        </w:rPr>
        <w:t>和</w:t>
      </w:r>
      <w:ins w:id="994" w:author="yang huiwen" w:date="2021-05-10T17:16:00Z">
        <w:r w:rsidR="00E6208E">
          <w:fldChar w:fldCharType="begin"/>
        </w:r>
        <w:r w:rsidR="00E6208E">
          <w:instrText xml:space="preserve"> </w:instrText>
        </w:r>
        <w:r w:rsidR="00E6208E">
          <w:rPr>
            <w:rFonts w:hint="eastAsia"/>
          </w:rPr>
          <w:instrText>REF _Ref71137214 \h</w:instrText>
        </w:r>
        <w:r w:rsidR="00E6208E">
          <w:instrText xml:space="preserve"> </w:instrText>
        </w:r>
      </w:ins>
      <w:r w:rsidR="00E6208E">
        <w:fldChar w:fldCharType="separate"/>
      </w:r>
      <w:ins w:id="995" w:author="yang huiwen" w:date="2021-05-10T17:16:00Z">
        <w:r w:rsidR="00E6208E" w:rsidRPr="00F54C1C">
          <w:rPr>
            <w:rFonts w:hint="eastAsia"/>
            <w:szCs w:val="18"/>
          </w:rPr>
          <w:t>表</w:t>
        </w:r>
        <w:r w:rsidR="00E6208E">
          <w:rPr>
            <w:noProof/>
            <w:szCs w:val="18"/>
          </w:rPr>
          <w:t>9</w:t>
        </w:r>
        <w:r w:rsidR="00E6208E">
          <w:fldChar w:fldCharType="end"/>
        </w:r>
      </w:ins>
      <w:del w:id="996" w:author="yang huiwen" w:date="2021-05-10T17:16:00Z">
        <w:r w:rsidR="00F2137C" w:rsidDel="00B439FF">
          <w:rPr>
            <w:rFonts w:hint="eastAsia"/>
          </w:rPr>
          <w:delText>表</w:delText>
        </w:r>
        <w:r w:rsidR="00F2137C" w:rsidDel="00B439FF">
          <w:rPr>
            <w:rFonts w:hint="eastAsia"/>
          </w:rPr>
          <w:delText>9</w:delText>
        </w:r>
      </w:del>
      <w:r w:rsidR="00F2137C">
        <w:rPr>
          <w:rFonts w:hint="eastAsia"/>
        </w:rPr>
        <w:t>分别</w:t>
      </w:r>
      <w:r w:rsidRPr="006C2B8E">
        <w:t>是</w:t>
      </w:r>
      <w:r w:rsidRPr="006C2B8E">
        <w:t>20</w:t>
      </w:r>
      <w:r w:rsidRPr="006C2B8E">
        <w:t>种缺陷</w:t>
      </w:r>
      <w:r w:rsidRPr="006C2B8E">
        <w:lastRenderedPageBreak/>
        <w:t>倾向性预测结果</w:t>
      </w:r>
      <w:r w:rsidRPr="006C2B8E">
        <w:t>F1-score</w:t>
      </w:r>
      <w:r w:rsidR="00F2137C">
        <w:rPr>
          <w:rFonts w:hint="eastAsia"/>
        </w:rPr>
        <w:t>和</w:t>
      </w:r>
      <w:r w:rsidR="00F2137C">
        <w:rPr>
          <w:rFonts w:hint="eastAsia"/>
        </w:rPr>
        <w:t>AUC</w:t>
      </w:r>
      <w:r w:rsidRPr="006C2B8E">
        <w:t>的平均值</w:t>
      </w:r>
      <w:r w:rsidR="002C5545">
        <w:rPr>
          <w:rFonts w:hint="eastAsia"/>
        </w:rPr>
        <w:t>比较</w:t>
      </w:r>
      <w:r w:rsidRPr="006C2B8E">
        <w:t>。</w:t>
      </w:r>
    </w:p>
    <w:p w14:paraId="585CA49D" w14:textId="734F06FA" w:rsidR="00DA210D" w:rsidRPr="00B61A84" w:rsidRDefault="00890AE9" w:rsidP="00DF7E3B">
      <w:pPr>
        <w:pStyle w:val="a3"/>
        <w:ind w:firstLine="372"/>
        <w:rPr>
          <w:ins w:id="997" w:author="yang huiwen" w:date="2021-05-13T19:34:00Z"/>
          <w:rPrChange w:id="998" w:author="yang huiwen" w:date="2021-05-13T19:34:00Z">
            <w:rPr>
              <w:ins w:id="999" w:author="yang huiwen" w:date="2021-05-13T19:34:00Z"/>
              <w:rFonts w:ascii="PingFang SC" w:eastAsia="PingFang SC" w:cs="PingFang SC"/>
              <w:color w:val="000000"/>
              <w:kern w:val="0"/>
              <w:sz w:val="22"/>
              <w:szCs w:val="22"/>
            </w:rPr>
          </w:rPrChange>
        </w:rPr>
      </w:pPr>
      <w:ins w:id="1000" w:author="yang huiwen" w:date="2021-05-12T07:58:00Z">
        <w:r>
          <w:rPr>
            <w:rFonts w:hint="eastAsia"/>
          </w:rPr>
          <w:t>结合</w:t>
        </w:r>
        <w:r w:rsidR="001637BE">
          <w:fldChar w:fldCharType="begin"/>
        </w:r>
        <w:r w:rsidR="001637BE">
          <w:instrText xml:space="preserve"> </w:instrText>
        </w:r>
        <w:r w:rsidR="001637BE">
          <w:rPr>
            <w:rFonts w:hint="eastAsia"/>
          </w:rPr>
          <w:instrText>REF _Ref59101857 \h</w:instrText>
        </w:r>
        <w:r w:rsidR="001637BE">
          <w:instrText xml:space="preserve"> </w:instrText>
        </w:r>
      </w:ins>
      <w:r w:rsidR="00B61A84">
        <w:instrText xml:space="preserve"> \* MERGEFORMAT </w:instrText>
      </w:r>
      <w:r w:rsidR="001637BE">
        <w:fldChar w:fldCharType="separate"/>
      </w:r>
      <w:ins w:id="1001" w:author="yang huiwen" w:date="2021-05-12T07:58:00Z">
        <w:r w:rsidR="001637BE" w:rsidRPr="00B61A84">
          <w:rPr>
            <w:rFonts w:hint="eastAsia"/>
          </w:rPr>
          <w:t>图</w:t>
        </w:r>
        <w:r w:rsidR="001637BE" w:rsidRPr="00B61A84">
          <w:rPr>
            <w:rPrChange w:id="1002" w:author="yang huiwen" w:date="2021-05-13T19:34:00Z">
              <w:rPr>
                <w:noProof/>
                <w:szCs w:val="18"/>
              </w:rPr>
            </w:rPrChange>
          </w:rPr>
          <w:t>7</w:t>
        </w:r>
        <w:r w:rsidR="001637BE">
          <w:fldChar w:fldCharType="end"/>
        </w:r>
        <w:r w:rsidR="001637BE">
          <w:rPr>
            <w:rFonts w:hint="eastAsia"/>
          </w:rPr>
          <w:t>和</w:t>
        </w:r>
        <w:r w:rsidR="00576781">
          <w:fldChar w:fldCharType="begin"/>
        </w:r>
        <w:r w:rsidR="00576781">
          <w:instrText xml:space="preserve"> </w:instrText>
        </w:r>
        <w:r w:rsidR="00576781">
          <w:rPr>
            <w:rFonts w:hint="eastAsia"/>
          </w:rPr>
          <w:instrText>REF _Ref59101869 \h</w:instrText>
        </w:r>
        <w:r w:rsidR="00576781">
          <w:instrText xml:space="preserve"> </w:instrText>
        </w:r>
      </w:ins>
      <w:r w:rsidR="00B61A84">
        <w:instrText xml:space="preserve"> \* MERGEFORMAT </w:instrText>
      </w:r>
      <w:r w:rsidR="00576781">
        <w:fldChar w:fldCharType="separate"/>
      </w:r>
      <w:ins w:id="1003" w:author="yang huiwen" w:date="2021-05-12T07:58:00Z">
        <w:r w:rsidR="00576781" w:rsidRPr="00B61A84">
          <w:rPr>
            <w:rFonts w:hint="eastAsia"/>
          </w:rPr>
          <w:t>表</w:t>
        </w:r>
        <w:r w:rsidR="00576781" w:rsidRPr="00B61A84">
          <w:rPr>
            <w:rPrChange w:id="1004" w:author="yang huiwen" w:date="2021-05-13T19:34:00Z">
              <w:rPr>
                <w:noProof/>
                <w:szCs w:val="18"/>
              </w:rPr>
            </w:rPrChange>
          </w:rPr>
          <w:t>8</w:t>
        </w:r>
        <w:r w:rsidR="00576781">
          <w:fldChar w:fldCharType="end"/>
        </w:r>
      </w:ins>
      <w:ins w:id="1005" w:author="yang huiwen" w:date="2021-05-13T19:33:00Z">
        <w:r w:rsidR="00B61A84" w:rsidRPr="00B61A84">
          <w:rPr>
            <w:rFonts w:hint="eastAsia"/>
            <w:rPrChange w:id="1006" w:author="yang huiwen" w:date="2021-05-13T19:34:00Z">
              <w:rPr>
                <w:rFonts w:ascii="PingFang SC" w:eastAsia="PingFang SC" w:cs="PingFang SC" w:hint="eastAsia"/>
                <w:color w:val="000000"/>
                <w:kern w:val="0"/>
                <w:sz w:val="22"/>
                <w:szCs w:val="22"/>
              </w:rPr>
            </w:rPrChange>
          </w:rPr>
          <w:t>可以看出，在</w:t>
        </w:r>
        <w:r w:rsidR="00B61A84" w:rsidRPr="00B61A84">
          <w:rPr>
            <w:rPrChange w:id="1007" w:author="yang huiwen" w:date="2021-05-13T19:34:00Z">
              <w:rPr>
                <w:rFonts w:ascii="PingFang SC" w:eastAsia="PingFang SC" w:cs="PingFang SC"/>
                <w:color w:val="000000"/>
                <w:kern w:val="0"/>
                <w:sz w:val="22"/>
                <w:szCs w:val="22"/>
              </w:rPr>
            </w:rPrChange>
          </w:rPr>
          <w:t>F1-score</w:t>
        </w:r>
        <w:r w:rsidR="00B61A84" w:rsidRPr="00B61A84">
          <w:rPr>
            <w:rFonts w:hint="eastAsia"/>
            <w:rPrChange w:id="1008" w:author="yang huiwen" w:date="2021-05-13T19:34:00Z">
              <w:rPr>
                <w:rFonts w:ascii="PingFang SC" w:eastAsia="PingFang SC" w:cs="PingFang SC" w:hint="eastAsia"/>
                <w:color w:val="000000"/>
                <w:kern w:val="0"/>
                <w:sz w:val="22"/>
                <w:szCs w:val="22"/>
              </w:rPr>
            </w:rPrChange>
          </w:rPr>
          <w:t>指标中，</w:t>
        </w:r>
        <w:r w:rsidR="00B61A84" w:rsidRPr="00B61A84">
          <w:rPr>
            <w:rPrChange w:id="1009" w:author="yang huiwen" w:date="2021-05-13T19:34:00Z">
              <w:rPr>
                <w:rFonts w:ascii="PingFang SC" w:eastAsia="PingFang SC" w:cs="PingFang SC"/>
                <w:color w:val="000000"/>
                <w:kern w:val="0"/>
                <w:sz w:val="22"/>
                <w:szCs w:val="22"/>
              </w:rPr>
            </w:rPrChange>
          </w:rPr>
          <w:t>SMOTE</w:t>
        </w:r>
        <w:r w:rsidR="00B61A84" w:rsidRPr="00B61A84">
          <w:rPr>
            <w:rFonts w:hint="eastAsia"/>
            <w:rPrChange w:id="1010" w:author="yang huiwen" w:date="2021-05-13T19:34:00Z">
              <w:rPr>
                <w:rFonts w:ascii="PingFang SC" w:eastAsia="PingFang SC" w:cs="PingFang SC" w:hint="eastAsia"/>
                <w:color w:val="000000"/>
                <w:kern w:val="0"/>
                <w:sz w:val="22"/>
                <w:szCs w:val="22"/>
              </w:rPr>
            </w:rPrChange>
          </w:rPr>
          <w:t>和</w:t>
        </w:r>
        <w:r w:rsidR="00B61A84" w:rsidRPr="00B61A84">
          <w:rPr>
            <w:rPrChange w:id="1011" w:author="yang huiwen" w:date="2021-05-13T19:34:00Z">
              <w:rPr>
                <w:rFonts w:ascii="PingFang SC" w:eastAsia="PingFang SC" w:cs="PingFang SC"/>
                <w:color w:val="000000"/>
                <w:kern w:val="0"/>
                <w:sz w:val="22"/>
                <w:szCs w:val="22"/>
              </w:rPr>
            </w:rPrChange>
          </w:rPr>
          <w:t>ROS</w:t>
        </w:r>
        <w:r w:rsidR="00B61A84" w:rsidRPr="00B61A84">
          <w:rPr>
            <w:rFonts w:hint="eastAsia"/>
            <w:rPrChange w:id="1012" w:author="yang huiwen" w:date="2021-05-13T19:34:00Z">
              <w:rPr>
                <w:rFonts w:ascii="PingFang SC" w:eastAsia="PingFang SC" w:cs="PingFang SC" w:hint="eastAsia"/>
                <w:color w:val="000000"/>
                <w:kern w:val="0"/>
                <w:sz w:val="22"/>
                <w:szCs w:val="22"/>
              </w:rPr>
            </w:rPrChange>
          </w:rPr>
          <w:t>在所有</w:t>
        </w:r>
        <w:r w:rsidR="00B61A84" w:rsidRPr="00B61A84">
          <w:rPr>
            <w:rPrChange w:id="1013" w:author="yang huiwen" w:date="2021-05-13T19:34:00Z">
              <w:rPr>
                <w:rFonts w:ascii="PingFang SC" w:eastAsia="PingFang SC" w:cs="PingFang SC"/>
                <w:color w:val="000000"/>
                <w:kern w:val="0"/>
                <w:sz w:val="22"/>
                <w:szCs w:val="22"/>
              </w:rPr>
            </w:rPrChange>
          </w:rPr>
          <w:t>20</w:t>
        </w:r>
        <w:r w:rsidR="00B61A84" w:rsidRPr="00B61A84">
          <w:rPr>
            <w:rFonts w:hint="eastAsia"/>
            <w:rPrChange w:id="1014" w:author="yang huiwen" w:date="2021-05-13T19:34:00Z">
              <w:rPr>
                <w:rFonts w:ascii="PingFang SC" w:eastAsia="PingFang SC" w:cs="PingFang SC" w:hint="eastAsia"/>
                <w:color w:val="000000"/>
                <w:kern w:val="0"/>
                <w:sz w:val="22"/>
                <w:szCs w:val="22"/>
              </w:rPr>
            </w:rPrChange>
          </w:rPr>
          <w:t>种缺陷预测模型中均优于不做数据预处理的模型，其中，</w:t>
        </w:r>
        <w:r w:rsidR="00B61A84" w:rsidRPr="00B61A84">
          <w:rPr>
            <w:rPrChange w:id="1015" w:author="yang huiwen" w:date="2021-05-13T19:34:00Z">
              <w:rPr>
                <w:rFonts w:ascii="PingFang SC" w:eastAsia="PingFang SC" w:cs="PingFang SC"/>
                <w:color w:val="000000"/>
                <w:kern w:val="0"/>
                <w:sz w:val="22"/>
                <w:szCs w:val="22"/>
              </w:rPr>
            </w:rPrChange>
          </w:rPr>
          <w:t>SMOTE</w:t>
        </w:r>
        <w:r w:rsidR="00B61A84" w:rsidRPr="00B61A84">
          <w:rPr>
            <w:rFonts w:hint="eastAsia"/>
            <w:rPrChange w:id="1016" w:author="yang huiwen" w:date="2021-05-13T19:34:00Z">
              <w:rPr>
                <w:rFonts w:ascii="PingFang SC" w:eastAsia="PingFang SC" w:cs="PingFang SC" w:hint="eastAsia"/>
                <w:color w:val="000000"/>
                <w:kern w:val="0"/>
                <w:sz w:val="22"/>
                <w:szCs w:val="22"/>
              </w:rPr>
            </w:rPrChange>
          </w:rPr>
          <w:t>和</w:t>
        </w:r>
        <w:r w:rsidR="00B61A84" w:rsidRPr="00B61A84">
          <w:rPr>
            <w:rPrChange w:id="1017" w:author="yang huiwen" w:date="2021-05-13T19:34:00Z">
              <w:rPr>
                <w:rFonts w:ascii="PingFang SC" w:eastAsia="PingFang SC" w:cs="PingFang SC"/>
                <w:color w:val="000000"/>
                <w:kern w:val="0"/>
                <w:sz w:val="22"/>
                <w:szCs w:val="22"/>
              </w:rPr>
            </w:rPrChange>
          </w:rPr>
          <w:t>ROS</w:t>
        </w:r>
        <w:r w:rsidR="00B61A84" w:rsidRPr="00B61A84">
          <w:rPr>
            <w:rFonts w:hint="eastAsia"/>
            <w:rPrChange w:id="1018" w:author="yang huiwen" w:date="2021-05-13T19:34:00Z">
              <w:rPr>
                <w:rFonts w:ascii="PingFang SC" w:eastAsia="PingFang SC" w:cs="PingFang SC" w:hint="eastAsia"/>
                <w:color w:val="000000"/>
                <w:kern w:val="0"/>
                <w:sz w:val="22"/>
                <w:szCs w:val="22"/>
              </w:rPr>
            </w:rPrChange>
          </w:rPr>
          <w:t>在</w:t>
        </w:r>
        <w:r w:rsidR="00B61A84" w:rsidRPr="00B61A84">
          <w:rPr>
            <w:rPrChange w:id="1019" w:author="yang huiwen" w:date="2021-05-13T19:34:00Z">
              <w:rPr>
                <w:rFonts w:ascii="PingFang SC" w:eastAsia="PingFang SC" w:cs="PingFang SC"/>
                <w:color w:val="000000"/>
                <w:kern w:val="0"/>
                <w:sz w:val="22"/>
                <w:szCs w:val="22"/>
              </w:rPr>
            </w:rPrChange>
          </w:rPr>
          <w:t>16</w:t>
        </w:r>
        <w:r w:rsidR="00B61A84" w:rsidRPr="00B61A84">
          <w:rPr>
            <w:rFonts w:hint="eastAsia"/>
            <w:rPrChange w:id="1020" w:author="yang huiwen" w:date="2021-05-13T19:34:00Z">
              <w:rPr>
                <w:rFonts w:ascii="PingFang SC" w:eastAsia="PingFang SC" w:cs="PingFang SC" w:hint="eastAsia"/>
                <w:color w:val="000000"/>
                <w:kern w:val="0"/>
                <w:sz w:val="22"/>
                <w:szCs w:val="22"/>
              </w:rPr>
            </w:rPrChange>
          </w:rPr>
          <w:t>号缺陷中对模型的提升效果最大，相对于不进行预处理分别提升了</w:t>
        </w:r>
        <w:r w:rsidR="00B61A84" w:rsidRPr="00B61A84">
          <w:rPr>
            <w:rPrChange w:id="1021" w:author="yang huiwen" w:date="2021-05-13T19:34:00Z">
              <w:rPr>
                <w:rFonts w:ascii="PingFang SC" w:eastAsia="PingFang SC" w:cs="PingFang SC"/>
                <w:color w:val="000000"/>
                <w:kern w:val="0"/>
                <w:sz w:val="22"/>
                <w:szCs w:val="22"/>
              </w:rPr>
            </w:rPrChange>
          </w:rPr>
          <w:t>79.8%%</w:t>
        </w:r>
        <w:r w:rsidR="00B61A84" w:rsidRPr="00B61A84">
          <w:rPr>
            <w:rFonts w:hint="eastAsia"/>
            <w:rPrChange w:id="1022" w:author="yang huiwen" w:date="2021-05-13T19:34:00Z">
              <w:rPr>
                <w:rFonts w:ascii="PingFang SC" w:eastAsia="PingFang SC" w:cs="PingFang SC" w:hint="eastAsia"/>
                <w:color w:val="000000"/>
                <w:kern w:val="0"/>
                <w:sz w:val="22"/>
                <w:szCs w:val="22"/>
              </w:rPr>
            </w:rPrChange>
          </w:rPr>
          <w:t>和</w:t>
        </w:r>
        <w:r w:rsidR="00B61A84" w:rsidRPr="00B61A84">
          <w:rPr>
            <w:rPrChange w:id="1023" w:author="yang huiwen" w:date="2021-05-13T19:34:00Z">
              <w:rPr>
                <w:rFonts w:ascii="PingFang SC" w:eastAsia="PingFang SC" w:cs="PingFang SC"/>
                <w:color w:val="000000"/>
                <w:kern w:val="0"/>
                <w:sz w:val="22"/>
                <w:szCs w:val="22"/>
              </w:rPr>
            </w:rPrChange>
          </w:rPr>
          <w:t>39.4%%</w:t>
        </w:r>
        <w:r w:rsidR="00B61A84" w:rsidRPr="00B61A84">
          <w:rPr>
            <w:rFonts w:hint="eastAsia"/>
            <w:rPrChange w:id="1024" w:author="yang huiwen" w:date="2021-05-13T19:34:00Z">
              <w:rPr>
                <w:rFonts w:ascii="PingFang SC" w:eastAsia="PingFang SC" w:cs="PingFang SC" w:hint="eastAsia"/>
                <w:color w:val="000000"/>
                <w:kern w:val="0"/>
                <w:sz w:val="22"/>
                <w:szCs w:val="22"/>
              </w:rPr>
            </w:rPrChange>
          </w:rPr>
          <w:t>。在平均</w:t>
        </w:r>
        <w:r w:rsidR="00B61A84" w:rsidRPr="00B61A84">
          <w:rPr>
            <w:rPrChange w:id="1025" w:author="yang huiwen" w:date="2021-05-13T19:34:00Z">
              <w:rPr>
                <w:rFonts w:ascii="PingFang SC" w:eastAsia="PingFang SC" w:cs="PingFang SC"/>
                <w:color w:val="000000"/>
                <w:kern w:val="0"/>
                <w:sz w:val="22"/>
                <w:szCs w:val="22"/>
              </w:rPr>
            </w:rPrChange>
          </w:rPr>
          <w:t>20</w:t>
        </w:r>
        <w:r w:rsidR="00B61A84" w:rsidRPr="00B61A84">
          <w:rPr>
            <w:rFonts w:hint="eastAsia"/>
            <w:rPrChange w:id="1026" w:author="yang huiwen" w:date="2021-05-13T19:34:00Z">
              <w:rPr>
                <w:rFonts w:ascii="PingFang SC" w:eastAsia="PingFang SC" w:cs="PingFang SC" w:hint="eastAsia"/>
                <w:color w:val="000000"/>
                <w:kern w:val="0"/>
                <w:sz w:val="22"/>
                <w:szCs w:val="22"/>
              </w:rPr>
            </w:rPrChange>
          </w:rPr>
          <w:t>种缺陷预测模型的</w:t>
        </w:r>
        <w:r w:rsidR="00B61A84" w:rsidRPr="00B61A84">
          <w:rPr>
            <w:rPrChange w:id="1027" w:author="yang huiwen" w:date="2021-05-13T19:34:00Z">
              <w:rPr>
                <w:rFonts w:ascii="PingFang SC" w:eastAsia="PingFang SC" w:cs="PingFang SC"/>
                <w:color w:val="000000"/>
                <w:kern w:val="0"/>
                <w:sz w:val="22"/>
                <w:szCs w:val="22"/>
              </w:rPr>
            </w:rPrChange>
          </w:rPr>
          <w:t>F1-score</w:t>
        </w:r>
        <w:r w:rsidR="00B61A84" w:rsidRPr="00B61A84">
          <w:rPr>
            <w:rFonts w:hint="eastAsia"/>
            <w:rPrChange w:id="1028" w:author="yang huiwen" w:date="2021-05-13T19:34:00Z">
              <w:rPr>
                <w:rFonts w:ascii="PingFang SC" w:eastAsia="PingFang SC" w:cs="PingFang SC" w:hint="eastAsia"/>
                <w:color w:val="000000"/>
                <w:kern w:val="0"/>
                <w:sz w:val="22"/>
                <w:szCs w:val="22"/>
              </w:rPr>
            </w:rPrChange>
          </w:rPr>
          <w:t>后，相对于不进行数据预处理提升了</w:t>
        </w:r>
        <w:r w:rsidR="00B61A84" w:rsidRPr="00B61A84">
          <w:rPr>
            <w:rPrChange w:id="1029" w:author="yang huiwen" w:date="2021-05-13T19:34:00Z">
              <w:rPr>
                <w:rFonts w:ascii="PingFang SC" w:eastAsia="PingFang SC" w:cs="PingFang SC"/>
                <w:color w:val="000000"/>
                <w:kern w:val="0"/>
                <w:sz w:val="22"/>
                <w:szCs w:val="22"/>
              </w:rPr>
            </w:rPrChange>
          </w:rPr>
          <w:t>27.4%</w:t>
        </w:r>
        <w:r w:rsidR="00B61A84" w:rsidRPr="00B61A84">
          <w:rPr>
            <w:rFonts w:hint="eastAsia"/>
            <w:rPrChange w:id="1030" w:author="yang huiwen" w:date="2021-05-13T19:34:00Z">
              <w:rPr>
                <w:rFonts w:ascii="PingFang SC" w:eastAsia="PingFang SC" w:cs="PingFang SC" w:hint="eastAsia"/>
                <w:color w:val="000000"/>
                <w:kern w:val="0"/>
                <w:sz w:val="22"/>
                <w:szCs w:val="22"/>
              </w:rPr>
            </w:rPrChange>
          </w:rPr>
          <w:t>。</w:t>
        </w:r>
        <w:r w:rsidR="00B61A84" w:rsidRPr="00B61A84">
          <w:rPr>
            <w:rPrChange w:id="1031" w:author="yang huiwen" w:date="2021-05-13T19:34:00Z">
              <w:rPr>
                <w:rFonts w:ascii="PingFang SC" w:eastAsia="PingFang SC" w:cs="PingFang SC"/>
                <w:color w:val="000000"/>
                <w:kern w:val="0"/>
                <w:sz w:val="22"/>
                <w:szCs w:val="22"/>
              </w:rPr>
            </w:rPrChange>
          </w:rPr>
          <w:t>RUS</w:t>
        </w:r>
        <w:r w:rsidR="00B61A84" w:rsidRPr="00B61A84">
          <w:rPr>
            <w:rFonts w:hint="eastAsia"/>
            <w:rPrChange w:id="1032" w:author="yang huiwen" w:date="2021-05-13T19:34:00Z">
              <w:rPr>
                <w:rFonts w:ascii="PingFang SC" w:eastAsia="PingFang SC" w:cs="PingFang SC" w:hint="eastAsia"/>
                <w:color w:val="000000"/>
                <w:kern w:val="0"/>
                <w:sz w:val="22"/>
                <w:szCs w:val="22"/>
              </w:rPr>
            </w:rPrChange>
          </w:rPr>
          <w:t>在部分缺陷模型中对预测性能有一定提升，在</w:t>
        </w:r>
        <w:r w:rsidR="00B61A84" w:rsidRPr="00B61A84">
          <w:rPr>
            <w:rPrChange w:id="1033" w:author="yang huiwen" w:date="2021-05-13T19:34:00Z">
              <w:rPr>
                <w:rFonts w:ascii="PingFang SC" w:eastAsia="PingFang SC" w:cs="PingFang SC"/>
                <w:color w:val="000000"/>
                <w:kern w:val="0"/>
                <w:sz w:val="22"/>
                <w:szCs w:val="22"/>
              </w:rPr>
            </w:rPrChange>
          </w:rPr>
          <w:t>6</w:t>
        </w:r>
        <w:r w:rsidR="00B61A84" w:rsidRPr="00B61A84">
          <w:rPr>
            <w:rFonts w:hint="eastAsia"/>
            <w:rPrChange w:id="1034" w:author="yang huiwen" w:date="2021-05-13T19:34:00Z">
              <w:rPr>
                <w:rFonts w:ascii="PingFang SC" w:eastAsia="PingFang SC" w:cs="PingFang SC" w:hint="eastAsia"/>
                <w:color w:val="000000"/>
                <w:kern w:val="0"/>
                <w:sz w:val="22"/>
                <w:szCs w:val="22"/>
              </w:rPr>
            </w:rPrChange>
          </w:rPr>
          <w:t>号缺陷中对模型提升效果最大，相对于不进行预处理提升了</w:t>
        </w:r>
        <w:r w:rsidR="00B61A84" w:rsidRPr="00B61A84">
          <w:rPr>
            <w:rPrChange w:id="1035" w:author="yang huiwen" w:date="2021-05-13T19:34:00Z">
              <w:rPr>
                <w:rFonts w:ascii="PingFang SC" w:eastAsia="PingFang SC" w:cs="PingFang SC"/>
                <w:color w:val="000000"/>
                <w:kern w:val="0"/>
                <w:sz w:val="22"/>
                <w:szCs w:val="22"/>
              </w:rPr>
            </w:rPrChange>
          </w:rPr>
          <w:t>59.8%%</w:t>
        </w:r>
        <w:r w:rsidR="00B61A84" w:rsidRPr="00B61A84">
          <w:rPr>
            <w:rFonts w:hint="eastAsia"/>
            <w:rPrChange w:id="1036" w:author="yang huiwen" w:date="2021-05-13T19:34:00Z">
              <w:rPr>
                <w:rFonts w:ascii="PingFang SC" w:eastAsia="PingFang SC" w:cs="PingFang SC" w:hint="eastAsia"/>
                <w:color w:val="000000"/>
                <w:kern w:val="0"/>
                <w:sz w:val="22"/>
                <w:szCs w:val="22"/>
              </w:rPr>
            </w:rPrChange>
          </w:rPr>
          <w:t>，但是，</w:t>
        </w:r>
        <w:r w:rsidR="00B61A84" w:rsidRPr="00B61A84">
          <w:rPr>
            <w:rPrChange w:id="1037" w:author="yang huiwen" w:date="2021-05-13T19:34:00Z">
              <w:rPr>
                <w:rFonts w:ascii="PingFang SC" w:eastAsia="PingFang SC" w:cs="PingFang SC"/>
                <w:color w:val="000000"/>
                <w:kern w:val="0"/>
                <w:sz w:val="22"/>
                <w:szCs w:val="22"/>
              </w:rPr>
            </w:rPrChange>
          </w:rPr>
          <w:t>RUS</w:t>
        </w:r>
        <w:r w:rsidR="00B61A84" w:rsidRPr="00B61A84">
          <w:rPr>
            <w:rFonts w:hint="eastAsia"/>
            <w:rPrChange w:id="1038" w:author="yang huiwen" w:date="2021-05-13T19:34:00Z">
              <w:rPr>
                <w:rFonts w:ascii="PingFang SC" w:eastAsia="PingFang SC" w:cs="PingFang SC" w:hint="eastAsia"/>
                <w:color w:val="000000"/>
                <w:kern w:val="0"/>
                <w:sz w:val="22"/>
                <w:szCs w:val="22"/>
              </w:rPr>
            </w:rPrChange>
          </w:rPr>
          <w:t>在</w:t>
        </w:r>
        <w:r w:rsidR="00B61A84" w:rsidRPr="00B61A84">
          <w:rPr>
            <w:rPrChange w:id="1039" w:author="yang huiwen" w:date="2021-05-13T19:34:00Z">
              <w:rPr>
                <w:rFonts w:ascii="PingFang SC" w:eastAsia="PingFang SC" w:cs="PingFang SC"/>
                <w:color w:val="000000"/>
                <w:kern w:val="0"/>
                <w:sz w:val="22"/>
                <w:szCs w:val="22"/>
              </w:rPr>
            </w:rPrChange>
          </w:rPr>
          <w:t>PDM</w:t>
        </w:r>
        <w:r w:rsidR="00B61A84" w:rsidRPr="00B61A84">
          <w:rPr>
            <w:rFonts w:hint="eastAsia"/>
            <w:rPrChange w:id="1040" w:author="yang huiwen" w:date="2021-05-13T19:34:00Z">
              <w:rPr>
                <w:rFonts w:ascii="PingFang SC" w:eastAsia="PingFang SC" w:cs="PingFang SC" w:hint="eastAsia"/>
                <w:color w:val="000000"/>
                <w:kern w:val="0"/>
                <w:sz w:val="22"/>
                <w:szCs w:val="22"/>
              </w:rPr>
            </w:rPrChange>
          </w:rPr>
          <w:t>下降到</w:t>
        </w:r>
        <w:r w:rsidR="00B61A84" w:rsidRPr="00B61A84">
          <w:rPr>
            <w:rPrChange w:id="1041" w:author="yang huiwen" w:date="2021-05-13T19:34:00Z">
              <w:rPr>
                <w:rFonts w:ascii="PingFang SC" w:eastAsia="PingFang SC" w:cs="PingFang SC"/>
                <w:color w:val="000000"/>
                <w:kern w:val="0"/>
                <w:sz w:val="22"/>
                <w:szCs w:val="22"/>
              </w:rPr>
            </w:rPrChange>
          </w:rPr>
          <w:t>2.05%</w:t>
        </w:r>
        <w:r w:rsidR="00B61A84" w:rsidRPr="00B61A84">
          <w:rPr>
            <w:rFonts w:hint="eastAsia"/>
            <w:rPrChange w:id="1042" w:author="yang huiwen" w:date="2021-05-13T19:34:00Z">
              <w:rPr>
                <w:rFonts w:ascii="PingFang SC" w:eastAsia="PingFang SC" w:cs="PingFang SC" w:hint="eastAsia"/>
                <w:color w:val="000000"/>
                <w:kern w:val="0"/>
                <w:sz w:val="22"/>
                <w:szCs w:val="22"/>
              </w:rPr>
            </w:rPrChange>
          </w:rPr>
          <w:t>后会拉低预测性能。造成这种结果的原因是</w:t>
        </w:r>
        <w:r w:rsidR="00B61A84" w:rsidRPr="00B61A84">
          <w:rPr>
            <w:rPrChange w:id="1043" w:author="yang huiwen" w:date="2021-05-13T19:34:00Z">
              <w:rPr>
                <w:rFonts w:ascii="PingFang SC" w:eastAsia="PingFang SC" w:cs="PingFang SC"/>
                <w:color w:val="000000"/>
                <w:kern w:val="0"/>
                <w:sz w:val="22"/>
                <w:szCs w:val="22"/>
              </w:rPr>
            </w:rPrChange>
          </w:rPr>
          <w:t>RUS</w:t>
        </w:r>
        <w:r w:rsidR="00B61A84" w:rsidRPr="00B61A84">
          <w:rPr>
            <w:rFonts w:hint="eastAsia"/>
            <w:rPrChange w:id="1044" w:author="yang huiwen" w:date="2021-05-13T19:34:00Z">
              <w:rPr>
                <w:rFonts w:ascii="PingFang SC" w:eastAsia="PingFang SC" w:cs="PingFang SC" w:hint="eastAsia"/>
                <w:color w:val="000000"/>
                <w:kern w:val="0"/>
                <w:sz w:val="22"/>
                <w:szCs w:val="22"/>
              </w:rPr>
            </w:rPrChange>
          </w:rPr>
          <w:t>会将随机去除负样本，使负样本数量与正样本数量相等，当</w:t>
        </w:r>
        <w:r w:rsidR="00B61A84" w:rsidRPr="00B61A84">
          <w:rPr>
            <w:rPrChange w:id="1045" w:author="yang huiwen" w:date="2021-05-13T19:34:00Z">
              <w:rPr>
                <w:rFonts w:ascii="PingFang SC" w:eastAsia="PingFang SC" w:cs="PingFang SC"/>
                <w:color w:val="000000"/>
                <w:kern w:val="0"/>
                <w:sz w:val="22"/>
                <w:szCs w:val="22"/>
              </w:rPr>
            </w:rPrChange>
          </w:rPr>
          <w:t>PDM</w:t>
        </w:r>
        <w:r w:rsidR="00B61A84" w:rsidRPr="00B61A84">
          <w:rPr>
            <w:rFonts w:hint="eastAsia"/>
            <w:rPrChange w:id="1046" w:author="yang huiwen" w:date="2021-05-13T19:34:00Z">
              <w:rPr>
                <w:rFonts w:ascii="PingFang SC" w:eastAsia="PingFang SC" w:cs="PingFang SC" w:hint="eastAsia"/>
                <w:color w:val="000000"/>
                <w:kern w:val="0"/>
                <w:sz w:val="22"/>
                <w:szCs w:val="22"/>
              </w:rPr>
            </w:rPrChange>
          </w:rPr>
          <w:t>较低时，正样本数量较少，经过</w:t>
        </w:r>
        <w:r w:rsidR="00B61A84" w:rsidRPr="00B61A84">
          <w:rPr>
            <w:rPrChange w:id="1047" w:author="yang huiwen" w:date="2021-05-13T19:34:00Z">
              <w:rPr>
                <w:rFonts w:ascii="PingFang SC" w:eastAsia="PingFang SC" w:cs="PingFang SC"/>
                <w:color w:val="000000"/>
                <w:kern w:val="0"/>
                <w:sz w:val="22"/>
                <w:szCs w:val="22"/>
              </w:rPr>
            </w:rPrChange>
          </w:rPr>
          <w:t>RUS</w:t>
        </w:r>
        <w:r w:rsidR="00B61A84" w:rsidRPr="00B61A84">
          <w:rPr>
            <w:rFonts w:hint="eastAsia"/>
            <w:rPrChange w:id="1048" w:author="yang huiwen" w:date="2021-05-13T19:34:00Z">
              <w:rPr>
                <w:rFonts w:ascii="PingFang SC" w:eastAsia="PingFang SC" w:cs="PingFang SC" w:hint="eastAsia"/>
                <w:color w:val="000000"/>
                <w:kern w:val="0"/>
                <w:sz w:val="22"/>
                <w:szCs w:val="22"/>
              </w:rPr>
            </w:rPrChange>
          </w:rPr>
          <w:t>处理后整体样本数量相对于</w:t>
        </w:r>
        <w:r w:rsidR="00B61A84" w:rsidRPr="00B61A84">
          <w:rPr>
            <w:rPrChange w:id="1049" w:author="yang huiwen" w:date="2021-05-13T19:34:00Z">
              <w:rPr>
                <w:rFonts w:ascii="PingFang SC" w:eastAsia="PingFang SC" w:cs="PingFang SC"/>
                <w:color w:val="000000"/>
                <w:kern w:val="0"/>
                <w:sz w:val="22"/>
                <w:szCs w:val="22"/>
              </w:rPr>
            </w:rPrChange>
          </w:rPr>
          <w:t>None</w:t>
        </w:r>
        <w:r w:rsidR="00B61A84" w:rsidRPr="00B61A84">
          <w:rPr>
            <w:rFonts w:hint="eastAsia"/>
            <w:rPrChange w:id="1050" w:author="yang huiwen" w:date="2021-05-13T19:34:00Z">
              <w:rPr>
                <w:rFonts w:ascii="PingFang SC" w:eastAsia="PingFang SC" w:cs="PingFang SC" w:hint="eastAsia"/>
                <w:color w:val="000000"/>
                <w:kern w:val="0"/>
                <w:sz w:val="22"/>
                <w:szCs w:val="22"/>
              </w:rPr>
            </w:rPrChange>
          </w:rPr>
          <w:t>减少较多，导致模型无法学习到足够的知识，从而降低了模型的预测性能。</w:t>
        </w:r>
      </w:ins>
    </w:p>
    <w:p w14:paraId="047D5CC8" w14:textId="4AD81715" w:rsidR="00B61A84" w:rsidDel="002B3980" w:rsidRDefault="00B61A84">
      <w:pPr>
        <w:pStyle w:val="a3"/>
        <w:ind w:firstLineChars="229" w:firstLine="426"/>
        <w:rPr>
          <w:del w:id="1051" w:author="yang huiwen" w:date="2021-05-13T19:35:00Z"/>
        </w:rPr>
        <w:pPrChange w:id="1052" w:author="yang huiwen" w:date="2021-05-13T19:36:00Z">
          <w:pPr>
            <w:pStyle w:val="a3"/>
            <w:ind w:firstLine="452"/>
          </w:pPr>
        </w:pPrChange>
      </w:pPr>
      <w:ins w:id="1053" w:author="yang huiwen" w:date="2021-05-13T19:34:00Z">
        <w:r w:rsidRPr="00B61A84">
          <w:rPr>
            <w:rFonts w:hint="eastAsia"/>
            <w:rPrChange w:id="1054" w:author="yang huiwen" w:date="2021-05-13T19:34:00Z">
              <w:rPr>
                <w:rFonts w:ascii="PingFang SC" w:eastAsia="PingFang SC" w:cs="PingFang SC" w:hint="eastAsia"/>
                <w:color w:val="000000"/>
                <w:kern w:val="0"/>
                <w:sz w:val="22"/>
                <w:szCs w:val="22"/>
              </w:rPr>
            </w:rPrChange>
          </w:rPr>
          <w:t>从图</w:t>
        </w:r>
        <w:r w:rsidRPr="00B61A84">
          <w:rPr>
            <w:rPrChange w:id="1055" w:author="yang huiwen" w:date="2021-05-13T19:34:00Z">
              <w:rPr>
                <w:rFonts w:ascii="PingFang SC" w:eastAsia="PingFang SC" w:cs="PingFang SC"/>
                <w:color w:val="000000"/>
                <w:kern w:val="0"/>
                <w:sz w:val="22"/>
                <w:szCs w:val="22"/>
              </w:rPr>
            </w:rPrChange>
          </w:rPr>
          <w:t>8</w:t>
        </w:r>
        <w:r w:rsidRPr="00B61A84">
          <w:rPr>
            <w:rFonts w:hint="eastAsia"/>
            <w:rPrChange w:id="1056" w:author="yang huiwen" w:date="2021-05-13T19:34:00Z">
              <w:rPr>
                <w:rFonts w:ascii="PingFang SC" w:eastAsia="PingFang SC" w:cs="PingFang SC" w:hint="eastAsia"/>
                <w:color w:val="000000"/>
                <w:kern w:val="0"/>
                <w:sz w:val="22"/>
                <w:szCs w:val="22"/>
              </w:rPr>
            </w:rPrChange>
          </w:rPr>
          <w:t>和表</w:t>
        </w:r>
        <w:r w:rsidRPr="00B61A84">
          <w:rPr>
            <w:rPrChange w:id="1057" w:author="yang huiwen" w:date="2021-05-13T19:34:00Z">
              <w:rPr>
                <w:rFonts w:ascii="PingFang SC" w:eastAsia="PingFang SC" w:cs="PingFang SC"/>
                <w:color w:val="000000"/>
                <w:kern w:val="0"/>
                <w:sz w:val="22"/>
                <w:szCs w:val="22"/>
              </w:rPr>
            </w:rPrChange>
          </w:rPr>
          <w:t>9</w:t>
        </w:r>
        <w:r w:rsidRPr="00B61A84">
          <w:rPr>
            <w:rFonts w:hint="eastAsia"/>
            <w:rPrChange w:id="1058" w:author="yang huiwen" w:date="2021-05-13T19:34:00Z">
              <w:rPr>
                <w:rFonts w:ascii="PingFang SC" w:eastAsia="PingFang SC" w:cs="PingFang SC" w:hint="eastAsia"/>
                <w:color w:val="000000"/>
                <w:kern w:val="0"/>
                <w:sz w:val="22"/>
                <w:szCs w:val="22"/>
              </w:rPr>
            </w:rPrChange>
          </w:rPr>
          <w:t>中可以看出，</w:t>
        </w:r>
        <w:r w:rsidRPr="00B61A84">
          <w:rPr>
            <w:rPrChange w:id="1059" w:author="yang huiwen" w:date="2021-05-13T19:34:00Z">
              <w:rPr>
                <w:rFonts w:ascii="PingFang SC" w:eastAsia="PingFang SC" w:cs="PingFang SC"/>
                <w:color w:val="000000"/>
                <w:kern w:val="0"/>
                <w:sz w:val="22"/>
                <w:szCs w:val="22"/>
              </w:rPr>
            </w:rPrChange>
          </w:rPr>
          <w:t>AUC</w:t>
        </w:r>
        <w:r w:rsidRPr="00B61A84">
          <w:rPr>
            <w:rFonts w:hint="eastAsia"/>
            <w:rPrChange w:id="1060" w:author="yang huiwen" w:date="2021-05-13T19:34:00Z">
              <w:rPr>
                <w:rFonts w:ascii="PingFang SC" w:eastAsia="PingFang SC" w:cs="PingFang SC" w:hint="eastAsia"/>
                <w:color w:val="000000"/>
                <w:kern w:val="0"/>
                <w:sz w:val="22"/>
                <w:szCs w:val="22"/>
              </w:rPr>
            </w:rPrChange>
          </w:rPr>
          <w:t>指标下的</w:t>
        </w:r>
        <w:r w:rsidRPr="00B61A84">
          <w:rPr>
            <w:rPrChange w:id="1061" w:author="yang huiwen" w:date="2021-05-13T19:34:00Z">
              <w:rPr>
                <w:rFonts w:ascii="PingFang SC" w:eastAsia="PingFang SC" w:cs="PingFang SC"/>
                <w:color w:val="000000"/>
                <w:kern w:val="0"/>
                <w:sz w:val="22"/>
                <w:szCs w:val="22"/>
              </w:rPr>
            </w:rPrChange>
          </w:rPr>
          <w:t>3</w:t>
        </w:r>
        <w:r w:rsidRPr="00B61A84">
          <w:rPr>
            <w:rFonts w:hint="eastAsia"/>
            <w:rPrChange w:id="1062" w:author="yang huiwen" w:date="2021-05-13T19:34:00Z">
              <w:rPr>
                <w:rFonts w:ascii="PingFang SC" w:eastAsia="PingFang SC" w:cs="PingFang SC" w:hint="eastAsia"/>
                <w:color w:val="000000"/>
                <w:kern w:val="0"/>
                <w:sz w:val="22"/>
                <w:szCs w:val="22"/>
              </w:rPr>
            </w:rPrChange>
          </w:rPr>
          <w:t>种预处理方法和不进行预处理的结果相近</w:t>
        </w:r>
      </w:ins>
      <w:ins w:id="1063" w:author="yang huiwen" w:date="2021-05-13T19:36:00Z">
        <w:r w:rsidR="00990524">
          <w:rPr>
            <w:rFonts w:hint="eastAsia"/>
          </w:rPr>
          <w:t>。</w:t>
        </w:r>
      </w:ins>
      <w:ins w:id="1064" w:author="yang huiwen" w:date="2021-05-13T19:34:00Z">
        <w:r w:rsidRPr="00B61A84">
          <w:rPr>
            <w:rFonts w:hint="eastAsia"/>
            <w:rPrChange w:id="1065" w:author="yang huiwen" w:date="2021-05-13T19:34:00Z">
              <w:rPr>
                <w:rFonts w:ascii="PingFang SC" w:eastAsia="PingFang SC" w:cs="PingFang SC" w:hint="eastAsia"/>
                <w:color w:val="000000"/>
                <w:kern w:val="0"/>
                <w:sz w:val="22"/>
                <w:szCs w:val="22"/>
              </w:rPr>
            </w:rPrChange>
          </w:rPr>
          <w:t>从平均值看出，</w:t>
        </w:r>
        <w:r w:rsidRPr="00B61A84">
          <w:rPr>
            <w:rPrChange w:id="1066" w:author="yang huiwen" w:date="2021-05-13T19:34:00Z">
              <w:rPr>
                <w:rFonts w:ascii="PingFang SC" w:eastAsia="PingFang SC" w:cs="PingFang SC"/>
                <w:color w:val="000000"/>
                <w:kern w:val="0"/>
                <w:sz w:val="22"/>
                <w:szCs w:val="22"/>
              </w:rPr>
            </w:rPrChange>
          </w:rPr>
          <w:t>SMOTE</w:t>
        </w:r>
        <w:r w:rsidRPr="00B61A84">
          <w:rPr>
            <w:rFonts w:hint="eastAsia"/>
            <w:rPrChange w:id="1067" w:author="yang huiwen" w:date="2021-05-13T19:34:00Z">
              <w:rPr>
                <w:rFonts w:ascii="PingFang SC" w:eastAsia="PingFang SC" w:cs="PingFang SC" w:hint="eastAsia"/>
                <w:color w:val="000000"/>
                <w:kern w:val="0"/>
                <w:sz w:val="22"/>
                <w:szCs w:val="22"/>
              </w:rPr>
            </w:rPrChange>
          </w:rPr>
          <w:t>相对于不进行预处理提升了</w:t>
        </w:r>
        <w:r w:rsidRPr="00B61A84">
          <w:rPr>
            <w:rPrChange w:id="1068" w:author="yang huiwen" w:date="2021-05-13T19:34:00Z">
              <w:rPr>
                <w:rFonts w:ascii="PingFang SC" w:eastAsia="PingFang SC" w:cs="PingFang SC"/>
                <w:color w:val="000000"/>
                <w:kern w:val="0"/>
                <w:sz w:val="22"/>
                <w:szCs w:val="22"/>
              </w:rPr>
            </w:rPrChange>
          </w:rPr>
          <w:t>2.1%</w:t>
        </w:r>
        <w:r w:rsidRPr="00B61A84">
          <w:rPr>
            <w:rFonts w:hint="eastAsia"/>
            <w:rPrChange w:id="1069" w:author="yang huiwen" w:date="2021-05-13T19:34:00Z">
              <w:rPr>
                <w:rFonts w:ascii="PingFang SC" w:eastAsia="PingFang SC" w:cs="PingFang SC" w:hint="eastAsia"/>
                <w:color w:val="000000"/>
                <w:kern w:val="0"/>
                <w:sz w:val="22"/>
                <w:szCs w:val="22"/>
              </w:rPr>
            </w:rPrChange>
          </w:rPr>
          <w:t>，</w:t>
        </w:r>
        <w:r w:rsidRPr="00B61A84">
          <w:rPr>
            <w:rPrChange w:id="1070" w:author="yang huiwen" w:date="2021-05-13T19:34:00Z">
              <w:rPr>
                <w:rFonts w:ascii="PingFang SC" w:eastAsia="PingFang SC" w:cs="PingFang SC"/>
                <w:color w:val="000000"/>
                <w:kern w:val="0"/>
                <w:sz w:val="22"/>
                <w:szCs w:val="22"/>
              </w:rPr>
            </w:rPrChange>
          </w:rPr>
          <w:t>RUS</w:t>
        </w:r>
        <w:r w:rsidRPr="00B61A84">
          <w:rPr>
            <w:rFonts w:hint="eastAsia"/>
            <w:rPrChange w:id="1071" w:author="yang huiwen" w:date="2021-05-13T19:34:00Z">
              <w:rPr>
                <w:rFonts w:ascii="PingFang SC" w:eastAsia="PingFang SC" w:cs="PingFang SC" w:hint="eastAsia"/>
                <w:color w:val="000000"/>
                <w:kern w:val="0"/>
                <w:sz w:val="22"/>
                <w:szCs w:val="22"/>
              </w:rPr>
            </w:rPrChange>
          </w:rPr>
          <w:t>提升了</w:t>
        </w:r>
        <w:r w:rsidRPr="00B61A84">
          <w:rPr>
            <w:rPrChange w:id="1072" w:author="yang huiwen" w:date="2021-05-13T19:34:00Z">
              <w:rPr>
                <w:rFonts w:ascii="PingFang SC" w:eastAsia="PingFang SC" w:cs="PingFang SC"/>
                <w:color w:val="000000"/>
                <w:kern w:val="0"/>
                <w:sz w:val="22"/>
                <w:szCs w:val="22"/>
              </w:rPr>
            </w:rPrChange>
          </w:rPr>
          <w:t>1.6%</w:t>
        </w:r>
        <w:r w:rsidRPr="00B61A84">
          <w:rPr>
            <w:rFonts w:hint="eastAsia"/>
            <w:rPrChange w:id="1073" w:author="yang huiwen" w:date="2021-05-13T19:34:00Z">
              <w:rPr>
                <w:rFonts w:ascii="PingFang SC" w:eastAsia="PingFang SC" w:cs="PingFang SC" w:hint="eastAsia"/>
                <w:color w:val="000000"/>
                <w:kern w:val="0"/>
                <w:sz w:val="22"/>
                <w:szCs w:val="22"/>
              </w:rPr>
            </w:rPrChange>
          </w:rPr>
          <w:t>。</w:t>
        </w:r>
      </w:ins>
    </w:p>
    <w:p w14:paraId="5ABF26C5" w14:textId="7E3C197D" w:rsidR="00DF7E3B" w:rsidRPr="00F140A2" w:rsidDel="002E50DD" w:rsidRDefault="00DF7E3B">
      <w:pPr>
        <w:pStyle w:val="a3"/>
        <w:ind w:firstLineChars="229" w:firstLine="426"/>
        <w:rPr>
          <w:del w:id="1074" w:author="yang huiwen" w:date="2021-05-13T19:33:00Z"/>
          <w:strike/>
        </w:rPr>
        <w:pPrChange w:id="1075" w:author="yang huiwen" w:date="2021-05-13T19:36:00Z">
          <w:pPr>
            <w:pStyle w:val="a3"/>
            <w:ind w:firstLine="372"/>
          </w:pPr>
        </w:pPrChange>
      </w:pPr>
      <w:del w:id="1076" w:author="yang huiwen" w:date="2021-05-13T19:33:00Z">
        <w:r w:rsidRPr="00F140A2" w:rsidDel="002E50DD">
          <w:rPr>
            <w:rFonts w:hint="eastAsia"/>
            <w:strike/>
          </w:rPr>
          <w:delText>结合</w:delText>
        </w:r>
        <w:r w:rsidRPr="00F140A2" w:rsidDel="002E50DD">
          <w:rPr>
            <w:strike/>
          </w:rPr>
          <w:fldChar w:fldCharType="begin"/>
        </w:r>
        <w:r w:rsidRPr="00F140A2" w:rsidDel="002E50DD">
          <w:rPr>
            <w:strike/>
          </w:rPr>
          <w:delInstrText xml:space="preserve"> REF _Ref59101857 \h  \* MERGEFORMAT </w:delInstrText>
        </w:r>
        <w:r w:rsidRPr="00F140A2" w:rsidDel="002E50DD">
          <w:rPr>
            <w:strike/>
          </w:rPr>
        </w:r>
        <w:r w:rsidRPr="00F140A2" w:rsidDel="002E50DD">
          <w:rPr>
            <w:strike/>
          </w:rPr>
          <w:fldChar w:fldCharType="separate"/>
        </w:r>
        <w:r w:rsidRPr="00F140A2" w:rsidDel="002E50DD">
          <w:rPr>
            <w:rFonts w:hint="eastAsia"/>
            <w:strike/>
          </w:rPr>
          <w:delText>图</w:delText>
        </w:r>
        <w:r w:rsidRPr="00F140A2" w:rsidDel="002E50DD">
          <w:rPr>
            <w:strike/>
          </w:rPr>
          <w:delText>7</w:delText>
        </w:r>
        <w:r w:rsidRPr="00F140A2" w:rsidDel="002E50DD">
          <w:rPr>
            <w:strike/>
          </w:rPr>
          <w:fldChar w:fldCharType="end"/>
        </w:r>
        <w:r w:rsidRPr="00F140A2" w:rsidDel="002E50DD">
          <w:rPr>
            <w:rFonts w:hint="eastAsia"/>
            <w:strike/>
          </w:rPr>
          <w:delText>、</w:delText>
        </w:r>
        <w:r w:rsidRPr="00F140A2" w:rsidDel="002E50DD">
          <w:rPr>
            <w:strike/>
          </w:rPr>
          <w:fldChar w:fldCharType="begin"/>
        </w:r>
        <w:r w:rsidRPr="00F140A2" w:rsidDel="002E50DD">
          <w:rPr>
            <w:strike/>
          </w:rPr>
          <w:delInstrText xml:space="preserve"> REF _Ref59101860 \h  \* MERGEFORMAT </w:delInstrText>
        </w:r>
        <w:r w:rsidRPr="00F140A2" w:rsidDel="002E50DD">
          <w:rPr>
            <w:strike/>
          </w:rPr>
        </w:r>
        <w:r w:rsidRPr="00F140A2" w:rsidDel="002E50DD">
          <w:rPr>
            <w:strike/>
          </w:rPr>
          <w:fldChar w:fldCharType="end"/>
        </w:r>
        <w:r w:rsidRPr="00F140A2" w:rsidDel="002E50DD">
          <w:rPr>
            <w:rFonts w:hint="eastAsia"/>
            <w:strike/>
          </w:rPr>
          <w:delText>和</w:delText>
        </w:r>
        <w:r w:rsidRPr="00F140A2" w:rsidDel="002E50DD">
          <w:rPr>
            <w:strike/>
          </w:rPr>
          <w:fldChar w:fldCharType="begin"/>
        </w:r>
        <w:r w:rsidRPr="00F140A2" w:rsidDel="002E50DD">
          <w:rPr>
            <w:strike/>
          </w:rPr>
          <w:delInstrText xml:space="preserve"> REF _Ref59101869 \h  \* MERGEFORMAT </w:delInstrText>
        </w:r>
        <w:r w:rsidRPr="00F140A2" w:rsidDel="002E50DD">
          <w:rPr>
            <w:strike/>
          </w:rPr>
        </w:r>
        <w:r w:rsidRPr="00F140A2" w:rsidDel="002E50DD">
          <w:rPr>
            <w:strike/>
          </w:rPr>
          <w:fldChar w:fldCharType="separate"/>
        </w:r>
        <w:r w:rsidRPr="00F140A2" w:rsidDel="002E50DD">
          <w:rPr>
            <w:rFonts w:hint="eastAsia"/>
            <w:strike/>
          </w:rPr>
          <w:delText>表</w:delText>
        </w:r>
        <w:r w:rsidRPr="00F140A2" w:rsidDel="002E50DD">
          <w:rPr>
            <w:strike/>
          </w:rPr>
          <w:delText>7</w:delText>
        </w:r>
        <w:r w:rsidRPr="00F140A2" w:rsidDel="002E50DD">
          <w:rPr>
            <w:strike/>
          </w:rPr>
          <w:fldChar w:fldCharType="end"/>
        </w:r>
        <w:r w:rsidRPr="00F140A2" w:rsidDel="002E50DD">
          <w:rPr>
            <w:rFonts w:hint="eastAsia"/>
            <w:strike/>
          </w:rPr>
          <w:delText>可以看出，对于序号为</w:delText>
        </w:r>
        <w:r w:rsidRPr="00F140A2" w:rsidDel="002E50DD">
          <w:rPr>
            <w:strike/>
          </w:rPr>
          <w:delText>1-16</w:delText>
        </w:r>
        <w:r w:rsidRPr="00F140A2" w:rsidDel="002E50DD">
          <w:rPr>
            <w:rFonts w:hint="eastAsia"/>
            <w:strike/>
          </w:rPr>
          <w:delText>、</w:delText>
        </w:r>
        <w:r w:rsidRPr="00F140A2" w:rsidDel="002E50DD">
          <w:rPr>
            <w:strike/>
          </w:rPr>
          <w:delText>19</w:delText>
        </w:r>
        <w:r w:rsidRPr="00F140A2" w:rsidDel="002E50DD">
          <w:rPr>
            <w:rFonts w:hint="eastAsia"/>
            <w:strike/>
          </w:rPr>
          <w:delText>的缺</w:delText>
        </w:r>
        <w:commentRangeStart w:id="1077"/>
        <w:r w:rsidRPr="00F140A2" w:rsidDel="002E50DD">
          <w:rPr>
            <w:rFonts w:hint="eastAsia"/>
            <w:strike/>
          </w:rPr>
          <w:delText>陷类型，使用</w:delText>
        </w:r>
        <w:r w:rsidRPr="00F140A2" w:rsidDel="002E50DD">
          <w:rPr>
            <w:strike/>
          </w:rPr>
          <w:delText>SMOTE</w:delText>
        </w:r>
        <w:r w:rsidRPr="00F140A2" w:rsidDel="002E50DD">
          <w:rPr>
            <w:rFonts w:hint="eastAsia"/>
            <w:strike/>
          </w:rPr>
          <w:delText>预处理后能够提高模型的性能，对序号为</w:delText>
        </w:r>
        <w:r w:rsidRPr="00F140A2" w:rsidDel="002E50DD">
          <w:rPr>
            <w:strike/>
          </w:rPr>
          <w:delText>18</w:delText>
        </w:r>
        <w:r w:rsidRPr="00F140A2" w:rsidDel="002E50DD">
          <w:rPr>
            <w:rFonts w:hint="eastAsia"/>
            <w:strike/>
          </w:rPr>
          <w:delText>的缺陷类型，使用</w:delText>
        </w:r>
        <w:r w:rsidRPr="00F140A2" w:rsidDel="002E50DD">
          <w:rPr>
            <w:strike/>
          </w:rPr>
          <w:delText>SMOTE</w:delText>
        </w:r>
        <w:r w:rsidRPr="00F140A2" w:rsidDel="002E50DD">
          <w:rPr>
            <w:rFonts w:hint="eastAsia"/>
            <w:strike/>
          </w:rPr>
          <w:delText>预处理后会降低模型的</w:delText>
        </w:r>
        <w:commentRangeEnd w:id="1077"/>
        <w:r w:rsidR="00F22E91" w:rsidDel="002E50DD">
          <w:rPr>
            <w:rStyle w:val="afffd"/>
          </w:rPr>
          <w:commentReference w:id="1077"/>
        </w:r>
        <w:r w:rsidRPr="00F140A2" w:rsidDel="002E50DD">
          <w:rPr>
            <w:rFonts w:hint="eastAsia"/>
            <w:strike/>
          </w:rPr>
          <w:delText>性能。除去</w:delText>
        </w:r>
        <w:r w:rsidRPr="00F140A2" w:rsidDel="002E50DD">
          <w:rPr>
            <w:strike/>
          </w:rPr>
          <w:delText>F1-score</w:delText>
        </w:r>
        <w:r w:rsidRPr="00F140A2" w:rsidDel="002E50DD">
          <w:rPr>
            <w:rFonts w:hint="eastAsia"/>
            <w:strike/>
          </w:rPr>
          <w:delText>为</w:delText>
        </w:r>
        <w:r w:rsidRPr="00F140A2" w:rsidDel="002E50DD">
          <w:rPr>
            <w:strike/>
          </w:rPr>
          <w:delText>0</w:delText>
        </w:r>
        <w:r w:rsidRPr="00F140A2" w:rsidDel="002E50DD">
          <w:rPr>
            <w:rFonts w:hint="eastAsia"/>
            <w:strike/>
          </w:rPr>
          <w:delText>的缺陷类型（即除去序号为</w:delText>
        </w:r>
        <w:r w:rsidRPr="00F140A2" w:rsidDel="002E50DD">
          <w:rPr>
            <w:strike/>
          </w:rPr>
          <w:delText>13</w:delText>
        </w:r>
        <w:r w:rsidRPr="00F140A2" w:rsidDel="002E50DD">
          <w:rPr>
            <w:rFonts w:hint="eastAsia"/>
            <w:strike/>
          </w:rPr>
          <w:delText>、</w:delText>
        </w:r>
        <w:r w:rsidRPr="00F140A2" w:rsidDel="002E50DD">
          <w:rPr>
            <w:strike/>
          </w:rPr>
          <w:delText>19</w:delText>
        </w:r>
        <w:r w:rsidRPr="00F140A2" w:rsidDel="002E50DD">
          <w:rPr>
            <w:rFonts w:hint="eastAsia"/>
            <w:strike/>
          </w:rPr>
          <w:delText>和</w:delText>
        </w:r>
        <w:r w:rsidRPr="00F140A2" w:rsidDel="002E50DD">
          <w:rPr>
            <w:strike/>
          </w:rPr>
          <w:delText>20</w:delText>
        </w:r>
        <w:r w:rsidRPr="00F140A2" w:rsidDel="002E50DD">
          <w:rPr>
            <w:rFonts w:hint="eastAsia"/>
            <w:strike/>
          </w:rPr>
          <w:delText>的缺陷类型），使用</w:delText>
        </w:r>
        <w:r w:rsidRPr="00F140A2" w:rsidDel="002E50DD">
          <w:rPr>
            <w:strike/>
          </w:rPr>
          <w:delText>SMOTE</w:delText>
        </w:r>
        <w:r w:rsidRPr="00F140A2" w:rsidDel="002E50DD">
          <w:rPr>
            <w:rFonts w:hint="eastAsia"/>
            <w:strike/>
          </w:rPr>
          <w:delText>预处理的</w:delText>
        </w:r>
        <w:r w:rsidRPr="00F140A2" w:rsidDel="002E50DD">
          <w:rPr>
            <w:strike/>
          </w:rPr>
          <w:delText>F1-score</w:delText>
        </w:r>
        <w:r w:rsidRPr="00F140A2" w:rsidDel="002E50DD">
          <w:rPr>
            <w:rFonts w:hint="eastAsia"/>
            <w:strike/>
          </w:rPr>
          <w:delText>值平均提升了</w:delText>
        </w:r>
        <w:r w:rsidRPr="00F140A2" w:rsidDel="002E50DD">
          <w:rPr>
            <w:strike/>
          </w:rPr>
          <w:delText>30.5%</w:delText>
        </w:r>
        <w:r w:rsidRPr="00F140A2" w:rsidDel="002E50DD">
          <w:rPr>
            <w:rFonts w:hint="eastAsia"/>
            <w:strike/>
          </w:rPr>
          <w:delText>。其中，对序号为</w:delText>
        </w:r>
        <w:r w:rsidRPr="00F140A2" w:rsidDel="002E50DD">
          <w:rPr>
            <w:strike/>
          </w:rPr>
          <w:delText>6</w:delText>
        </w:r>
        <w:r w:rsidRPr="00F140A2" w:rsidDel="002E50DD">
          <w:rPr>
            <w:rFonts w:hint="eastAsia"/>
            <w:strike/>
          </w:rPr>
          <w:delText>的缺陷类型预测性能提高最多，</w:delText>
        </w:r>
        <w:r w:rsidRPr="00F140A2" w:rsidDel="002E50DD">
          <w:rPr>
            <w:strike/>
          </w:rPr>
          <w:delText>F1-score</w:delText>
        </w:r>
        <w:r w:rsidRPr="00F140A2" w:rsidDel="002E50DD">
          <w:rPr>
            <w:rFonts w:hint="eastAsia"/>
            <w:strike/>
          </w:rPr>
          <w:delText>相较于不做数据预处理的结果提升了</w:delText>
        </w:r>
        <w:r w:rsidRPr="00F140A2" w:rsidDel="002E50DD">
          <w:rPr>
            <w:strike/>
          </w:rPr>
          <w:delText>0.168</w:delText>
        </w:r>
        <w:r w:rsidRPr="00F140A2" w:rsidDel="002E50DD">
          <w:rPr>
            <w:rFonts w:hint="eastAsia"/>
            <w:strike/>
          </w:rPr>
          <w:delText>，其次是序号为</w:delText>
        </w:r>
        <w:r w:rsidRPr="00F140A2" w:rsidDel="002E50DD">
          <w:rPr>
            <w:strike/>
          </w:rPr>
          <w:delText>5</w:delText>
        </w:r>
        <w:r w:rsidRPr="00F140A2" w:rsidDel="002E50DD">
          <w:rPr>
            <w:rFonts w:hint="eastAsia"/>
            <w:strike/>
          </w:rPr>
          <w:delText>的缺陷类型（提升了</w:delText>
        </w:r>
        <w:r w:rsidRPr="00F140A2" w:rsidDel="002E50DD">
          <w:rPr>
            <w:strike/>
          </w:rPr>
          <w:delText>0.129</w:delText>
        </w:r>
        <w:r w:rsidRPr="00F140A2" w:rsidDel="002E50DD">
          <w:rPr>
            <w:rFonts w:hint="eastAsia"/>
            <w:strike/>
          </w:rPr>
          <w:delText>）和序号为</w:delText>
        </w:r>
        <w:r w:rsidRPr="00F140A2" w:rsidDel="002E50DD">
          <w:rPr>
            <w:strike/>
          </w:rPr>
          <w:delText>4</w:delText>
        </w:r>
        <w:r w:rsidRPr="00F140A2" w:rsidDel="002E50DD">
          <w:rPr>
            <w:rFonts w:hint="eastAsia"/>
            <w:strike/>
          </w:rPr>
          <w:delText>的缺陷类型（提升了</w:delText>
        </w:r>
        <w:r w:rsidRPr="00F140A2" w:rsidDel="002E50DD">
          <w:rPr>
            <w:strike/>
          </w:rPr>
          <w:delText>0.122</w:delText>
        </w:r>
        <w:r w:rsidRPr="00F140A2" w:rsidDel="002E50DD">
          <w:rPr>
            <w:rFonts w:hint="eastAsia"/>
            <w:strike/>
          </w:rPr>
          <w:delText>）。</w:delText>
        </w:r>
      </w:del>
    </w:p>
    <w:p w14:paraId="723F43E2" w14:textId="4E8DF399" w:rsidR="00DF7E3B" w:rsidRPr="00F140A2" w:rsidRDefault="00DF7E3B">
      <w:pPr>
        <w:pStyle w:val="a3"/>
        <w:ind w:firstLineChars="229" w:firstLine="426"/>
        <w:rPr>
          <w:strike/>
        </w:rPr>
        <w:pPrChange w:id="1078" w:author="yang huiwen" w:date="2021-05-13T19:36:00Z">
          <w:pPr>
            <w:pStyle w:val="a3"/>
            <w:ind w:firstLine="372"/>
          </w:pPr>
        </w:pPrChange>
      </w:pPr>
      <w:del w:id="1079" w:author="yang huiwen" w:date="2021-05-13T19:33:00Z">
        <w:r w:rsidRPr="00F140A2" w:rsidDel="002E50DD">
          <w:rPr>
            <w:rFonts w:hint="eastAsia"/>
            <w:strike/>
          </w:rPr>
          <w:delText>从</w:delText>
        </w:r>
        <w:r w:rsidRPr="00F140A2" w:rsidDel="002E50DD">
          <w:rPr>
            <w:strike/>
          </w:rPr>
          <w:fldChar w:fldCharType="begin"/>
        </w:r>
        <w:r w:rsidRPr="00F140A2" w:rsidDel="002E50DD">
          <w:rPr>
            <w:strike/>
          </w:rPr>
          <w:delInstrText xml:space="preserve"> REF _Ref59101869 \h  \* MERGEFORMAT </w:delInstrText>
        </w:r>
        <w:r w:rsidRPr="00F140A2" w:rsidDel="002E50DD">
          <w:rPr>
            <w:strike/>
          </w:rPr>
        </w:r>
        <w:r w:rsidRPr="00F140A2" w:rsidDel="002E50DD">
          <w:rPr>
            <w:strike/>
          </w:rPr>
          <w:fldChar w:fldCharType="separate"/>
        </w:r>
        <w:r w:rsidRPr="00F140A2" w:rsidDel="002E50DD">
          <w:rPr>
            <w:rFonts w:hint="eastAsia"/>
            <w:strike/>
          </w:rPr>
          <w:delText>表</w:delText>
        </w:r>
        <w:r w:rsidRPr="00F140A2" w:rsidDel="002E50DD">
          <w:rPr>
            <w:strike/>
          </w:rPr>
          <w:delText>7</w:delText>
        </w:r>
        <w:r w:rsidRPr="00F140A2" w:rsidDel="002E50DD">
          <w:rPr>
            <w:strike/>
          </w:rPr>
          <w:fldChar w:fldCharType="end"/>
        </w:r>
        <w:r w:rsidRPr="00F140A2" w:rsidDel="002E50DD">
          <w:rPr>
            <w:rFonts w:hint="eastAsia"/>
            <w:strike/>
          </w:rPr>
          <w:delText>中可以看出，对序号为</w:delText>
        </w:r>
        <w:r w:rsidRPr="00F140A2" w:rsidDel="002E50DD">
          <w:rPr>
            <w:strike/>
          </w:rPr>
          <w:delText>1-16</w:delText>
        </w:r>
        <w:r w:rsidRPr="00F140A2" w:rsidDel="002E50DD">
          <w:rPr>
            <w:rFonts w:hint="eastAsia"/>
            <w:strike/>
          </w:rPr>
          <w:delText>、</w:delText>
        </w:r>
        <w:r w:rsidRPr="00F140A2" w:rsidDel="002E50DD">
          <w:rPr>
            <w:strike/>
          </w:rPr>
          <w:delText>18-19</w:delText>
        </w:r>
        <w:r w:rsidRPr="00F140A2" w:rsidDel="002E50DD">
          <w:rPr>
            <w:rFonts w:hint="eastAsia"/>
            <w:strike/>
          </w:rPr>
          <w:delText>的缺陷类型，进行</w:delText>
        </w:r>
        <w:r w:rsidRPr="00F140A2" w:rsidDel="002E50DD">
          <w:rPr>
            <w:strike/>
          </w:rPr>
          <w:delText>SMOTE</w:delText>
        </w:r>
        <w:r w:rsidRPr="00F140A2" w:rsidDel="002E50DD">
          <w:rPr>
            <w:rFonts w:hint="eastAsia"/>
            <w:strike/>
          </w:rPr>
          <w:delText>预处理和不做数据预处理之间具有显著性差异。序号为</w:delText>
        </w:r>
        <w:r w:rsidRPr="00F140A2" w:rsidDel="002E50DD">
          <w:rPr>
            <w:strike/>
          </w:rPr>
          <w:delText>17</w:delText>
        </w:r>
        <w:r w:rsidRPr="00F140A2" w:rsidDel="002E50DD">
          <w:rPr>
            <w:rFonts w:hint="eastAsia"/>
            <w:strike/>
          </w:rPr>
          <w:delText>的缺陷类型的</w:delText>
        </w:r>
        <w:r w:rsidRPr="00F140A2" w:rsidDel="002E50DD">
          <w:rPr>
            <w:strike/>
          </w:rPr>
          <w:delText>p</w:delText>
        </w:r>
        <w:r w:rsidRPr="00F140A2" w:rsidDel="002E50DD">
          <w:rPr>
            <w:rFonts w:hint="eastAsia"/>
            <w:strike/>
          </w:rPr>
          <w:delText>值为</w:delText>
        </w:r>
        <w:r w:rsidRPr="00F140A2" w:rsidDel="002E50DD">
          <w:rPr>
            <w:strike/>
          </w:rPr>
          <w:delText>0.186</w:delText>
        </w:r>
        <w:r w:rsidRPr="00F140A2" w:rsidDel="002E50DD">
          <w:rPr>
            <w:rFonts w:hint="eastAsia"/>
            <w:strike/>
          </w:rPr>
          <w:delText>，即进行</w:delText>
        </w:r>
        <w:r w:rsidRPr="00F140A2" w:rsidDel="002E50DD">
          <w:rPr>
            <w:strike/>
          </w:rPr>
          <w:delText>SMOTE</w:delText>
        </w:r>
        <w:r w:rsidRPr="00F140A2" w:rsidDel="002E50DD">
          <w:rPr>
            <w:rFonts w:hint="eastAsia"/>
            <w:strike/>
          </w:rPr>
          <w:delText>预处理和不进行预处理没有显著性差异。序号为</w:delText>
        </w:r>
        <w:r w:rsidRPr="00F140A2" w:rsidDel="002E50DD">
          <w:rPr>
            <w:strike/>
          </w:rPr>
          <w:delText>20</w:delText>
        </w:r>
        <w:r w:rsidRPr="00F140A2" w:rsidDel="002E50DD">
          <w:rPr>
            <w:rFonts w:hint="eastAsia"/>
            <w:strike/>
          </w:rPr>
          <w:delText>的缺陷类型无论是否使用</w:delText>
        </w:r>
        <w:r w:rsidRPr="00F140A2" w:rsidDel="002E50DD">
          <w:rPr>
            <w:strike/>
          </w:rPr>
          <w:delText>SMOTE</w:delText>
        </w:r>
        <w:r w:rsidRPr="00F140A2" w:rsidDel="002E50DD">
          <w:rPr>
            <w:rFonts w:hint="eastAsia"/>
            <w:strike/>
          </w:rPr>
          <w:delText>进行预处理，</w:delText>
        </w:r>
        <w:r w:rsidRPr="00F140A2" w:rsidDel="002E50DD">
          <w:rPr>
            <w:strike/>
          </w:rPr>
          <w:delText>F1-score</w:delText>
        </w:r>
        <w:r w:rsidRPr="00F140A2" w:rsidDel="002E50DD">
          <w:rPr>
            <w:rFonts w:hint="eastAsia"/>
            <w:strike/>
          </w:rPr>
          <w:delText>值均为</w:delText>
        </w:r>
        <w:r w:rsidRPr="00F140A2" w:rsidDel="002E50DD">
          <w:rPr>
            <w:strike/>
          </w:rPr>
          <w:delText>0</w:delText>
        </w:r>
        <w:r w:rsidRPr="00F140A2" w:rsidDel="002E50DD">
          <w:rPr>
            <w:rFonts w:hint="eastAsia"/>
            <w:strike/>
          </w:rPr>
          <w:delText>，即预测模型失效。产生该情况的原因与类不平衡的程度有关，随着</w:delText>
        </w:r>
        <w:r w:rsidRPr="00F140A2" w:rsidDel="002E50DD">
          <w:rPr>
            <w:strike/>
          </w:rPr>
          <w:delText>PDM</w:delText>
        </w:r>
        <w:r w:rsidRPr="00F140A2" w:rsidDel="002E50DD">
          <w:rPr>
            <w:rFonts w:hint="eastAsia"/>
            <w:strike/>
          </w:rPr>
          <w:delText>的降低，类不平衡的问题越来越严重，</w:delText>
        </w:r>
        <w:r w:rsidRPr="00F140A2" w:rsidDel="002E50DD">
          <w:rPr>
            <w:strike/>
          </w:rPr>
          <w:delText>SMOTE</w:delText>
        </w:r>
        <w:r w:rsidRPr="00F140A2" w:rsidDel="002E50DD">
          <w:rPr>
            <w:rFonts w:hint="eastAsia"/>
            <w:strike/>
          </w:rPr>
          <w:delText>方法对模型性能的提升效果会受到影响，即当类不平衡极严重时会导致缺陷预测模型失效。</w:delText>
        </w:r>
      </w:del>
    </w:p>
    <w:p w14:paraId="056D17CD" w14:textId="63E319D0" w:rsidR="00E413D2" w:rsidDel="00A460CB" w:rsidRDefault="00DF7E3B">
      <w:pPr>
        <w:pStyle w:val="a3"/>
        <w:ind w:firstLine="372"/>
        <w:rPr>
          <w:del w:id="1080" w:author="yang huiwen" w:date="2021-05-13T19:44:00Z"/>
        </w:rPr>
      </w:pPr>
      <w:r w:rsidRPr="006C2B8E">
        <w:t>综合以上分析，我们对</w:t>
      </w:r>
      <w:r w:rsidRPr="006C2B8E">
        <w:t>RQ3</w:t>
      </w:r>
      <w:r w:rsidRPr="006C2B8E">
        <w:t>得出结论：使用过采样技术能够提升</w:t>
      </w:r>
      <w:r w:rsidRPr="006C2B8E">
        <w:t>Solidity</w:t>
      </w:r>
      <w:r w:rsidRPr="006C2B8E">
        <w:t>智能合约缺陷倾向性预测的性能。</w:t>
      </w:r>
      <w:r w:rsidR="007B28CF">
        <w:rPr>
          <w:rFonts w:hint="eastAsia"/>
        </w:rPr>
        <w:t>其中</w:t>
      </w:r>
      <w:commentRangeStart w:id="1081"/>
      <w:r w:rsidR="007B28CF">
        <w:rPr>
          <w:rFonts w:hint="eastAsia"/>
        </w:rPr>
        <w:t>，</w:t>
      </w:r>
      <w:r w:rsidR="007B28CF">
        <w:rPr>
          <w:rFonts w:hint="eastAsia"/>
        </w:rPr>
        <w:t>SMOTE</w:t>
      </w:r>
      <w:r w:rsidR="007B28CF">
        <w:rPr>
          <w:rFonts w:hint="eastAsia"/>
        </w:rPr>
        <w:t>采样方法提升性</w:t>
      </w:r>
      <w:commentRangeEnd w:id="1081"/>
      <w:r w:rsidR="00D170DD">
        <w:rPr>
          <w:rStyle w:val="afffd"/>
        </w:rPr>
        <w:commentReference w:id="1081"/>
      </w:r>
      <w:r w:rsidR="007B28CF">
        <w:rPr>
          <w:rFonts w:hint="eastAsia"/>
        </w:rPr>
        <w:t>能的</w:t>
      </w:r>
      <w:ins w:id="1082" w:author="yang huiwen" w:date="2021-05-13T19:44:00Z">
        <w:r w:rsidR="00A460CB">
          <w:rPr>
            <w:rFonts w:hint="eastAsia"/>
          </w:rPr>
          <w:t>效果较为明显</w:t>
        </w:r>
      </w:ins>
      <w:del w:id="1083" w:author="yang huiwen" w:date="2021-05-13T19:44:00Z">
        <w:r w:rsidR="00D50390" w:rsidDel="00A460CB">
          <w:rPr>
            <w:rFonts w:hint="eastAsia"/>
          </w:rPr>
          <w:delText>表现突出</w:delText>
        </w:r>
      </w:del>
      <w:r>
        <w:rPr>
          <w:rFonts w:hint="eastAsia"/>
        </w:rPr>
        <w:t>。</w:t>
      </w:r>
    </w:p>
    <w:p w14:paraId="5B0357AC" w14:textId="2A4736E7" w:rsidR="002759D5" w:rsidRPr="00E413D2" w:rsidRDefault="002759D5" w:rsidP="00A460CB">
      <w:pPr>
        <w:pStyle w:val="a3"/>
        <w:ind w:firstLine="372"/>
      </w:pPr>
    </w:p>
    <w:p w14:paraId="0D8C97D0" w14:textId="37F0BDC9" w:rsidR="00F1280F" w:rsidRPr="006C2B8E" w:rsidRDefault="00F1280F" w:rsidP="00F1280F">
      <w:pPr>
        <w:pStyle w:val="a9"/>
        <w:keepNext/>
        <w:jc w:val="center"/>
        <w:rPr>
          <w:rFonts w:ascii="Times New Roman" w:hAnsi="Times New Roman"/>
          <w:szCs w:val="18"/>
        </w:rPr>
      </w:pPr>
      <w:bookmarkStart w:id="1084" w:name="_Ref59101869"/>
      <w:bookmarkStart w:id="1085" w:name="_Ref71136764"/>
      <w:r w:rsidRPr="00F54C1C">
        <w:rPr>
          <w:rFonts w:ascii="Times New Roman" w:hAnsi="Times New Roman" w:hint="eastAsia"/>
          <w:szCs w:val="18"/>
        </w:rPr>
        <w:t>表</w:t>
      </w:r>
      <w:r w:rsidRPr="00F54C1C">
        <w:rPr>
          <w:rFonts w:ascii="Times New Roman" w:hAnsi="Times New Roman"/>
          <w:szCs w:val="18"/>
        </w:rPr>
        <w:fldChar w:fldCharType="begin"/>
      </w:r>
      <w:r w:rsidRPr="00E85857">
        <w:rPr>
          <w:rFonts w:ascii="Times New Roman" w:hAnsi="Times New Roman"/>
          <w:szCs w:val="18"/>
        </w:rPr>
        <w:instrText xml:space="preserve"> SEQ </w:instrText>
      </w:r>
      <w:r w:rsidRPr="00E85857">
        <w:rPr>
          <w:rFonts w:ascii="Times New Roman" w:hAnsi="Times New Roman" w:hint="eastAsia"/>
          <w:szCs w:val="18"/>
        </w:rPr>
        <w:instrText>表</w:instrText>
      </w:r>
      <w:r w:rsidRPr="00E85857">
        <w:rPr>
          <w:rFonts w:ascii="Times New Roman" w:hAnsi="Times New Roman"/>
          <w:szCs w:val="18"/>
        </w:rPr>
        <w:instrText xml:space="preserve"> \* ARABIC </w:instrText>
      </w:r>
      <w:r w:rsidRPr="00F54C1C">
        <w:rPr>
          <w:rFonts w:ascii="Times New Roman" w:hAnsi="Times New Roman"/>
          <w:szCs w:val="18"/>
        </w:rPr>
        <w:fldChar w:fldCharType="separate"/>
      </w:r>
      <w:r w:rsidR="00EC1ADF">
        <w:rPr>
          <w:rFonts w:ascii="Times New Roman" w:hAnsi="Times New Roman"/>
          <w:noProof/>
          <w:szCs w:val="18"/>
        </w:rPr>
        <w:t>8</w:t>
      </w:r>
      <w:r w:rsidRPr="00F54C1C">
        <w:rPr>
          <w:rFonts w:ascii="Times New Roman" w:hAnsi="Times New Roman"/>
          <w:szCs w:val="18"/>
        </w:rPr>
        <w:fldChar w:fldCharType="end"/>
      </w:r>
      <w:bookmarkEnd w:id="1084"/>
      <w:r w:rsidRPr="00F54C1C">
        <w:rPr>
          <w:rFonts w:ascii="Times New Roman" w:hAnsi="Times New Roman"/>
          <w:szCs w:val="18"/>
        </w:rPr>
        <w:t xml:space="preserve"> </w:t>
      </w:r>
      <w:r w:rsidRPr="00F54C1C">
        <w:rPr>
          <w:rFonts w:ascii="Times New Roman" w:hAnsi="Times New Roman" w:hint="eastAsia"/>
          <w:szCs w:val="18"/>
        </w:rPr>
        <w:t>使用</w:t>
      </w:r>
      <w:r w:rsidR="00CB00E0">
        <w:rPr>
          <w:rFonts w:ascii="Times New Roman" w:hAnsi="Times New Roman" w:hint="eastAsia"/>
          <w:szCs w:val="18"/>
        </w:rPr>
        <w:t>采样技术预处理</w:t>
      </w:r>
      <w:r w:rsidRPr="00F54C1C">
        <w:rPr>
          <w:rFonts w:ascii="Times New Roman" w:hAnsi="Times New Roman" w:hint="eastAsia"/>
          <w:szCs w:val="18"/>
        </w:rPr>
        <w:t>与不</w:t>
      </w:r>
      <w:r w:rsidR="00CB00E0">
        <w:rPr>
          <w:rFonts w:ascii="Times New Roman" w:hAnsi="Times New Roman" w:hint="eastAsia"/>
          <w:szCs w:val="18"/>
        </w:rPr>
        <w:t>使用采样技术预处理</w:t>
      </w:r>
      <w:r w:rsidRPr="00F54C1C">
        <w:rPr>
          <w:rFonts w:ascii="Times New Roman" w:hAnsi="Times New Roman" w:hint="eastAsia"/>
          <w:szCs w:val="18"/>
        </w:rPr>
        <w:t>的预测模型性能差异分析</w:t>
      </w:r>
      <w:bookmarkEnd w:id="1085"/>
      <w:r w:rsidR="00B63A1B">
        <w:rPr>
          <w:rFonts w:ascii="Times New Roman" w:hAnsi="Times New Roman" w:hint="eastAsia"/>
          <w:szCs w:val="18"/>
        </w:rPr>
        <w:t>（</w:t>
      </w:r>
      <w:r w:rsidR="00B63A1B">
        <w:rPr>
          <w:rFonts w:ascii="Times New Roman" w:hAnsi="Times New Roman" w:hint="eastAsia"/>
          <w:szCs w:val="18"/>
        </w:rPr>
        <w:t>F</w:t>
      </w:r>
      <w:r w:rsidR="00B63A1B">
        <w:rPr>
          <w:rFonts w:ascii="Times New Roman" w:hAnsi="Times New Roman"/>
          <w:szCs w:val="18"/>
        </w:rPr>
        <w:t>1</w:t>
      </w:r>
      <w:commentRangeStart w:id="1086"/>
      <w:r w:rsidR="00B63A1B">
        <w:rPr>
          <w:rFonts w:ascii="Times New Roman" w:hAnsi="Times New Roman"/>
          <w:szCs w:val="18"/>
        </w:rPr>
        <w:t>-</w:t>
      </w:r>
      <w:commentRangeEnd w:id="1086"/>
      <w:r w:rsidR="005659AD">
        <w:rPr>
          <w:rStyle w:val="afffd"/>
          <w:rFonts w:ascii="Times New Roman" w:eastAsia="宋体" w:hAnsi="Times New Roman"/>
        </w:rPr>
        <w:commentReference w:id="1086"/>
      </w:r>
      <w:r w:rsidR="00B63A1B">
        <w:rPr>
          <w:rFonts w:ascii="Times New Roman" w:hAnsi="Times New Roman" w:hint="eastAsia"/>
          <w:szCs w:val="18"/>
        </w:rPr>
        <w:t>score</w:t>
      </w:r>
      <w:r w:rsidR="00B63A1B">
        <w:rPr>
          <w:rFonts w:ascii="Times New Roman" w:hAnsi="Times New Roman" w:hint="eastAsia"/>
          <w:szCs w:val="18"/>
        </w:rPr>
        <w:t>）</w:t>
      </w: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957"/>
        <w:gridCol w:w="1115"/>
        <w:gridCol w:w="1037"/>
        <w:gridCol w:w="1080"/>
        <w:tblGridChange w:id="1087">
          <w:tblGrid>
            <w:gridCol w:w="528"/>
            <w:gridCol w:w="156"/>
            <w:gridCol w:w="801"/>
            <w:gridCol w:w="156"/>
            <w:gridCol w:w="863"/>
            <w:gridCol w:w="252"/>
            <w:gridCol w:w="732"/>
            <w:gridCol w:w="305"/>
            <w:gridCol w:w="679"/>
            <w:gridCol w:w="401"/>
          </w:tblGrid>
        </w:tblGridChange>
      </w:tblGrid>
      <w:tr w:rsidR="000E7D51" w:rsidRPr="002E05A7" w14:paraId="27FAED55" w14:textId="4ACCAA43" w:rsidTr="004F07CC">
        <w:trPr>
          <w:jc w:val="center"/>
        </w:trPr>
        <w:tc>
          <w:tcPr>
            <w:tcW w:w="0" w:type="auto"/>
            <w:tcBorders>
              <w:top w:val="single" w:sz="12" w:space="0" w:color="auto"/>
              <w:bottom w:val="single" w:sz="12" w:space="0" w:color="auto"/>
            </w:tcBorders>
          </w:tcPr>
          <w:p w14:paraId="65A8B29E" w14:textId="77777777" w:rsidR="000E7D51" w:rsidRPr="002E05A7" w:rsidRDefault="000E7D51" w:rsidP="004F07CC">
            <w:pPr>
              <w:jc w:val="center"/>
              <w:rPr>
                <w:sz w:val="15"/>
                <w:szCs w:val="15"/>
              </w:rPr>
            </w:pPr>
            <w:r w:rsidRPr="002E05A7">
              <w:rPr>
                <w:rFonts w:hint="eastAsia"/>
                <w:sz w:val="15"/>
                <w:szCs w:val="15"/>
              </w:rPr>
              <w:t>序号</w:t>
            </w:r>
          </w:p>
        </w:tc>
        <w:tc>
          <w:tcPr>
            <w:tcW w:w="0" w:type="auto"/>
            <w:tcBorders>
              <w:top w:val="single" w:sz="12" w:space="0" w:color="auto"/>
              <w:bottom w:val="single" w:sz="12" w:space="0" w:color="auto"/>
            </w:tcBorders>
          </w:tcPr>
          <w:p w14:paraId="13D9501C" w14:textId="77777777" w:rsidR="000E7D51" w:rsidRPr="002E05A7" w:rsidRDefault="000E7D51" w:rsidP="004F07CC">
            <w:pPr>
              <w:jc w:val="center"/>
              <w:rPr>
                <w:sz w:val="15"/>
                <w:szCs w:val="15"/>
              </w:rPr>
            </w:pPr>
            <w:r w:rsidRPr="002E05A7">
              <w:rPr>
                <w:sz w:val="15"/>
                <w:szCs w:val="15"/>
              </w:rPr>
              <w:t>None</w:t>
            </w:r>
          </w:p>
        </w:tc>
        <w:tc>
          <w:tcPr>
            <w:tcW w:w="0" w:type="auto"/>
            <w:tcBorders>
              <w:top w:val="single" w:sz="12" w:space="0" w:color="auto"/>
              <w:bottom w:val="single" w:sz="12" w:space="0" w:color="auto"/>
            </w:tcBorders>
          </w:tcPr>
          <w:p w14:paraId="12E30D8E" w14:textId="77777777" w:rsidR="000E7D51" w:rsidRPr="002E05A7" w:rsidRDefault="000E7D51" w:rsidP="004F07CC">
            <w:pPr>
              <w:jc w:val="center"/>
              <w:rPr>
                <w:sz w:val="15"/>
                <w:szCs w:val="15"/>
              </w:rPr>
            </w:pPr>
            <w:r w:rsidRPr="002E05A7">
              <w:rPr>
                <w:sz w:val="15"/>
                <w:szCs w:val="15"/>
              </w:rPr>
              <w:t>SMOTE</w:t>
            </w:r>
          </w:p>
        </w:tc>
        <w:tc>
          <w:tcPr>
            <w:tcW w:w="0" w:type="auto"/>
            <w:tcBorders>
              <w:top w:val="single" w:sz="12" w:space="0" w:color="auto"/>
              <w:bottom w:val="single" w:sz="12" w:space="0" w:color="auto"/>
            </w:tcBorders>
          </w:tcPr>
          <w:p w14:paraId="2B8BA9B9" w14:textId="0782A706" w:rsidR="000E7D51" w:rsidRPr="000E7D51" w:rsidRDefault="000E7D51" w:rsidP="004F07CC">
            <w:pPr>
              <w:jc w:val="center"/>
              <w:rPr>
                <w:sz w:val="15"/>
                <w:szCs w:val="15"/>
              </w:rPr>
            </w:pPr>
            <w:r w:rsidRPr="006869A6">
              <w:rPr>
                <w:sz w:val="15"/>
                <w:szCs w:val="15"/>
              </w:rPr>
              <w:t>ROS</w:t>
            </w:r>
          </w:p>
        </w:tc>
        <w:tc>
          <w:tcPr>
            <w:tcW w:w="0" w:type="auto"/>
            <w:tcBorders>
              <w:top w:val="single" w:sz="12" w:space="0" w:color="auto"/>
              <w:bottom w:val="single" w:sz="12" w:space="0" w:color="auto"/>
            </w:tcBorders>
          </w:tcPr>
          <w:p w14:paraId="28ACAD26" w14:textId="1D57C241" w:rsidR="000E7D51" w:rsidRPr="000E7D51" w:rsidDel="000E7D51" w:rsidRDefault="000E7D51" w:rsidP="004F07CC">
            <w:pPr>
              <w:jc w:val="center"/>
              <w:rPr>
                <w:sz w:val="15"/>
                <w:szCs w:val="15"/>
              </w:rPr>
            </w:pPr>
            <w:r>
              <w:rPr>
                <w:rFonts w:hint="eastAsia"/>
                <w:sz w:val="15"/>
                <w:szCs w:val="15"/>
              </w:rPr>
              <w:t>RUS</w:t>
            </w:r>
          </w:p>
        </w:tc>
      </w:tr>
      <w:tr w:rsidR="00A52E11" w:rsidRPr="002E05A7" w14:paraId="61E5087E" w14:textId="56038D5B" w:rsidTr="004F07CC">
        <w:trPr>
          <w:jc w:val="center"/>
        </w:trPr>
        <w:tc>
          <w:tcPr>
            <w:tcW w:w="0" w:type="auto"/>
            <w:tcBorders>
              <w:top w:val="single" w:sz="12" w:space="0" w:color="auto"/>
            </w:tcBorders>
          </w:tcPr>
          <w:p w14:paraId="606FA886" w14:textId="77777777" w:rsidR="00A52E11" w:rsidRPr="002E05A7" w:rsidRDefault="00A52E11" w:rsidP="00A52E11">
            <w:pPr>
              <w:jc w:val="center"/>
              <w:rPr>
                <w:sz w:val="15"/>
                <w:szCs w:val="15"/>
              </w:rPr>
            </w:pPr>
            <w:r w:rsidRPr="002E05A7">
              <w:rPr>
                <w:sz w:val="15"/>
                <w:szCs w:val="15"/>
              </w:rPr>
              <w:t>1</w:t>
            </w:r>
          </w:p>
        </w:tc>
        <w:tc>
          <w:tcPr>
            <w:tcW w:w="0" w:type="auto"/>
            <w:tcBorders>
              <w:top w:val="single" w:sz="12" w:space="0" w:color="auto"/>
            </w:tcBorders>
          </w:tcPr>
          <w:p w14:paraId="36A103EF" w14:textId="7488B4E3" w:rsidR="00A52E11" w:rsidRPr="002E05A7" w:rsidRDefault="00A52E11" w:rsidP="00A52E11">
            <w:pPr>
              <w:jc w:val="center"/>
              <w:rPr>
                <w:sz w:val="15"/>
                <w:szCs w:val="15"/>
              </w:rPr>
            </w:pPr>
            <w:r w:rsidRPr="002E05A7">
              <w:rPr>
                <w:sz w:val="15"/>
                <w:szCs w:val="15"/>
              </w:rPr>
              <w:t>0.52</w:t>
            </w:r>
            <w:ins w:id="1088" w:author="yang huiwen" w:date="2021-05-07T20:14:00Z">
              <w:r w:rsidR="00D54306">
                <w:rPr>
                  <w:sz w:val="15"/>
                  <w:szCs w:val="15"/>
                </w:rPr>
                <w:t>8</w:t>
              </w:r>
            </w:ins>
            <w:del w:id="1089" w:author="yang huiwen" w:date="2021-05-07T20:14:00Z">
              <w:r w:rsidRPr="002E05A7" w:rsidDel="00D54306">
                <w:rPr>
                  <w:sz w:val="15"/>
                  <w:szCs w:val="15"/>
                </w:rPr>
                <w:delText>6</w:delText>
              </w:r>
            </w:del>
          </w:p>
        </w:tc>
        <w:tc>
          <w:tcPr>
            <w:tcW w:w="0" w:type="auto"/>
            <w:tcBorders>
              <w:top w:val="single" w:sz="12" w:space="0" w:color="auto"/>
            </w:tcBorders>
          </w:tcPr>
          <w:p w14:paraId="5A20A6D6" w14:textId="6EDC96C6" w:rsidR="00A52E11" w:rsidRPr="002E05A7" w:rsidRDefault="00A52E11" w:rsidP="00A52E11">
            <w:pPr>
              <w:jc w:val="center"/>
              <w:rPr>
                <w:sz w:val="15"/>
                <w:szCs w:val="15"/>
              </w:rPr>
            </w:pPr>
            <w:r w:rsidRPr="00607A33">
              <w:rPr>
                <w:sz w:val="15"/>
                <w:szCs w:val="15"/>
              </w:rPr>
              <w:t>+</w:t>
            </w:r>
            <w:r w:rsidRPr="00607A33">
              <w:rPr>
                <w:rFonts w:hint="eastAsia"/>
                <w:sz w:val="15"/>
                <w:szCs w:val="15"/>
              </w:rPr>
              <w:t>0</w:t>
            </w:r>
            <w:r w:rsidRPr="00607A33">
              <w:rPr>
                <w:sz w:val="15"/>
                <w:szCs w:val="15"/>
              </w:rPr>
              <w:t>.0</w:t>
            </w:r>
            <w:ins w:id="1090" w:author="yang huiwen" w:date="2021-05-07T20:16:00Z">
              <w:r w:rsidR="005D08B8">
                <w:rPr>
                  <w:sz w:val="15"/>
                  <w:szCs w:val="15"/>
                </w:rPr>
                <w:t>27</w:t>
              </w:r>
            </w:ins>
            <w:del w:id="1091" w:author="yang huiwen" w:date="2021-05-07T20:16:00Z">
              <w:r w:rsidRPr="00607A33" w:rsidDel="005D08B8">
                <w:rPr>
                  <w:sz w:val="15"/>
                  <w:szCs w:val="15"/>
                </w:rPr>
                <w:delText>3</w:delText>
              </w:r>
            </w:del>
          </w:p>
        </w:tc>
        <w:tc>
          <w:tcPr>
            <w:tcW w:w="0" w:type="auto"/>
            <w:tcBorders>
              <w:top w:val="single" w:sz="12" w:space="0" w:color="auto"/>
            </w:tcBorders>
          </w:tcPr>
          <w:p w14:paraId="31AD56BB" w14:textId="71840BDD" w:rsidR="00A52E11" w:rsidRPr="002E05A7" w:rsidRDefault="002B64E0" w:rsidP="00A52E11">
            <w:pPr>
              <w:jc w:val="center"/>
              <w:rPr>
                <w:sz w:val="15"/>
                <w:szCs w:val="15"/>
              </w:rPr>
            </w:pPr>
            <w:ins w:id="1092" w:author="yang huiwen" w:date="2021-05-07T20:16:00Z">
              <w:r>
                <w:rPr>
                  <w:sz w:val="15"/>
                  <w:szCs w:val="15"/>
                </w:rPr>
                <w:t>+0.03</w:t>
              </w:r>
            </w:ins>
            <w:del w:id="1093" w:author="yang huiwen" w:date="2021-05-07T20:16:00Z">
              <w:r w:rsidR="00A52E11" w:rsidRPr="00DD3FC7" w:rsidDel="002B64E0">
                <w:rPr>
                  <w:sz w:val="15"/>
                  <w:szCs w:val="15"/>
                </w:rPr>
                <w:delText>-</w:delText>
              </w:r>
              <w:r w:rsidR="00A52E11" w:rsidRPr="00DD3FC7" w:rsidDel="002B64E0">
                <w:rPr>
                  <w:rFonts w:hint="eastAsia"/>
                  <w:sz w:val="15"/>
                  <w:szCs w:val="15"/>
                </w:rPr>
                <w:delText>0</w:delText>
              </w:r>
              <w:r w:rsidR="00A52E11" w:rsidRPr="00DD3FC7" w:rsidDel="002B64E0">
                <w:rPr>
                  <w:sz w:val="15"/>
                  <w:szCs w:val="15"/>
                </w:rPr>
                <w:delText>.03</w:delText>
              </w:r>
            </w:del>
          </w:p>
        </w:tc>
        <w:tc>
          <w:tcPr>
            <w:tcW w:w="0" w:type="auto"/>
            <w:tcBorders>
              <w:top w:val="single" w:sz="12" w:space="0" w:color="auto"/>
            </w:tcBorders>
          </w:tcPr>
          <w:p w14:paraId="6152B991" w14:textId="2B7217EA" w:rsidR="00A52E11" w:rsidRPr="002E05A7" w:rsidRDefault="002B64E0" w:rsidP="00A52E11">
            <w:pPr>
              <w:jc w:val="center"/>
              <w:rPr>
                <w:sz w:val="15"/>
                <w:szCs w:val="15"/>
              </w:rPr>
            </w:pPr>
            <w:ins w:id="1094" w:author="yang huiwen" w:date="2021-05-07T20:16:00Z">
              <w:r>
                <w:rPr>
                  <w:sz w:val="15"/>
                  <w:szCs w:val="15"/>
                </w:rPr>
                <w:t>+0.017</w:t>
              </w:r>
            </w:ins>
            <w:del w:id="1095" w:author="yang huiwen" w:date="2021-05-07T20:16:00Z">
              <w:r w:rsidR="00A52E11" w:rsidRPr="00DD3FC7" w:rsidDel="002B64E0">
                <w:rPr>
                  <w:sz w:val="15"/>
                  <w:szCs w:val="15"/>
                </w:rPr>
                <w:delText>-</w:delText>
              </w:r>
              <w:r w:rsidR="00A52E11" w:rsidRPr="00DD3FC7" w:rsidDel="002B64E0">
                <w:rPr>
                  <w:rFonts w:hint="eastAsia"/>
                  <w:sz w:val="15"/>
                  <w:szCs w:val="15"/>
                </w:rPr>
                <w:delText>0</w:delText>
              </w:r>
              <w:r w:rsidR="00A52E11" w:rsidRPr="00DD3FC7" w:rsidDel="002B64E0">
                <w:rPr>
                  <w:sz w:val="15"/>
                  <w:szCs w:val="15"/>
                </w:rPr>
                <w:delText>.03</w:delText>
              </w:r>
            </w:del>
          </w:p>
        </w:tc>
      </w:tr>
      <w:tr w:rsidR="002B64E0" w:rsidRPr="002E05A7" w14:paraId="7177B3E1" w14:textId="3113D307" w:rsidTr="004F07CC">
        <w:trPr>
          <w:jc w:val="center"/>
        </w:trPr>
        <w:tc>
          <w:tcPr>
            <w:tcW w:w="0" w:type="auto"/>
          </w:tcPr>
          <w:p w14:paraId="2A83AB55" w14:textId="77777777" w:rsidR="002B64E0" w:rsidRPr="002E05A7" w:rsidRDefault="002B64E0" w:rsidP="002B64E0">
            <w:pPr>
              <w:jc w:val="center"/>
              <w:rPr>
                <w:sz w:val="15"/>
                <w:szCs w:val="15"/>
              </w:rPr>
            </w:pPr>
            <w:r w:rsidRPr="002E05A7">
              <w:rPr>
                <w:sz w:val="15"/>
                <w:szCs w:val="15"/>
              </w:rPr>
              <w:t>2</w:t>
            </w:r>
          </w:p>
        </w:tc>
        <w:tc>
          <w:tcPr>
            <w:tcW w:w="0" w:type="auto"/>
          </w:tcPr>
          <w:p w14:paraId="1850A264" w14:textId="07886497" w:rsidR="002B64E0" w:rsidRPr="002E05A7" w:rsidRDefault="002B64E0" w:rsidP="002B64E0">
            <w:pPr>
              <w:jc w:val="center"/>
              <w:rPr>
                <w:sz w:val="15"/>
                <w:szCs w:val="15"/>
              </w:rPr>
            </w:pPr>
            <w:r w:rsidRPr="002E05A7">
              <w:rPr>
                <w:sz w:val="15"/>
                <w:szCs w:val="15"/>
              </w:rPr>
              <w:t>0.48</w:t>
            </w:r>
            <w:ins w:id="1096" w:author="yang huiwen" w:date="2021-05-07T20:17:00Z">
              <w:r w:rsidR="002D1CDA">
                <w:rPr>
                  <w:sz w:val="15"/>
                  <w:szCs w:val="15"/>
                </w:rPr>
                <w:t>9</w:t>
              </w:r>
            </w:ins>
            <w:del w:id="1097" w:author="yang huiwen" w:date="2021-05-07T20:17:00Z">
              <w:r w:rsidRPr="002E05A7" w:rsidDel="002D1CDA">
                <w:rPr>
                  <w:sz w:val="15"/>
                  <w:szCs w:val="15"/>
                </w:rPr>
                <w:delText>5</w:delText>
              </w:r>
            </w:del>
          </w:p>
        </w:tc>
        <w:tc>
          <w:tcPr>
            <w:tcW w:w="0" w:type="auto"/>
          </w:tcPr>
          <w:p w14:paraId="687286E1" w14:textId="5E941DE3" w:rsidR="002B64E0" w:rsidRPr="002E05A7" w:rsidRDefault="002B64E0" w:rsidP="002B64E0">
            <w:pPr>
              <w:jc w:val="center"/>
              <w:rPr>
                <w:sz w:val="15"/>
                <w:szCs w:val="15"/>
              </w:rPr>
            </w:pPr>
            <w:ins w:id="1098" w:author="yang huiwen" w:date="2021-05-07T20:16:00Z">
              <w:r w:rsidRPr="00780C23">
                <w:rPr>
                  <w:sz w:val="15"/>
                  <w:szCs w:val="15"/>
                </w:rPr>
                <w:t>+0.0</w:t>
              </w:r>
            </w:ins>
            <w:ins w:id="1099" w:author="yang huiwen" w:date="2021-05-07T20:17:00Z">
              <w:r w:rsidR="002D1CDA">
                <w:rPr>
                  <w:sz w:val="15"/>
                  <w:szCs w:val="15"/>
                </w:rPr>
                <w:t>66</w:t>
              </w:r>
            </w:ins>
            <w:del w:id="1100"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0CAD5A8E" w14:textId="16805686" w:rsidR="002B64E0" w:rsidRPr="002E05A7" w:rsidRDefault="002B64E0" w:rsidP="002B64E0">
            <w:pPr>
              <w:jc w:val="center"/>
              <w:rPr>
                <w:sz w:val="15"/>
                <w:szCs w:val="15"/>
              </w:rPr>
            </w:pPr>
            <w:ins w:id="1101" w:author="yang huiwen" w:date="2021-05-07T20:16:00Z">
              <w:r w:rsidRPr="00780C23">
                <w:rPr>
                  <w:sz w:val="15"/>
                  <w:szCs w:val="15"/>
                </w:rPr>
                <w:t>+0.0</w:t>
              </w:r>
            </w:ins>
            <w:ins w:id="1102" w:author="yang huiwen" w:date="2021-05-07T20:17:00Z">
              <w:r w:rsidR="002D1CDA">
                <w:rPr>
                  <w:sz w:val="15"/>
                  <w:szCs w:val="15"/>
                </w:rPr>
                <w:t>56</w:t>
              </w:r>
            </w:ins>
            <w:del w:id="1103"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6093928D" w14:textId="25996923" w:rsidR="002B64E0" w:rsidRPr="002E05A7" w:rsidRDefault="002B64E0" w:rsidP="002B64E0">
            <w:pPr>
              <w:jc w:val="center"/>
              <w:rPr>
                <w:sz w:val="15"/>
                <w:szCs w:val="15"/>
              </w:rPr>
            </w:pPr>
            <w:ins w:id="1104" w:author="yang huiwen" w:date="2021-05-07T20:16:00Z">
              <w:r w:rsidRPr="00780C23">
                <w:rPr>
                  <w:sz w:val="15"/>
                  <w:szCs w:val="15"/>
                </w:rPr>
                <w:t>+0.0</w:t>
              </w:r>
            </w:ins>
            <w:ins w:id="1105" w:author="yang huiwen" w:date="2021-05-07T20:17:00Z">
              <w:r w:rsidR="002D1CDA">
                <w:rPr>
                  <w:sz w:val="15"/>
                  <w:szCs w:val="15"/>
                </w:rPr>
                <w:t>87</w:t>
              </w:r>
            </w:ins>
            <w:del w:id="1106"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3CC50582" w14:textId="02DB2C82" w:rsidTr="004F07CC">
        <w:trPr>
          <w:jc w:val="center"/>
        </w:trPr>
        <w:tc>
          <w:tcPr>
            <w:tcW w:w="0" w:type="auto"/>
          </w:tcPr>
          <w:p w14:paraId="183CA4B8" w14:textId="77777777" w:rsidR="002B64E0" w:rsidRPr="002E05A7" w:rsidRDefault="002B64E0" w:rsidP="002B64E0">
            <w:pPr>
              <w:jc w:val="center"/>
              <w:rPr>
                <w:sz w:val="15"/>
                <w:szCs w:val="15"/>
              </w:rPr>
            </w:pPr>
            <w:r w:rsidRPr="002E05A7">
              <w:rPr>
                <w:sz w:val="15"/>
                <w:szCs w:val="15"/>
              </w:rPr>
              <w:t>3</w:t>
            </w:r>
          </w:p>
        </w:tc>
        <w:tc>
          <w:tcPr>
            <w:tcW w:w="0" w:type="auto"/>
          </w:tcPr>
          <w:p w14:paraId="6987E28F" w14:textId="1AF55A1D" w:rsidR="002B64E0" w:rsidRPr="002E05A7" w:rsidRDefault="002B64E0" w:rsidP="002B64E0">
            <w:pPr>
              <w:jc w:val="center"/>
              <w:rPr>
                <w:sz w:val="15"/>
                <w:szCs w:val="15"/>
              </w:rPr>
            </w:pPr>
            <w:r w:rsidRPr="002E05A7">
              <w:rPr>
                <w:sz w:val="15"/>
                <w:szCs w:val="15"/>
              </w:rPr>
              <w:t>0.57</w:t>
            </w:r>
            <w:ins w:id="1107" w:author="yang huiwen" w:date="2021-05-07T20:18:00Z">
              <w:r w:rsidR="002035BC">
                <w:rPr>
                  <w:sz w:val="15"/>
                  <w:szCs w:val="15"/>
                </w:rPr>
                <w:t>3</w:t>
              </w:r>
            </w:ins>
            <w:del w:id="1108" w:author="yang huiwen" w:date="2021-05-07T20:18:00Z">
              <w:r w:rsidRPr="002E05A7" w:rsidDel="002035BC">
                <w:rPr>
                  <w:sz w:val="15"/>
                  <w:szCs w:val="15"/>
                </w:rPr>
                <w:delText>5</w:delText>
              </w:r>
            </w:del>
          </w:p>
        </w:tc>
        <w:tc>
          <w:tcPr>
            <w:tcW w:w="0" w:type="auto"/>
          </w:tcPr>
          <w:p w14:paraId="1D0B7F3D" w14:textId="5A722A38" w:rsidR="002B64E0" w:rsidRPr="002E05A7" w:rsidRDefault="002B64E0" w:rsidP="002B64E0">
            <w:pPr>
              <w:jc w:val="center"/>
              <w:rPr>
                <w:sz w:val="15"/>
                <w:szCs w:val="15"/>
              </w:rPr>
            </w:pPr>
            <w:ins w:id="1109" w:author="yang huiwen" w:date="2021-05-07T20:16:00Z">
              <w:r w:rsidRPr="00780C23">
                <w:rPr>
                  <w:sz w:val="15"/>
                  <w:szCs w:val="15"/>
                </w:rPr>
                <w:t>+0.03</w:t>
              </w:r>
            </w:ins>
            <w:del w:id="1110"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5D1D013A" w14:textId="4A931AE8" w:rsidR="002B64E0" w:rsidRPr="002E05A7" w:rsidRDefault="002B64E0" w:rsidP="002B64E0">
            <w:pPr>
              <w:jc w:val="center"/>
              <w:rPr>
                <w:sz w:val="15"/>
                <w:szCs w:val="15"/>
              </w:rPr>
            </w:pPr>
            <w:ins w:id="1111" w:author="yang huiwen" w:date="2021-05-07T20:16:00Z">
              <w:r w:rsidRPr="00780C23">
                <w:rPr>
                  <w:sz w:val="15"/>
                  <w:szCs w:val="15"/>
                </w:rPr>
                <w:t>+0.0</w:t>
              </w:r>
            </w:ins>
            <w:ins w:id="1112" w:author="yang huiwen" w:date="2021-05-07T20:18:00Z">
              <w:r w:rsidR="00217F4B">
                <w:rPr>
                  <w:sz w:val="15"/>
                  <w:szCs w:val="15"/>
                </w:rPr>
                <w:t>29</w:t>
              </w:r>
            </w:ins>
            <w:del w:id="1113"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2D47362B" w14:textId="695F2BE9" w:rsidR="002B64E0" w:rsidRPr="002E05A7" w:rsidRDefault="00217F4B" w:rsidP="002B64E0">
            <w:pPr>
              <w:jc w:val="center"/>
              <w:rPr>
                <w:sz w:val="15"/>
                <w:szCs w:val="15"/>
              </w:rPr>
            </w:pPr>
            <w:ins w:id="1114" w:author="yang huiwen" w:date="2021-05-07T20:18:00Z">
              <w:r>
                <w:rPr>
                  <w:sz w:val="15"/>
                  <w:szCs w:val="15"/>
                </w:rPr>
                <w:t>-0.027</w:t>
              </w:r>
            </w:ins>
            <w:del w:id="1115"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391CFFC2" w14:textId="7058186F" w:rsidTr="004F07CC">
        <w:trPr>
          <w:jc w:val="center"/>
        </w:trPr>
        <w:tc>
          <w:tcPr>
            <w:tcW w:w="0" w:type="auto"/>
          </w:tcPr>
          <w:p w14:paraId="6D71143B" w14:textId="77777777" w:rsidR="002B64E0" w:rsidRPr="002E05A7" w:rsidRDefault="002B64E0" w:rsidP="002B64E0">
            <w:pPr>
              <w:jc w:val="center"/>
              <w:rPr>
                <w:sz w:val="15"/>
                <w:szCs w:val="15"/>
              </w:rPr>
            </w:pPr>
            <w:r w:rsidRPr="002E05A7">
              <w:rPr>
                <w:sz w:val="15"/>
                <w:szCs w:val="15"/>
              </w:rPr>
              <w:t>4</w:t>
            </w:r>
          </w:p>
        </w:tc>
        <w:tc>
          <w:tcPr>
            <w:tcW w:w="0" w:type="auto"/>
          </w:tcPr>
          <w:p w14:paraId="26220AA1" w14:textId="03247BD7" w:rsidR="002B64E0" w:rsidRPr="002E05A7" w:rsidRDefault="002B64E0" w:rsidP="002B64E0">
            <w:pPr>
              <w:jc w:val="center"/>
              <w:rPr>
                <w:sz w:val="15"/>
                <w:szCs w:val="15"/>
              </w:rPr>
            </w:pPr>
            <w:r w:rsidRPr="002E05A7">
              <w:rPr>
                <w:sz w:val="15"/>
                <w:szCs w:val="15"/>
              </w:rPr>
              <w:t>0.33</w:t>
            </w:r>
            <w:ins w:id="1116" w:author="yang huiwen" w:date="2021-05-07T20:18:00Z">
              <w:r w:rsidR="00217F4B">
                <w:rPr>
                  <w:sz w:val="15"/>
                  <w:szCs w:val="15"/>
                </w:rPr>
                <w:t>8</w:t>
              </w:r>
            </w:ins>
            <w:del w:id="1117" w:author="yang huiwen" w:date="2021-05-07T20:18:00Z">
              <w:r w:rsidRPr="002E05A7" w:rsidDel="00217F4B">
                <w:rPr>
                  <w:sz w:val="15"/>
                  <w:szCs w:val="15"/>
                </w:rPr>
                <w:delText>1</w:delText>
              </w:r>
            </w:del>
          </w:p>
        </w:tc>
        <w:tc>
          <w:tcPr>
            <w:tcW w:w="0" w:type="auto"/>
          </w:tcPr>
          <w:p w14:paraId="02FE8B3F" w14:textId="52B1F5EC" w:rsidR="002B64E0" w:rsidRPr="002E05A7" w:rsidRDefault="002B64E0" w:rsidP="002B64E0">
            <w:pPr>
              <w:jc w:val="center"/>
              <w:rPr>
                <w:sz w:val="15"/>
                <w:szCs w:val="15"/>
              </w:rPr>
            </w:pPr>
            <w:ins w:id="1118" w:author="yang huiwen" w:date="2021-05-07T20:16:00Z">
              <w:r w:rsidRPr="00780C23">
                <w:rPr>
                  <w:sz w:val="15"/>
                  <w:szCs w:val="15"/>
                </w:rPr>
                <w:t>+0.</w:t>
              </w:r>
            </w:ins>
            <w:ins w:id="1119" w:author="yang huiwen" w:date="2021-05-07T20:18:00Z">
              <w:r w:rsidR="00217F4B">
                <w:rPr>
                  <w:sz w:val="15"/>
                  <w:szCs w:val="15"/>
                </w:rPr>
                <w:t>1</w:t>
              </w:r>
            </w:ins>
            <w:del w:id="1120"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7A30B1AC" w14:textId="407D9FCE" w:rsidR="002B64E0" w:rsidRPr="002E05A7" w:rsidRDefault="002B64E0" w:rsidP="002B64E0">
            <w:pPr>
              <w:jc w:val="center"/>
              <w:rPr>
                <w:sz w:val="15"/>
                <w:szCs w:val="15"/>
              </w:rPr>
            </w:pPr>
            <w:ins w:id="1121" w:author="yang huiwen" w:date="2021-05-07T20:16:00Z">
              <w:r w:rsidRPr="00780C23">
                <w:rPr>
                  <w:sz w:val="15"/>
                  <w:szCs w:val="15"/>
                </w:rPr>
                <w:t>+0.0</w:t>
              </w:r>
            </w:ins>
            <w:ins w:id="1122" w:author="yang huiwen" w:date="2021-05-07T20:18:00Z">
              <w:r w:rsidR="00217F4B">
                <w:rPr>
                  <w:sz w:val="15"/>
                  <w:szCs w:val="15"/>
                </w:rPr>
                <w:t>71</w:t>
              </w:r>
            </w:ins>
            <w:del w:id="1123"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7EAE4B8A" w14:textId="71358E26" w:rsidR="002B64E0" w:rsidRPr="002E05A7" w:rsidRDefault="002B64E0" w:rsidP="002B64E0">
            <w:pPr>
              <w:jc w:val="center"/>
              <w:rPr>
                <w:sz w:val="15"/>
                <w:szCs w:val="15"/>
              </w:rPr>
            </w:pPr>
            <w:ins w:id="1124" w:author="yang huiwen" w:date="2021-05-07T20:16:00Z">
              <w:r w:rsidRPr="00780C23">
                <w:rPr>
                  <w:sz w:val="15"/>
                  <w:szCs w:val="15"/>
                </w:rPr>
                <w:t>+0.0</w:t>
              </w:r>
            </w:ins>
            <w:ins w:id="1125" w:author="yang huiwen" w:date="2021-05-07T20:18:00Z">
              <w:r w:rsidR="00217F4B">
                <w:rPr>
                  <w:sz w:val="15"/>
                  <w:szCs w:val="15"/>
                </w:rPr>
                <w:t>76</w:t>
              </w:r>
            </w:ins>
            <w:del w:id="1126"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61FD301C" w14:textId="523E1985" w:rsidTr="004F07CC">
        <w:trPr>
          <w:jc w:val="center"/>
        </w:trPr>
        <w:tc>
          <w:tcPr>
            <w:tcW w:w="0" w:type="auto"/>
          </w:tcPr>
          <w:p w14:paraId="288C9204" w14:textId="77777777" w:rsidR="002B64E0" w:rsidRPr="002E05A7" w:rsidRDefault="002B64E0" w:rsidP="002B64E0">
            <w:pPr>
              <w:jc w:val="center"/>
              <w:rPr>
                <w:sz w:val="15"/>
                <w:szCs w:val="15"/>
              </w:rPr>
            </w:pPr>
            <w:r w:rsidRPr="002E05A7">
              <w:rPr>
                <w:sz w:val="15"/>
                <w:szCs w:val="15"/>
              </w:rPr>
              <w:t>5</w:t>
            </w:r>
          </w:p>
        </w:tc>
        <w:tc>
          <w:tcPr>
            <w:tcW w:w="0" w:type="auto"/>
          </w:tcPr>
          <w:p w14:paraId="33CA6371" w14:textId="6FDDE3E5" w:rsidR="002B64E0" w:rsidRPr="002E05A7" w:rsidRDefault="002B64E0" w:rsidP="002B64E0">
            <w:pPr>
              <w:jc w:val="center"/>
              <w:rPr>
                <w:sz w:val="15"/>
                <w:szCs w:val="15"/>
              </w:rPr>
            </w:pPr>
            <w:r w:rsidRPr="002E05A7">
              <w:rPr>
                <w:sz w:val="15"/>
                <w:szCs w:val="15"/>
              </w:rPr>
              <w:t>0.30</w:t>
            </w:r>
            <w:ins w:id="1127" w:author="yang huiwen" w:date="2021-05-07T20:19:00Z">
              <w:r w:rsidR="003140F3">
                <w:rPr>
                  <w:sz w:val="15"/>
                  <w:szCs w:val="15"/>
                </w:rPr>
                <w:t>8</w:t>
              </w:r>
            </w:ins>
            <w:del w:id="1128" w:author="yang huiwen" w:date="2021-05-07T20:19:00Z">
              <w:r w:rsidRPr="002E05A7" w:rsidDel="003140F3">
                <w:rPr>
                  <w:sz w:val="15"/>
                  <w:szCs w:val="15"/>
                </w:rPr>
                <w:delText>6</w:delText>
              </w:r>
            </w:del>
          </w:p>
        </w:tc>
        <w:tc>
          <w:tcPr>
            <w:tcW w:w="0" w:type="auto"/>
          </w:tcPr>
          <w:p w14:paraId="7655C488" w14:textId="63A5D592" w:rsidR="002B64E0" w:rsidRPr="002E05A7" w:rsidRDefault="002B64E0" w:rsidP="002B64E0">
            <w:pPr>
              <w:jc w:val="center"/>
              <w:rPr>
                <w:sz w:val="15"/>
                <w:szCs w:val="15"/>
              </w:rPr>
            </w:pPr>
            <w:ins w:id="1129" w:author="yang huiwen" w:date="2021-05-07T20:16:00Z">
              <w:r w:rsidRPr="00780C23">
                <w:rPr>
                  <w:sz w:val="15"/>
                  <w:szCs w:val="15"/>
                </w:rPr>
                <w:t>+0.</w:t>
              </w:r>
            </w:ins>
            <w:ins w:id="1130" w:author="yang huiwen" w:date="2021-05-07T20:19:00Z">
              <w:r w:rsidR="003140F3">
                <w:rPr>
                  <w:sz w:val="15"/>
                  <w:szCs w:val="15"/>
                </w:rPr>
                <w:t>12</w:t>
              </w:r>
            </w:ins>
            <w:del w:id="1131"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5361977B" w14:textId="37FC7475" w:rsidR="002B64E0" w:rsidRPr="002E05A7" w:rsidRDefault="002B64E0" w:rsidP="002B64E0">
            <w:pPr>
              <w:jc w:val="center"/>
              <w:rPr>
                <w:sz w:val="15"/>
                <w:szCs w:val="15"/>
              </w:rPr>
            </w:pPr>
            <w:ins w:id="1132" w:author="yang huiwen" w:date="2021-05-07T20:16:00Z">
              <w:r w:rsidRPr="00780C23">
                <w:rPr>
                  <w:sz w:val="15"/>
                  <w:szCs w:val="15"/>
                </w:rPr>
                <w:t>+0.0</w:t>
              </w:r>
            </w:ins>
            <w:ins w:id="1133" w:author="yang huiwen" w:date="2021-05-07T20:19:00Z">
              <w:r w:rsidR="003140F3">
                <w:rPr>
                  <w:sz w:val="15"/>
                  <w:szCs w:val="15"/>
                </w:rPr>
                <w:t>6</w:t>
              </w:r>
            </w:ins>
            <w:del w:id="1134"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3365E014" w14:textId="271B791F" w:rsidR="002B64E0" w:rsidRPr="002E05A7" w:rsidRDefault="002B64E0" w:rsidP="002B64E0">
            <w:pPr>
              <w:jc w:val="center"/>
              <w:rPr>
                <w:sz w:val="15"/>
                <w:szCs w:val="15"/>
              </w:rPr>
            </w:pPr>
            <w:ins w:id="1135" w:author="yang huiwen" w:date="2021-05-07T20:16:00Z">
              <w:r w:rsidRPr="00780C23">
                <w:rPr>
                  <w:sz w:val="15"/>
                  <w:szCs w:val="15"/>
                </w:rPr>
                <w:t>+0.0</w:t>
              </w:r>
            </w:ins>
            <w:ins w:id="1136" w:author="yang huiwen" w:date="2021-05-07T20:19:00Z">
              <w:r w:rsidR="003140F3">
                <w:rPr>
                  <w:sz w:val="15"/>
                  <w:szCs w:val="15"/>
                </w:rPr>
                <w:t>73</w:t>
              </w:r>
            </w:ins>
            <w:del w:id="1137"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28FC2858" w14:textId="148A054B" w:rsidTr="004F07CC">
        <w:trPr>
          <w:jc w:val="center"/>
        </w:trPr>
        <w:tc>
          <w:tcPr>
            <w:tcW w:w="0" w:type="auto"/>
          </w:tcPr>
          <w:p w14:paraId="492B87A0" w14:textId="77777777" w:rsidR="002B64E0" w:rsidRPr="002E05A7" w:rsidRDefault="002B64E0" w:rsidP="002B64E0">
            <w:pPr>
              <w:jc w:val="center"/>
              <w:rPr>
                <w:sz w:val="15"/>
                <w:szCs w:val="15"/>
              </w:rPr>
            </w:pPr>
            <w:r w:rsidRPr="002E05A7">
              <w:rPr>
                <w:sz w:val="15"/>
                <w:szCs w:val="15"/>
              </w:rPr>
              <w:t>6</w:t>
            </w:r>
          </w:p>
        </w:tc>
        <w:tc>
          <w:tcPr>
            <w:tcW w:w="0" w:type="auto"/>
          </w:tcPr>
          <w:p w14:paraId="25FEDCB8" w14:textId="4B5E0FF0" w:rsidR="002B64E0" w:rsidRPr="002E05A7" w:rsidRDefault="002B64E0" w:rsidP="002B64E0">
            <w:pPr>
              <w:jc w:val="center"/>
              <w:rPr>
                <w:sz w:val="15"/>
                <w:szCs w:val="15"/>
              </w:rPr>
            </w:pPr>
            <w:r w:rsidRPr="002E05A7">
              <w:rPr>
                <w:sz w:val="15"/>
                <w:szCs w:val="15"/>
              </w:rPr>
              <w:t>0.2</w:t>
            </w:r>
            <w:ins w:id="1138" w:author="yang huiwen" w:date="2021-05-07T20:19:00Z">
              <w:r w:rsidR="003140F3">
                <w:rPr>
                  <w:sz w:val="15"/>
                  <w:szCs w:val="15"/>
                </w:rPr>
                <w:t>49</w:t>
              </w:r>
            </w:ins>
            <w:del w:id="1139" w:author="yang huiwen" w:date="2021-05-07T20:19:00Z">
              <w:r w:rsidRPr="002E05A7" w:rsidDel="003140F3">
                <w:rPr>
                  <w:sz w:val="15"/>
                  <w:szCs w:val="15"/>
                </w:rPr>
                <w:delText>35</w:delText>
              </w:r>
            </w:del>
          </w:p>
        </w:tc>
        <w:tc>
          <w:tcPr>
            <w:tcW w:w="0" w:type="auto"/>
          </w:tcPr>
          <w:p w14:paraId="3D663F48" w14:textId="7E210FCE" w:rsidR="002B64E0" w:rsidRPr="002E05A7" w:rsidRDefault="002B64E0" w:rsidP="002B64E0">
            <w:pPr>
              <w:jc w:val="center"/>
              <w:rPr>
                <w:sz w:val="15"/>
                <w:szCs w:val="15"/>
              </w:rPr>
            </w:pPr>
            <w:ins w:id="1140" w:author="yang huiwen" w:date="2021-05-07T20:16:00Z">
              <w:r w:rsidRPr="00780C23">
                <w:rPr>
                  <w:sz w:val="15"/>
                  <w:szCs w:val="15"/>
                </w:rPr>
                <w:t>+0.</w:t>
              </w:r>
            </w:ins>
            <w:ins w:id="1141" w:author="yang huiwen" w:date="2021-05-07T20:19:00Z">
              <w:r w:rsidR="003140F3">
                <w:rPr>
                  <w:sz w:val="15"/>
                  <w:szCs w:val="15"/>
                </w:rPr>
                <w:t>143</w:t>
              </w:r>
            </w:ins>
            <w:del w:id="1142"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16968F17" w14:textId="17B70BE3" w:rsidR="002B64E0" w:rsidRPr="002E05A7" w:rsidRDefault="002B64E0" w:rsidP="002B64E0">
            <w:pPr>
              <w:jc w:val="center"/>
              <w:rPr>
                <w:sz w:val="15"/>
                <w:szCs w:val="15"/>
              </w:rPr>
            </w:pPr>
            <w:ins w:id="1143" w:author="yang huiwen" w:date="2021-05-07T20:16:00Z">
              <w:r w:rsidRPr="00780C23">
                <w:rPr>
                  <w:sz w:val="15"/>
                  <w:szCs w:val="15"/>
                </w:rPr>
                <w:t>+0.0</w:t>
              </w:r>
            </w:ins>
            <w:ins w:id="1144" w:author="yang huiwen" w:date="2021-05-07T20:19:00Z">
              <w:r w:rsidR="00EF741B">
                <w:rPr>
                  <w:sz w:val="15"/>
                  <w:szCs w:val="15"/>
                </w:rPr>
                <w:t>93</w:t>
              </w:r>
            </w:ins>
            <w:del w:id="1145"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0DF9C3D3" w14:textId="4980CA90" w:rsidR="002B64E0" w:rsidRPr="002E05A7" w:rsidRDefault="002B64E0" w:rsidP="002B64E0">
            <w:pPr>
              <w:jc w:val="center"/>
              <w:rPr>
                <w:sz w:val="15"/>
                <w:szCs w:val="15"/>
              </w:rPr>
            </w:pPr>
            <w:ins w:id="1146" w:author="yang huiwen" w:date="2021-05-07T20:16:00Z">
              <w:r w:rsidRPr="00780C23">
                <w:rPr>
                  <w:sz w:val="15"/>
                  <w:szCs w:val="15"/>
                </w:rPr>
                <w:t>+0.</w:t>
              </w:r>
            </w:ins>
            <w:ins w:id="1147" w:author="yang huiwen" w:date="2021-05-07T20:19:00Z">
              <w:r w:rsidR="00EF741B">
                <w:rPr>
                  <w:sz w:val="15"/>
                  <w:szCs w:val="15"/>
                </w:rPr>
                <w:t>149</w:t>
              </w:r>
            </w:ins>
            <w:del w:id="1148"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717457B2" w14:textId="6F3A51E3" w:rsidTr="004F07CC">
        <w:trPr>
          <w:jc w:val="center"/>
        </w:trPr>
        <w:tc>
          <w:tcPr>
            <w:tcW w:w="0" w:type="auto"/>
          </w:tcPr>
          <w:p w14:paraId="6CA47A47" w14:textId="77777777" w:rsidR="002B64E0" w:rsidRPr="002E05A7" w:rsidRDefault="002B64E0" w:rsidP="002B64E0">
            <w:pPr>
              <w:jc w:val="center"/>
              <w:rPr>
                <w:sz w:val="15"/>
                <w:szCs w:val="15"/>
              </w:rPr>
            </w:pPr>
            <w:r w:rsidRPr="002E05A7">
              <w:rPr>
                <w:sz w:val="15"/>
                <w:szCs w:val="15"/>
              </w:rPr>
              <w:t>7</w:t>
            </w:r>
          </w:p>
        </w:tc>
        <w:tc>
          <w:tcPr>
            <w:tcW w:w="0" w:type="auto"/>
          </w:tcPr>
          <w:p w14:paraId="7CF3EC7A" w14:textId="1503C704" w:rsidR="002B64E0" w:rsidRPr="002E05A7" w:rsidRDefault="002B64E0" w:rsidP="002B64E0">
            <w:pPr>
              <w:jc w:val="center"/>
              <w:rPr>
                <w:sz w:val="15"/>
                <w:szCs w:val="15"/>
              </w:rPr>
            </w:pPr>
            <w:r w:rsidRPr="002E05A7">
              <w:rPr>
                <w:sz w:val="15"/>
                <w:szCs w:val="15"/>
              </w:rPr>
              <w:t>0.2</w:t>
            </w:r>
            <w:ins w:id="1149" w:author="yang huiwen" w:date="2021-05-07T20:20:00Z">
              <w:r w:rsidR="00EF741B">
                <w:rPr>
                  <w:sz w:val="15"/>
                  <w:szCs w:val="15"/>
                </w:rPr>
                <w:t>64</w:t>
              </w:r>
            </w:ins>
            <w:del w:id="1150" w:author="yang huiwen" w:date="2021-05-07T20:20:00Z">
              <w:r w:rsidRPr="002E05A7" w:rsidDel="00EF741B">
                <w:rPr>
                  <w:sz w:val="15"/>
                  <w:szCs w:val="15"/>
                </w:rPr>
                <w:delText>56</w:delText>
              </w:r>
            </w:del>
          </w:p>
        </w:tc>
        <w:tc>
          <w:tcPr>
            <w:tcW w:w="0" w:type="auto"/>
          </w:tcPr>
          <w:p w14:paraId="34C3F9BC" w14:textId="693F77B8" w:rsidR="002B64E0" w:rsidRPr="002E05A7" w:rsidRDefault="002B64E0" w:rsidP="002B64E0">
            <w:pPr>
              <w:jc w:val="center"/>
              <w:rPr>
                <w:sz w:val="15"/>
                <w:szCs w:val="15"/>
              </w:rPr>
            </w:pPr>
            <w:ins w:id="1151" w:author="yang huiwen" w:date="2021-05-07T20:16:00Z">
              <w:r w:rsidRPr="00780C23">
                <w:rPr>
                  <w:sz w:val="15"/>
                  <w:szCs w:val="15"/>
                </w:rPr>
                <w:t>+0.0</w:t>
              </w:r>
            </w:ins>
            <w:ins w:id="1152" w:author="yang huiwen" w:date="2021-05-07T20:20:00Z">
              <w:r w:rsidR="00EF741B">
                <w:rPr>
                  <w:sz w:val="15"/>
                  <w:szCs w:val="15"/>
                </w:rPr>
                <w:t>68</w:t>
              </w:r>
            </w:ins>
            <w:del w:id="1153"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5D506D0C" w14:textId="4FA05216" w:rsidR="002B64E0" w:rsidRPr="002E05A7" w:rsidRDefault="002B64E0" w:rsidP="002B64E0">
            <w:pPr>
              <w:jc w:val="center"/>
              <w:rPr>
                <w:sz w:val="15"/>
                <w:szCs w:val="15"/>
              </w:rPr>
            </w:pPr>
            <w:ins w:id="1154" w:author="yang huiwen" w:date="2021-05-07T20:16:00Z">
              <w:r w:rsidRPr="00780C23">
                <w:rPr>
                  <w:sz w:val="15"/>
                  <w:szCs w:val="15"/>
                </w:rPr>
                <w:t>+0.0</w:t>
              </w:r>
            </w:ins>
            <w:ins w:id="1155" w:author="yang huiwen" w:date="2021-05-07T20:20:00Z">
              <w:r w:rsidR="00EF741B">
                <w:rPr>
                  <w:sz w:val="15"/>
                  <w:szCs w:val="15"/>
                </w:rPr>
                <w:t>46</w:t>
              </w:r>
            </w:ins>
            <w:del w:id="1156"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2B647411" w14:textId="46A6380C" w:rsidR="002B64E0" w:rsidRPr="002E05A7" w:rsidRDefault="002B64E0" w:rsidP="002B64E0">
            <w:pPr>
              <w:jc w:val="center"/>
              <w:rPr>
                <w:sz w:val="15"/>
                <w:szCs w:val="15"/>
              </w:rPr>
            </w:pPr>
            <w:ins w:id="1157" w:author="yang huiwen" w:date="2021-05-07T20:16:00Z">
              <w:r w:rsidRPr="00780C23">
                <w:rPr>
                  <w:sz w:val="15"/>
                  <w:szCs w:val="15"/>
                </w:rPr>
                <w:t>+0.0</w:t>
              </w:r>
            </w:ins>
            <w:ins w:id="1158" w:author="yang huiwen" w:date="2021-05-07T20:20:00Z">
              <w:r w:rsidR="00EF741B">
                <w:rPr>
                  <w:sz w:val="15"/>
                  <w:szCs w:val="15"/>
                </w:rPr>
                <w:t>21</w:t>
              </w:r>
            </w:ins>
            <w:del w:id="1159"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29F9B1D4" w14:textId="33B27C52" w:rsidTr="004F07CC">
        <w:trPr>
          <w:jc w:val="center"/>
        </w:trPr>
        <w:tc>
          <w:tcPr>
            <w:tcW w:w="0" w:type="auto"/>
          </w:tcPr>
          <w:p w14:paraId="17554EEA" w14:textId="77777777" w:rsidR="002B64E0" w:rsidRPr="002E05A7" w:rsidRDefault="002B64E0" w:rsidP="002B64E0">
            <w:pPr>
              <w:jc w:val="center"/>
              <w:rPr>
                <w:sz w:val="15"/>
                <w:szCs w:val="15"/>
              </w:rPr>
            </w:pPr>
            <w:r w:rsidRPr="002E05A7">
              <w:rPr>
                <w:sz w:val="15"/>
                <w:szCs w:val="15"/>
              </w:rPr>
              <w:t>8</w:t>
            </w:r>
          </w:p>
        </w:tc>
        <w:tc>
          <w:tcPr>
            <w:tcW w:w="0" w:type="auto"/>
          </w:tcPr>
          <w:p w14:paraId="3EC1153D" w14:textId="6026BD6D" w:rsidR="002B64E0" w:rsidRPr="002E05A7" w:rsidRDefault="002B64E0" w:rsidP="002B64E0">
            <w:pPr>
              <w:jc w:val="center"/>
              <w:rPr>
                <w:sz w:val="15"/>
                <w:szCs w:val="15"/>
              </w:rPr>
            </w:pPr>
            <w:r w:rsidRPr="002E05A7">
              <w:rPr>
                <w:sz w:val="15"/>
                <w:szCs w:val="15"/>
              </w:rPr>
              <w:t>0.03</w:t>
            </w:r>
            <w:ins w:id="1160" w:author="yang huiwen" w:date="2021-05-07T20:20:00Z">
              <w:r w:rsidR="002775DD">
                <w:rPr>
                  <w:sz w:val="15"/>
                  <w:szCs w:val="15"/>
                </w:rPr>
                <w:t>3</w:t>
              </w:r>
            </w:ins>
            <w:del w:id="1161" w:author="yang huiwen" w:date="2021-05-07T20:20:00Z">
              <w:r w:rsidRPr="002E05A7" w:rsidDel="002775DD">
                <w:rPr>
                  <w:sz w:val="15"/>
                  <w:szCs w:val="15"/>
                </w:rPr>
                <w:delText>7</w:delText>
              </w:r>
            </w:del>
          </w:p>
        </w:tc>
        <w:tc>
          <w:tcPr>
            <w:tcW w:w="0" w:type="auto"/>
          </w:tcPr>
          <w:p w14:paraId="1058A1C6" w14:textId="17C05B52" w:rsidR="002B64E0" w:rsidRPr="002E05A7" w:rsidRDefault="002B64E0" w:rsidP="002B64E0">
            <w:pPr>
              <w:jc w:val="center"/>
              <w:rPr>
                <w:sz w:val="15"/>
                <w:szCs w:val="15"/>
              </w:rPr>
            </w:pPr>
            <w:ins w:id="1162" w:author="yang huiwen" w:date="2021-05-07T20:16:00Z">
              <w:r w:rsidRPr="00780C23">
                <w:rPr>
                  <w:sz w:val="15"/>
                  <w:szCs w:val="15"/>
                </w:rPr>
                <w:t>+0.0</w:t>
              </w:r>
            </w:ins>
            <w:ins w:id="1163" w:author="yang huiwen" w:date="2021-05-07T20:20:00Z">
              <w:r w:rsidR="002775DD">
                <w:rPr>
                  <w:sz w:val="15"/>
                  <w:szCs w:val="15"/>
                </w:rPr>
                <w:t>29</w:t>
              </w:r>
            </w:ins>
            <w:del w:id="1164"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3342EFE3" w14:textId="629965B9" w:rsidR="002B64E0" w:rsidRPr="002E05A7" w:rsidRDefault="002B64E0" w:rsidP="002B64E0">
            <w:pPr>
              <w:jc w:val="center"/>
              <w:rPr>
                <w:sz w:val="15"/>
                <w:szCs w:val="15"/>
              </w:rPr>
            </w:pPr>
            <w:ins w:id="1165" w:author="yang huiwen" w:date="2021-05-07T20:16:00Z">
              <w:r w:rsidRPr="00780C23">
                <w:rPr>
                  <w:sz w:val="15"/>
                  <w:szCs w:val="15"/>
                </w:rPr>
                <w:t>+0.0</w:t>
              </w:r>
            </w:ins>
            <w:ins w:id="1166" w:author="yang huiwen" w:date="2021-05-07T20:20:00Z">
              <w:r w:rsidR="002775DD">
                <w:rPr>
                  <w:sz w:val="15"/>
                  <w:szCs w:val="15"/>
                </w:rPr>
                <w:t>69</w:t>
              </w:r>
            </w:ins>
            <w:del w:id="1167"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61582463" w14:textId="358E0284" w:rsidR="002B64E0" w:rsidRPr="002E05A7" w:rsidRDefault="002B64E0" w:rsidP="002B64E0">
            <w:pPr>
              <w:jc w:val="center"/>
              <w:rPr>
                <w:sz w:val="15"/>
                <w:szCs w:val="15"/>
              </w:rPr>
            </w:pPr>
            <w:ins w:id="1168" w:author="yang huiwen" w:date="2021-05-07T20:16:00Z">
              <w:r w:rsidRPr="00780C23">
                <w:rPr>
                  <w:sz w:val="15"/>
                  <w:szCs w:val="15"/>
                </w:rPr>
                <w:t>+0.0</w:t>
              </w:r>
            </w:ins>
            <w:ins w:id="1169" w:author="yang huiwen" w:date="2021-05-07T20:20:00Z">
              <w:r w:rsidR="002775DD">
                <w:rPr>
                  <w:sz w:val="15"/>
                  <w:szCs w:val="15"/>
                </w:rPr>
                <w:t>45</w:t>
              </w:r>
            </w:ins>
            <w:del w:id="1170"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638D166E" w14:textId="0117F355" w:rsidTr="004F07CC">
        <w:trPr>
          <w:jc w:val="center"/>
        </w:trPr>
        <w:tc>
          <w:tcPr>
            <w:tcW w:w="0" w:type="auto"/>
          </w:tcPr>
          <w:p w14:paraId="6B27EE1A" w14:textId="77777777" w:rsidR="002B64E0" w:rsidRPr="002E05A7" w:rsidRDefault="002B64E0" w:rsidP="002B64E0">
            <w:pPr>
              <w:jc w:val="center"/>
              <w:rPr>
                <w:sz w:val="15"/>
                <w:szCs w:val="15"/>
              </w:rPr>
            </w:pPr>
            <w:r w:rsidRPr="002E05A7">
              <w:rPr>
                <w:sz w:val="15"/>
                <w:szCs w:val="15"/>
              </w:rPr>
              <w:t>9</w:t>
            </w:r>
          </w:p>
        </w:tc>
        <w:tc>
          <w:tcPr>
            <w:tcW w:w="0" w:type="auto"/>
          </w:tcPr>
          <w:p w14:paraId="75E63E59" w14:textId="24034F6E" w:rsidR="002B64E0" w:rsidRPr="002E05A7" w:rsidRDefault="002B64E0" w:rsidP="002B64E0">
            <w:pPr>
              <w:jc w:val="center"/>
              <w:rPr>
                <w:sz w:val="15"/>
                <w:szCs w:val="15"/>
              </w:rPr>
            </w:pPr>
            <w:r w:rsidRPr="002E05A7">
              <w:rPr>
                <w:sz w:val="15"/>
                <w:szCs w:val="15"/>
              </w:rPr>
              <w:t>0.2</w:t>
            </w:r>
            <w:ins w:id="1171" w:author="yang huiwen" w:date="2021-05-07T20:20:00Z">
              <w:r w:rsidR="002775DD">
                <w:rPr>
                  <w:sz w:val="15"/>
                  <w:szCs w:val="15"/>
                </w:rPr>
                <w:t>1</w:t>
              </w:r>
            </w:ins>
            <w:del w:id="1172" w:author="yang huiwen" w:date="2021-05-07T20:20:00Z">
              <w:r w:rsidRPr="002E05A7" w:rsidDel="002775DD">
                <w:rPr>
                  <w:sz w:val="15"/>
                  <w:szCs w:val="15"/>
                </w:rPr>
                <w:delText>2</w:delText>
              </w:r>
            </w:del>
            <w:r w:rsidRPr="002E05A7">
              <w:rPr>
                <w:sz w:val="15"/>
                <w:szCs w:val="15"/>
              </w:rPr>
              <w:t>6</w:t>
            </w:r>
          </w:p>
        </w:tc>
        <w:tc>
          <w:tcPr>
            <w:tcW w:w="0" w:type="auto"/>
          </w:tcPr>
          <w:p w14:paraId="1CF2D38C" w14:textId="3615ED1C" w:rsidR="002B64E0" w:rsidRPr="002E05A7" w:rsidRDefault="002B64E0" w:rsidP="002B64E0">
            <w:pPr>
              <w:jc w:val="center"/>
              <w:rPr>
                <w:sz w:val="15"/>
                <w:szCs w:val="15"/>
              </w:rPr>
            </w:pPr>
            <w:ins w:id="1173" w:author="yang huiwen" w:date="2021-05-07T20:16:00Z">
              <w:r w:rsidRPr="00780C23">
                <w:rPr>
                  <w:sz w:val="15"/>
                  <w:szCs w:val="15"/>
                </w:rPr>
                <w:t>+0.0</w:t>
              </w:r>
            </w:ins>
            <w:ins w:id="1174" w:author="yang huiwen" w:date="2021-05-07T20:21:00Z">
              <w:r w:rsidR="002775DD">
                <w:rPr>
                  <w:sz w:val="15"/>
                  <w:szCs w:val="15"/>
                </w:rPr>
                <w:t>24</w:t>
              </w:r>
            </w:ins>
            <w:del w:id="1175"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2AAA5509" w14:textId="02361C9F" w:rsidR="002B64E0" w:rsidRPr="002E05A7" w:rsidRDefault="002B64E0" w:rsidP="002B64E0">
            <w:pPr>
              <w:jc w:val="center"/>
              <w:rPr>
                <w:sz w:val="15"/>
                <w:szCs w:val="15"/>
              </w:rPr>
            </w:pPr>
            <w:ins w:id="1176" w:author="yang huiwen" w:date="2021-05-07T20:16:00Z">
              <w:r w:rsidRPr="00780C23">
                <w:rPr>
                  <w:sz w:val="15"/>
                  <w:szCs w:val="15"/>
                </w:rPr>
                <w:t>+0.03</w:t>
              </w:r>
            </w:ins>
            <w:ins w:id="1177" w:author="yang huiwen" w:date="2021-05-07T20:21:00Z">
              <w:r w:rsidR="002775DD">
                <w:rPr>
                  <w:sz w:val="15"/>
                  <w:szCs w:val="15"/>
                </w:rPr>
                <w:t>1</w:t>
              </w:r>
            </w:ins>
            <w:del w:id="1178"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0EDEC6F1" w14:textId="296B0391" w:rsidR="002B64E0" w:rsidRPr="002E05A7" w:rsidRDefault="002775DD" w:rsidP="002B64E0">
            <w:pPr>
              <w:jc w:val="center"/>
              <w:rPr>
                <w:sz w:val="15"/>
                <w:szCs w:val="15"/>
              </w:rPr>
            </w:pPr>
            <w:ins w:id="1179" w:author="yang huiwen" w:date="2021-05-07T20:21:00Z">
              <w:r>
                <w:rPr>
                  <w:sz w:val="15"/>
                  <w:szCs w:val="15"/>
                </w:rPr>
                <w:t>-</w:t>
              </w:r>
            </w:ins>
            <w:ins w:id="1180" w:author="yang huiwen" w:date="2021-05-07T20:16:00Z">
              <w:r w:rsidR="002B64E0" w:rsidRPr="00780C23">
                <w:rPr>
                  <w:sz w:val="15"/>
                  <w:szCs w:val="15"/>
                </w:rPr>
                <w:t>0.0</w:t>
              </w:r>
            </w:ins>
            <w:ins w:id="1181" w:author="yang huiwen" w:date="2021-05-07T20:21:00Z">
              <w:r>
                <w:rPr>
                  <w:sz w:val="15"/>
                  <w:szCs w:val="15"/>
                </w:rPr>
                <w:t>48</w:t>
              </w:r>
            </w:ins>
            <w:del w:id="1182"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2D263D07" w14:textId="33814EB4" w:rsidTr="004F07CC">
        <w:trPr>
          <w:jc w:val="center"/>
        </w:trPr>
        <w:tc>
          <w:tcPr>
            <w:tcW w:w="0" w:type="auto"/>
          </w:tcPr>
          <w:p w14:paraId="36A263D6" w14:textId="77777777" w:rsidR="002B64E0" w:rsidRPr="002E05A7" w:rsidRDefault="002B64E0" w:rsidP="002B64E0">
            <w:pPr>
              <w:jc w:val="center"/>
              <w:rPr>
                <w:sz w:val="15"/>
                <w:szCs w:val="15"/>
              </w:rPr>
            </w:pPr>
            <w:r w:rsidRPr="002E05A7">
              <w:rPr>
                <w:sz w:val="15"/>
                <w:szCs w:val="15"/>
              </w:rPr>
              <w:t>10</w:t>
            </w:r>
          </w:p>
        </w:tc>
        <w:tc>
          <w:tcPr>
            <w:tcW w:w="0" w:type="auto"/>
          </w:tcPr>
          <w:p w14:paraId="0EDCD579" w14:textId="6CFC1D99" w:rsidR="002B64E0" w:rsidRPr="002E05A7" w:rsidRDefault="002B64E0" w:rsidP="002B64E0">
            <w:pPr>
              <w:jc w:val="center"/>
              <w:rPr>
                <w:sz w:val="15"/>
                <w:szCs w:val="15"/>
              </w:rPr>
            </w:pPr>
            <w:r w:rsidRPr="002E05A7">
              <w:rPr>
                <w:sz w:val="15"/>
                <w:szCs w:val="15"/>
              </w:rPr>
              <w:t>0.</w:t>
            </w:r>
            <w:ins w:id="1183" w:author="yang huiwen" w:date="2021-05-07T20:21:00Z">
              <w:r w:rsidR="002775DD">
                <w:rPr>
                  <w:sz w:val="15"/>
                  <w:szCs w:val="15"/>
                </w:rPr>
                <w:t>202</w:t>
              </w:r>
            </w:ins>
            <w:del w:id="1184" w:author="yang huiwen" w:date="2021-05-07T20:21:00Z">
              <w:r w:rsidRPr="002E05A7" w:rsidDel="002775DD">
                <w:rPr>
                  <w:sz w:val="15"/>
                  <w:szCs w:val="15"/>
                </w:rPr>
                <w:delText>195</w:delText>
              </w:r>
            </w:del>
          </w:p>
        </w:tc>
        <w:tc>
          <w:tcPr>
            <w:tcW w:w="0" w:type="auto"/>
          </w:tcPr>
          <w:p w14:paraId="48F6366F" w14:textId="4360A2D9" w:rsidR="002B64E0" w:rsidRPr="002E05A7" w:rsidRDefault="002B64E0" w:rsidP="002B64E0">
            <w:pPr>
              <w:jc w:val="center"/>
              <w:rPr>
                <w:sz w:val="15"/>
                <w:szCs w:val="15"/>
              </w:rPr>
            </w:pPr>
            <w:ins w:id="1185" w:author="yang huiwen" w:date="2021-05-07T20:16:00Z">
              <w:r w:rsidRPr="00780C23">
                <w:rPr>
                  <w:sz w:val="15"/>
                  <w:szCs w:val="15"/>
                </w:rPr>
                <w:t>+0.0</w:t>
              </w:r>
            </w:ins>
            <w:ins w:id="1186" w:author="yang huiwen" w:date="2021-05-07T20:21:00Z">
              <w:r w:rsidR="002775DD">
                <w:rPr>
                  <w:sz w:val="15"/>
                  <w:szCs w:val="15"/>
                </w:rPr>
                <w:t>61</w:t>
              </w:r>
            </w:ins>
            <w:del w:id="1187"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289311FF" w14:textId="41FA5E04" w:rsidR="002B64E0" w:rsidRPr="002E05A7" w:rsidRDefault="002B64E0" w:rsidP="002B64E0">
            <w:pPr>
              <w:jc w:val="center"/>
              <w:rPr>
                <w:sz w:val="15"/>
                <w:szCs w:val="15"/>
              </w:rPr>
            </w:pPr>
            <w:ins w:id="1188" w:author="yang huiwen" w:date="2021-05-07T20:16:00Z">
              <w:r w:rsidRPr="00780C23">
                <w:rPr>
                  <w:sz w:val="15"/>
                  <w:szCs w:val="15"/>
                </w:rPr>
                <w:t>+0.0</w:t>
              </w:r>
            </w:ins>
            <w:ins w:id="1189" w:author="yang huiwen" w:date="2021-05-07T20:21:00Z">
              <w:r w:rsidR="002775DD">
                <w:rPr>
                  <w:sz w:val="15"/>
                  <w:szCs w:val="15"/>
                </w:rPr>
                <w:t>47</w:t>
              </w:r>
            </w:ins>
            <w:del w:id="1190"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02B517F6" w14:textId="7601117E" w:rsidR="002B64E0" w:rsidRPr="002E05A7" w:rsidRDefault="00F12C0F" w:rsidP="002B64E0">
            <w:pPr>
              <w:jc w:val="center"/>
              <w:rPr>
                <w:sz w:val="15"/>
                <w:szCs w:val="15"/>
              </w:rPr>
            </w:pPr>
            <w:ins w:id="1191" w:author="yang huiwen" w:date="2021-05-07T20:21:00Z">
              <w:r>
                <w:rPr>
                  <w:sz w:val="15"/>
                  <w:szCs w:val="15"/>
                </w:rPr>
                <w:t>-</w:t>
              </w:r>
            </w:ins>
            <w:ins w:id="1192" w:author="yang huiwen" w:date="2021-05-07T20:16:00Z">
              <w:r w:rsidR="002B64E0" w:rsidRPr="00780C23">
                <w:rPr>
                  <w:sz w:val="15"/>
                  <w:szCs w:val="15"/>
                </w:rPr>
                <w:t>0.0</w:t>
              </w:r>
            </w:ins>
            <w:ins w:id="1193" w:author="yang huiwen" w:date="2021-05-07T20:21:00Z">
              <w:r>
                <w:rPr>
                  <w:sz w:val="15"/>
                  <w:szCs w:val="15"/>
                </w:rPr>
                <w:t>44</w:t>
              </w:r>
            </w:ins>
            <w:del w:id="1194"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4F6EE583" w14:textId="7358020D" w:rsidTr="004F07CC">
        <w:trPr>
          <w:jc w:val="center"/>
        </w:trPr>
        <w:tc>
          <w:tcPr>
            <w:tcW w:w="0" w:type="auto"/>
          </w:tcPr>
          <w:p w14:paraId="2F0003C5" w14:textId="77777777" w:rsidR="002B64E0" w:rsidRPr="002E05A7" w:rsidRDefault="002B64E0" w:rsidP="002B64E0">
            <w:pPr>
              <w:jc w:val="center"/>
              <w:rPr>
                <w:sz w:val="15"/>
                <w:szCs w:val="15"/>
              </w:rPr>
            </w:pPr>
            <w:r w:rsidRPr="002E05A7">
              <w:rPr>
                <w:sz w:val="15"/>
                <w:szCs w:val="15"/>
              </w:rPr>
              <w:t>11</w:t>
            </w:r>
          </w:p>
        </w:tc>
        <w:tc>
          <w:tcPr>
            <w:tcW w:w="0" w:type="auto"/>
          </w:tcPr>
          <w:p w14:paraId="2E9D6852" w14:textId="2208F50D" w:rsidR="002B64E0" w:rsidRPr="002E05A7" w:rsidRDefault="002B64E0" w:rsidP="002B64E0">
            <w:pPr>
              <w:jc w:val="center"/>
              <w:rPr>
                <w:sz w:val="15"/>
                <w:szCs w:val="15"/>
              </w:rPr>
            </w:pPr>
            <w:r w:rsidRPr="002E05A7">
              <w:rPr>
                <w:sz w:val="15"/>
                <w:szCs w:val="15"/>
              </w:rPr>
              <w:t>0.16</w:t>
            </w:r>
            <w:ins w:id="1195" w:author="yang huiwen" w:date="2021-05-07T20:21:00Z">
              <w:r w:rsidR="00F12C0F">
                <w:rPr>
                  <w:sz w:val="15"/>
                  <w:szCs w:val="15"/>
                </w:rPr>
                <w:t>2</w:t>
              </w:r>
            </w:ins>
            <w:del w:id="1196" w:author="yang huiwen" w:date="2021-05-07T20:21:00Z">
              <w:r w:rsidRPr="002E05A7" w:rsidDel="00F12C0F">
                <w:rPr>
                  <w:sz w:val="15"/>
                  <w:szCs w:val="15"/>
                </w:rPr>
                <w:delText>7</w:delText>
              </w:r>
            </w:del>
          </w:p>
        </w:tc>
        <w:tc>
          <w:tcPr>
            <w:tcW w:w="0" w:type="auto"/>
          </w:tcPr>
          <w:p w14:paraId="67B7DDC4" w14:textId="1D3DDA38" w:rsidR="002B64E0" w:rsidRPr="002E05A7" w:rsidRDefault="002B64E0" w:rsidP="002B64E0">
            <w:pPr>
              <w:jc w:val="center"/>
              <w:rPr>
                <w:sz w:val="15"/>
                <w:szCs w:val="15"/>
              </w:rPr>
            </w:pPr>
            <w:ins w:id="1197" w:author="yang huiwen" w:date="2021-05-07T20:16:00Z">
              <w:r w:rsidRPr="00780C23">
                <w:rPr>
                  <w:sz w:val="15"/>
                  <w:szCs w:val="15"/>
                </w:rPr>
                <w:t>+0.0</w:t>
              </w:r>
            </w:ins>
            <w:ins w:id="1198" w:author="yang huiwen" w:date="2021-05-07T20:21:00Z">
              <w:r w:rsidR="00F12C0F">
                <w:rPr>
                  <w:sz w:val="15"/>
                  <w:szCs w:val="15"/>
                </w:rPr>
                <w:t>8</w:t>
              </w:r>
            </w:ins>
            <w:ins w:id="1199" w:author="yang huiwen" w:date="2021-05-07T20:22:00Z">
              <w:r w:rsidR="00F12C0F">
                <w:rPr>
                  <w:sz w:val="15"/>
                  <w:szCs w:val="15"/>
                </w:rPr>
                <w:t>9</w:t>
              </w:r>
            </w:ins>
            <w:del w:id="1200"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13C38917" w14:textId="151FA6F2" w:rsidR="002B64E0" w:rsidRPr="002E05A7" w:rsidRDefault="002B64E0" w:rsidP="002B64E0">
            <w:pPr>
              <w:jc w:val="center"/>
              <w:rPr>
                <w:sz w:val="15"/>
                <w:szCs w:val="15"/>
              </w:rPr>
            </w:pPr>
            <w:ins w:id="1201" w:author="yang huiwen" w:date="2021-05-07T20:16:00Z">
              <w:r w:rsidRPr="00780C23">
                <w:rPr>
                  <w:sz w:val="15"/>
                  <w:szCs w:val="15"/>
                </w:rPr>
                <w:t>+0.03</w:t>
              </w:r>
            </w:ins>
            <w:del w:id="1202"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1253B28C" w14:textId="52CB3686" w:rsidR="002B64E0" w:rsidRPr="002E05A7" w:rsidRDefault="00F12C0F" w:rsidP="002B64E0">
            <w:pPr>
              <w:jc w:val="center"/>
              <w:rPr>
                <w:sz w:val="15"/>
                <w:szCs w:val="15"/>
              </w:rPr>
            </w:pPr>
            <w:ins w:id="1203" w:author="yang huiwen" w:date="2021-05-07T20:22:00Z">
              <w:r>
                <w:rPr>
                  <w:sz w:val="15"/>
                  <w:szCs w:val="15"/>
                </w:rPr>
                <w:t>-</w:t>
              </w:r>
            </w:ins>
            <w:ins w:id="1204" w:author="yang huiwen" w:date="2021-05-07T20:16:00Z">
              <w:r w:rsidR="002B64E0" w:rsidRPr="00780C23">
                <w:rPr>
                  <w:sz w:val="15"/>
                  <w:szCs w:val="15"/>
                </w:rPr>
                <w:t>0.0</w:t>
              </w:r>
            </w:ins>
            <w:ins w:id="1205" w:author="yang huiwen" w:date="2021-05-07T20:22:00Z">
              <w:r>
                <w:rPr>
                  <w:sz w:val="15"/>
                  <w:szCs w:val="15"/>
                </w:rPr>
                <w:t>46</w:t>
              </w:r>
            </w:ins>
            <w:del w:id="1206"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55760D9E" w14:textId="08281739" w:rsidTr="004F07CC">
        <w:trPr>
          <w:jc w:val="center"/>
        </w:trPr>
        <w:tc>
          <w:tcPr>
            <w:tcW w:w="0" w:type="auto"/>
          </w:tcPr>
          <w:p w14:paraId="6C67A83B" w14:textId="77777777" w:rsidR="002B64E0" w:rsidRPr="002E05A7" w:rsidRDefault="002B64E0" w:rsidP="002B64E0">
            <w:pPr>
              <w:jc w:val="center"/>
              <w:rPr>
                <w:sz w:val="15"/>
                <w:szCs w:val="15"/>
              </w:rPr>
            </w:pPr>
            <w:r w:rsidRPr="002E05A7">
              <w:rPr>
                <w:sz w:val="15"/>
                <w:szCs w:val="15"/>
              </w:rPr>
              <w:t>12</w:t>
            </w:r>
          </w:p>
        </w:tc>
        <w:tc>
          <w:tcPr>
            <w:tcW w:w="0" w:type="auto"/>
          </w:tcPr>
          <w:p w14:paraId="5FADD0E0" w14:textId="58F79E33" w:rsidR="002B64E0" w:rsidRPr="002E05A7" w:rsidRDefault="002B64E0" w:rsidP="002B64E0">
            <w:pPr>
              <w:jc w:val="center"/>
              <w:rPr>
                <w:sz w:val="15"/>
                <w:szCs w:val="15"/>
              </w:rPr>
            </w:pPr>
            <w:r w:rsidRPr="002E05A7">
              <w:rPr>
                <w:sz w:val="15"/>
                <w:szCs w:val="15"/>
              </w:rPr>
              <w:t>0.23</w:t>
            </w:r>
            <w:ins w:id="1207" w:author="yang huiwen" w:date="2021-05-07T20:22:00Z">
              <w:r w:rsidR="00F12C0F">
                <w:rPr>
                  <w:sz w:val="15"/>
                  <w:szCs w:val="15"/>
                </w:rPr>
                <w:t>9</w:t>
              </w:r>
            </w:ins>
            <w:del w:id="1208" w:author="yang huiwen" w:date="2021-05-07T20:22:00Z">
              <w:r w:rsidRPr="002E05A7" w:rsidDel="00F12C0F">
                <w:rPr>
                  <w:sz w:val="15"/>
                  <w:szCs w:val="15"/>
                </w:rPr>
                <w:delText>2</w:delText>
              </w:r>
            </w:del>
          </w:p>
        </w:tc>
        <w:tc>
          <w:tcPr>
            <w:tcW w:w="0" w:type="auto"/>
          </w:tcPr>
          <w:p w14:paraId="2A32FB84" w14:textId="0CA3BC73" w:rsidR="002B64E0" w:rsidRPr="002E05A7" w:rsidRDefault="002B64E0" w:rsidP="002B64E0">
            <w:pPr>
              <w:jc w:val="center"/>
              <w:rPr>
                <w:sz w:val="15"/>
                <w:szCs w:val="15"/>
              </w:rPr>
            </w:pPr>
            <w:ins w:id="1209" w:author="yang huiwen" w:date="2021-05-07T20:16:00Z">
              <w:r w:rsidRPr="00780C23">
                <w:rPr>
                  <w:sz w:val="15"/>
                  <w:szCs w:val="15"/>
                </w:rPr>
                <w:t>+0.0</w:t>
              </w:r>
            </w:ins>
            <w:ins w:id="1210" w:author="yang huiwen" w:date="2021-05-07T20:22:00Z">
              <w:r w:rsidR="00D41F36">
                <w:rPr>
                  <w:sz w:val="15"/>
                  <w:szCs w:val="15"/>
                </w:rPr>
                <w:t>6</w:t>
              </w:r>
            </w:ins>
            <w:del w:id="1211"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00E7BE24" w14:textId="77491B90" w:rsidR="002B64E0" w:rsidRPr="002E05A7" w:rsidRDefault="002B64E0" w:rsidP="002B64E0">
            <w:pPr>
              <w:jc w:val="center"/>
              <w:rPr>
                <w:sz w:val="15"/>
                <w:szCs w:val="15"/>
              </w:rPr>
            </w:pPr>
            <w:ins w:id="1212" w:author="yang huiwen" w:date="2021-05-07T20:16:00Z">
              <w:r w:rsidRPr="00780C23">
                <w:rPr>
                  <w:sz w:val="15"/>
                  <w:szCs w:val="15"/>
                </w:rPr>
                <w:t>+0.0</w:t>
              </w:r>
            </w:ins>
            <w:ins w:id="1213" w:author="yang huiwen" w:date="2021-05-07T20:22:00Z">
              <w:r w:rsidR="00D41F36">
                <w:rPr>
                  <w:sz w:val="15"/>
                  <w:szCs w:val="15"/>
                </w:rPr>
                <w:t>65</w:t>
              </w:r>
            </w:ins>
            <w:del w:id="1214"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050F9058" w14:textId="5C68F15C" w:rsidR="002B64E0" w:rsidRPr="002E05A7" w:rsidRDefault="00D41F36" w:rsidP="002B64E0">
            <w:pPr>
              <w:jc w:val="center"/>
              <w:rPr>
                <w:sz w:val="15"/>
                <w:szCs w:val="15"/>
              </w:rPr>
            </w:pPr>
            <w:ins w:id="1215" w:author="yang huiwen" w:date="2021-05-07T20:22:00Z">
              <w:r>
                <w:rPr>
                  <w:sz w:val="15"/>
                  <w:szCs w:val="15"/>
                </w:rPr>
                <w:t>-</w:t>
              </w:r>
            </w:ins>
            <w:ins w:id="1216" w:author="yang huiwen" w:date="2021-05-07T20:16:00Z">
              <w:r w:rsidR="002B64E0" w:rsidRPr="00780C23">
                <w:rPr>
                  <w:sz w:val="15"/>
                  <w:szCs w:val="15"/>
                </w:rPr>
                <w:t>0.</w:t>
              </w:r>
            </w:ins>
            <w:ins w:id="1217" w:author="yang huiwen" w:date="2021-05-07T20:22:00Z">
              <w:r>
                <w:rPr>
                  <w:sz w:val="15"/>
                  <w:szCs w:val="15"/>
                </w:rPr>
                <w:t>109</w:t>
              </w:r>
            </w:ins>
            <w:del w:id="1218"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1AFF64A3" w14:textId="0FB7F998" w:rsidTr="004F07CC">
        <w:trPr>
          <w:jc w:val="center"/>
        </w:trPr>
        <w:tc>
          <w:tcPr>
            <w:tcW w:w="0" w:type="auto"/>
          </w:tcPr>
          <w:p w14:paraId="2CF55C7D" w14:textId="77777777" w:rsidR="002B64E0" w:rsidRPr="002E05A7" w:rsidRDefault="002B64E0" w:rsidP="002B64E0">
            <w:pPr>
              <w:jc w:val="center"/>
              <w:rPr>
                <w:sz w:val="15"/>
                <w:szCs w:val="15"/>
              </w:rPr>
            </w:pPr>
            <w:r w:rsidRPr="002E05A7">
              <w:rPr>
                <w:sz w:val="15"/>
                <w:szCs w:val="15"/>
              </w:rPr>
              <w:t>13</w:t>
            </w:r>
          </w:p>
        </w:tc>
        <w:tc>
          <w:tcPr>
            <w:tcW w:w="0" w:type="auto"/>
          </w:tcPr>
          <w:p w14:paraId="5BE9F08A" w14:textId="77777777" w:rsidR="002B64E0" w:rsidRPr="002E05A7" w:rsidRDefault="002B64E0" w:rsidP="002B64E0">
            <w:pPr>
              <w:jc w:val="center"/>
              <w:rPr>
                <w:sz w:val="15"/>
                <w:szCs w:val="15"/>
              </w:rPr>
            </w:pPr>
            <w:r w:rsidRPr="002E05A7">
              <w:rPr>
                <w:sz w:val="15"/>
                <w:szCs w:val="15"/>
              </w:rPr>
              <w:t>0</w:t>
            </w:r>
            <w:del w:id="1219" w:author="yang huiwen" w:date="2021-05-07T20:26:00Z">
              <w:r w:rsidRPr="002E05A7" w:rsidDel="00180831">
                <w:rPr>
                  <w:sz w:val="15"/>
                  <w:szCs w:val="15"/>
                </w:rPr>
                <w:delText>.0</w:delText>
              </w:r>
            </w:del>
          </w:p>
        </w:tc>
        <w:tc>
          <w:tcPr>
            <w:tcW w:w="0" w:type="auto"/>
          </w:tcPr>
          <w:p w14:paraId="38BDC2C3" w14:textId="41005055" w:rsidR="002B64E0" w:rsidRPr="002E05A7" w:rsidRDefault="002B64E0" w:rsidP="002B64E0">
            <w:pPr>
              <w:jc w:val="center"/>
              <w:rPr>
                <w:sz w:val="15"/>
                <w:szCs w:val="15"/>
              </w:rPr>
            </w:pPr>
            <w:ins w:id="1220" w:author="yang huiwen" w:date="2021-05-07T20:16:00Z">
              <w:r w:rsidRPr="00780C23">
                <w:rPr>
                  <w:sz w:val="15"/>
                  <w:szCs w:val="15"/>
                </w:rPr>
                <w:t>+0.03</w:t>
              </w:r>
            </w:ins>
            <w:ins w:id="1221" w:author="yang huiwen" w:date="2021-05-07T20:23:00Z">
              <w:r w:rsidR="00D41F36">
                <w:rPr>
                  <w:sz w:val="15"/>
                  <w:szCs w:val="15"/>
                </w:rPr>
                <w:t>9</w:t>
              </w:r>
            </w:ins>
            <w:del w:id="1222"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62E58A81" w14:textId="2FB19BB2" w:rsidR="002B64E0" w:rsidRPr="002E05A7" w:rsidRDefault="002B64E0" w:rsidP="002B64E0">
            <w:pPr>
              <w:jc w:val="center"/>
              <w:rPr>
                <w:sz w:val="15"/>
                <w:szCs w:val="15"/>
              </w:rPr>
            </w:pPr>
            <w:ins w:id="1223" w:author="yang huiwen" w:date="2021-05-07T20:16:00Z">
              <w:r w:rsidRPr="00780C23">
                <w:rPr>
                  <w:sz w:val="15"/>
                  <w:szCs w:val="15"/>
                </w:rPr>
                <w:t>+0.0</w:t>
              </w:r>
            </w:ins>
            <w:ins w:id="1224" w:author="yang huiwen" w:date="2021-05-07T20:23:00Z">
              <w:r w:rsidR="00D41F36">
                <w:rPr>
                  <w:sz w:val="15"/>
                  <w:szCs w:val="15"/>
                </w:rPr>
                <w:t>06</w:t>
              </w:r>
            </w:ins>
            <w:del w:id="1225"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1FEF0188" w14:textId="1A8D13CB" w:rsidR="002B64E0" w:rsidRPr="002E05A7" w:rsidRDefault="002B64E0" w:rsidP="002B64E0">
            <w:pPr>
              <w:jc w:val="center"/>
              <w:rPr>
                <w:sz w:val="15"/>
                <w:szCs w:val="15"/>
              </w:rPr>
            </w:pPr>
            <w:ins w:id="1226" w:author="yang huiwen" w:date="2021-05-07T20:16:00Z">
              <w:r w:rsidRPr="00780C23">
                <w:rPr>
                  <w:sz w:val="15"/>
                  <w:szCs w:val="15"/>
                </w:rPr>
                <w:t>+0.0</w:t>
              </w:r>
            </w:ins>
            <w:ins w:id="1227" w:author="yang huiwen" w:date="2021-05-07T20:23:00Z">
              <w:r w:rsidR="00B532D7">
                <w:rPr>
                  <w:sz w:val="15"/>
                  <w:szCs w:val="15"/>
                </w:rPr>
                <w:t>49</w:t>
              </w:r>
            </w:ins>
            <w:del w:id="1228"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2B64E0" w:rsidRPr="002E05A7" w14:paraId="239760C3" w14:textId="19C38A56" w:rsidTr="004F07CC">
        <w:trPr>
          <w:jc w:val="center"/>
        </w:trPr>
        <w:tc>
          <w:tcPr>
            <w:tcW w:w="0" w:type="auto"/>
          </w:tcPr>
          <w:p w14:paraId="52C478A9" w14:textId="77777777" w:rsidR="002B64E0" w:rsidRPr="002E05A7" w:rsidRDefault="002B64E0" w:rsidP="002B64E0">
            <w:pPr>
              <w:jc w:val="center"/>
              <w:rPr>
                <w:sz w:val="15"/>
                <w:szCs w:val="15"/>
              </w:rPr>
            </w:pPr>
            <w:r w:rsidRPr="002E05A7">
              <w:rPr>
                <w:sz w:val="15"/>
                <w:szCs w:val="15"/>
              </w:rPr>
              <w:t>14</w:t>
            </w:r>
          </w:p>
        </w:tc>
        <w:tc>
          <w:tcPr>
            <w:tcW w:w="0" w:type="auto"/>
          </w:tcPr>
          <w:p w14:paraId="5655D51E" w14:textId="313D06BF" w:rsidR="002B64E0" w:rsidRPr="002E05A7" w:rsidRDefault="002B64E0" w:rsidP="002B64E0">
            <w:pPr>
              <w:jc w:val="center"/>
              <w:rPr>
                <w:sz w:val="15"/>
                <w:szCs w:val="15"/>
              </w:rPr>
            </w:pPr>
            <w:r w:rsidRPr="002E05A7">
              <w:rPr>
                <w:sz w:val="15"/>
                <w:szCs w:val="15"/>
              </w:rPr>
              <w:t>0.1</w:t>
            </w:r>
            <w:ins w:id="1229" w:author="yang huiwen" w:date="2021-05-07T20:23:00Z">
              <w:r w:rsidR="00B532D7">
                <w:rPr>
                  <w:sz w:val="15"/>
                  <w:szCs w:val="15"/>
                </w:rPr>
                <w:t>0</w:t>
              </w:r>
            </w:ins>
            <w:del w:id="1230" w:author="yang huiwen" w:date="2021-05-07T20:23:00Z">
              <w:r w:rsidRPr="002E05A7" w:rsidDel="00B532D7">
                <w:rPr>
                  <w:sz w:val="15"/>
                  <w:szCs w:val="15"/>
                </w:rPr>
                <w:delText>4</w:delText>
              </w:r>
            </w:del>
            <w:r w:rsidRPr="002E05A7">
              <w:rPr>
                <w:sz w:val="15"/>
                <w:szCs w:val="15"/>
              </w:rPr>
              <w:t>4</w:t>
            </w:r>
          </w:p>
        </w:tc>
        <w:tc>
          <w:tcPr>
            <w:tcW w:w="0" w:type="auto"/>
          </w:tcPr>
          <w:p w14:paraId="35DDC50D" w14:textId="5D4C1422" w:rsidR="002B64E0" w:rsidRPr="002E05A7" w:rsidRDefault="002B64E0" w:rsidP="002B64E0">
            <w:pPr>
              <w:jc w:val="center"/>
              <w:rPr>
                <w:sz w:val="15"/>
                <w:szCs w:val="15"/>
              </w:rPr>
            </w:pPr>
            <w:ins w:id="1231" w:author="yang huiwen" w:date="2021-05-07T20:16:00Z">
              <w:r w:rsidRPr="00780C23">
                <w:rPr>
                  <w:sz w:val="15"/>
                  <w:szCs w:val="15"/>
                </w:rPr>
                <w:t>+0.0</w:t>
              </w:r>
            </w:ins>
            <w:ins w:id="1232" w:author="yang huiwen" w:date="2021-05-07T20:23:00Z">
              <w:r w:rsidR="00B532D7">
                <w:rPr>
                  <w:sz w:val="15"/>
                  <w:szCs w:val="15"/>
                </w:rPr>
                <w:t>98</w:t>
              </w:r>
            </w:ins>
            <w:del w:id="1233"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17DD65CE" w14:textId="71F6681E" w:rsidR="002B64E0" w:rsidRPr="002E05A7" w:rsidRDefault="002B64E0" w:rsidP="002B64E0">
            <w:pPr>
              <w:jc w:val="center"/>
              <w:rPr>
                <w:sz w:val="15"/>
                <w:szCs w:val="15"/>
              </w:rPr>
            </w:pPr>
            <w:ins w:id="1234" w:author="yang huiwen" w:date="2021-05-07T20:16:00Z">
              <w:r w:rsidRPr="00780C23">
                <w:rPr>
                  <w:sz w:val="15"/>
                  <w:szCs w:val="15"/>
                </w:rPr>
                <w:t>+0.0</w:t>
              </w:r>
            </w:ins>
            <w:ins w:id="1235" w:author="yang huiwen" w:date="2021-05-07T20:23:00Z">
              <w:r w:rsidR="00B532D7">
                <w:rPr>
                  <w:sz w:val="15"/>
                  <w:szCs w:val="15"/>
                </w:rPr>
                <w:t>7</w:t>
              </w:r>
            </w:ins>
            <w:del w:id="1236"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7D9ED6D6" w14:textId="56EBB453" w:rsidR="002B64E0" w:rsidRPr="002E05A7" w:rsidRDefault="00B532D7" w:rsidP="002B64E0">
            <w:pPr>
              <w:jc w:val="center"/>
              <w:rPr>
                <w:sz w:val="15"/>
                <w:szCs w:val="15"/>
              </w:rPr>
            </w:pPr>
            <w:ins w:id="1237" w:author="yang huiwen" w:date="2021-05-07T20:23:00Z">
              <w:r>
                <w:rPr>
                  <w:sz w:val="15"/>
                  <w:szCs w:val="15"/>
                </w:rPr>
                <w:t>-</w:t>
              </w:r>
            </w:ins>
            <w:ins w:id="1238" w:author="yang huiwen" w:date="2021-05-07T20:16:00Z">
              <w:r w:rsidR="002B64E0" w:rsidRPr="00780C23">
                <w:rPr>
                  <w:sz w:val="15"/>
                  <w:szCs w:val="15"/>
                </w:rPr>
                <w:t>0.0</w:t>
              </w:r>
            </w:ins>
            <w:ins w:id="1239" w:author="yang huiwen" w:date="2021-05-07T20:23:00Z">
              <w:r>
                <w:rPr>
                  <w:sz w:val="15"/>
                  <w:szCs w:val="15"/>
                </w:rPr>
                <w:t>28</w:t>
              </w:r>
            </w:ins>
            <w:del w:id="1240"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1CE9F87D" w14:textId="581488B4" w:rsidTr="004F07CC">
        <w:trPr>
          <w:jc w:val="center"/>
        </w:trPr>
        <w:tc>
          <w:tcPr>
            <w:tcW w:w="0" w:type="auto"/>
          </w:tcPr>
          <w:p w14:paraId="0167D2EA" w14:textId="77777777" w:rsidR="002B64E0" w:rsidRPr="002E05A7" w:rsidRDefault="002B64E0" w:rsidP="002B64E0">
            <w:pPr>
              <w:jc w:val="center"/>
              <w:rPr>
                <w:sz w:val="15"/>
                <w:szCs w:val="15"/>
              </w:rPr>
            </w:pPr>
            <w:r w:rsidRPr="002E05A7">
              <w:rPr>
                <w:sz w:val="15"/>
                <w:szCs w:val="15"/>
              </w:rPr>
              <w:t>15</w:t>
            </w:r>
          </w:p>
        </w:tc>
        <w:tc>
          <w:tcPr>
            <w:tcW w:w="0" w:type="auto"/>
          </w:tcPr>
          <w:p w14:paraId="071305B9" w14:textId="2B71C419" w:rsidR="002B64E0" w:rsidRPr="002E05A7" w:rsidRDefault="002B64E0" w:rsidP="002B64E0">
            <w:pPr>
              <w:jc w:val="center"/>
              <w:rPr>
                <w:sz w:val="15"/>
                <w:szCs w:val="15"/>
              </w:rPr>
            </w:pPr>
            <w:r w:rsidRPr="002E05A7">
              <w:rPr>
                <w:sz w:val="15"/>
                <w:szCs w:val="15"/>
              </w:rPr>
              <w:t>0.21</w:t>
            </w:r>
            <w:ins w:id="1241" w:author="yang huiwen" w:date="2021-05-07T20:23:00Z">
              <w:r w:rsidR="00B532D7">
                <w:rPr>
                  <w:sz w:val="15"/>
                  <w:szCs w:val="15"/>
                </w:rPr>
                <w:t>1</w:t>
              </w:r>
            </w:ins>
            <w:del w:id="1242" w:author="yang huiwen" w:date="2021-05-07T20:23:00Z">
              <w:r w:rsidRPr="002E05A7" w:rsidDel="00B532D7">
                <w:rPr>
                  <w:sz w:val="15"/>
                  <w:szCs w:val="15"/>
                </w:rPr>
                <w:delText>3</w:delText>
              </w:r>
            </w:del>
          </w:p>
        </w:tc>
        <w:tc>
          <w:tcPr>
            <w:tcW w:w="0" w:type="auto"/>
          </w:tcPr>
          <w:p w14:paraId="7FCF2BD9" w14:textId="1C9E7D61" w:rsidR="002B64E0" w:rsidRPr="002E05A7" w:rsidRDefault="002B64E0" w:rsidP="002B64E0">
            <w:pPr>
              <w:jc w:val="center"/>
              <w:rPr>
                <w:sz w:val="15"/>
                <w:szCs w:val="15"/>
              </w:rPr>
            </w:pPr>
            <w:ins w:id="1243" w:author="yang huiwen" w:date="2021-05-07T20:16:00Z">
              <w:r w:rsidRPr="00780C23">
                <w:rPr>
                  <w:sz w:val="15"/>
                  <w:szCs w:val="15"/>
                </w:rPr>
                <w:t>+0.0</w:t>
              </w:r>
            </w:ins>
            <w:ins w:id="1244" w:author="yang huiwen" w:date="2021-05-07T20:23:00Z">
              <w:r w:rsidR="00B532D7">
                <w:rPr>
                  <w:sz w:val="15"/>
                  <w:szCs w:val="15"/>
                </w:rPr>
                <w:t>76</w:t>
              </w:r>
            </w:ins>
            <w:del w:id="1245"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49D21E87" w14:textId="692AD39D" w:rsidR="002B64E0" w:rsidRPr="002E05A7" w:rsidRDefault="002B64E0" w:rsidP="002B64E0">
            <w:pPr>
              <w:jc w:val="center"/>
              <w:rPr>
                <w:sz w:val="15"/>
                <w:szCs w:val="15"/>
              </w:rPr>
            </w:pPr>
            <w:ins w:id="1246" w:author="yang huiwen" w:date="2021-05-07T20:16:00Z">
              <w:r w:rsidRPr="00780C23">
                <w:rPr>
                  <w:sz w:val="15"/>
                  <w:szCs w:val="15"/>
                </w:rPr>
                <w:t>+0.0</w:t>
              </w:r>
            </w:ins>
            <w:ins w:id="1247" w:author="yang huiwen" w:date="2021-05-07T20:24:00Z">
              <w:r w:rsidR="00B532D7">
                <w:rPr>
                  <w:sz w:val="15"/>
                  <w:szCs w:val="15"/>
                </w:rPr>
                <w:t>86</w:t>
              </w:r>
            </w:ins>
            <w:del w:id="1248"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26CD5741" w14:textId="4998D731" w:rsidR="002B64E0" w:rsidRPr="002E05A7" w:rsidRDefault="00B532D7" w:rsidP="002B64E0">
            <w:pPr>
              <w:jc w:val="center"/>
              <w:rPr>
                <w:sz w:val="15"/>
                <w:szCs w:val="15"/>
              </w:rPr>
            </w:pPr>
            <w:ins w:id="1249" w:author="yang huiwen" w:date="2021-05-07T20:24:00Z">
              <w:r>
                <w:rPr>
                  <w:sz w:val="15"/>
                  <w:szCs w:val="15"/>
                </w:rPr>
                <w:t>-</w:t>
              </w:r>
            </w:ins>
            <w:ins w:id="1250" w:author="yang huiwen" w:date="2021-05-07T20:16:00Z">
              <w:r w:rsidR="002B64E0" w:rsidRPr="00780C23">
                <w:rPr>
                  <w:sz w:val="15"/>
                  <w:szCs w:val="15"/>
                </w:rPr>
                <w:t>0.</w:t>
              </w:r>
            </w:ins>
            <w:ins w:id="1251" w:author="yang huiwen" w:date="2021-05-07T20:24:00Z">
              <w:r>
                <w:rPr>
                  <w:sz w:val="15"/>
                  <w:szCs w:val="15"/>
                </w:rPr>
                <w:t>17</w:t>
              </w:r>
            </w:ins>
            <w:del w:id="1252"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510AD339" w14:textId="5593A796" w:rsidTr="004F07CC">
        <w:trPr>
          <w:jc w:val="center"/>
        </w:trPr>
        <w:tc>
          <w:tcPr>
            <w:tcW w:w="0" w:type="auto"/>
          </w:tcPr>
          <w:p w14:paraId="56EE85E9" w14:textId="77777777" w:rsidR="002B64E0" w:rsidRPr="002E05A7" w:rsidRDefault="002B64E0" w:rsidP="002B64E0">
            <w:pPr>
              <w:jc w:val="center"/>
              <w:rPr>
                <w:sz w:val="15"/>
                <w:szCs w:val="15"/>
              </w:rPr>
            </w:pPr>
            <w:r w:rsidRPr="002E05A7">
              <w:rPr>
                <w:sz w:val="15"/>
                <w:szCs w:val="15"/>
              </w:rPr>
              <w:t>16</w:t>
            </w:r>
          </w:p>
        </w:tc>
        <w:tc>
          <w:tcPr>
            <w:tcW w:w="0" w:type="auto"/>
          </w:tcPr>
          <w:p w14:paraId="179425D2" w14:textId="77DC3400" w:rsidR="002B64E0" w:rsidRPr="002E05A7" w:rsidRDefault="002B64E0" w:rsidP="002B64E0">
            <w:pPr>
              <w:jc w:val="center"/>
              <w:rPr>
                <w:sz w:val="15"/>
                <w:szCs w:val="15"/>
              </w:rPr>
            </w:pPr>
            <w:r w:rsidRPr="002E05A7">
              <w:rPr>
                <w:sz w:val="15"/>
                <w:szCs w:val="15"/>
              </w:rPr>
              <w:t>0.2</w:t>
            </w:r>
            <w:ins w:id="1253" w:author="yang huiwen" w:date="2021-05-07T20:24:00Z">
              <w:r w:rsidR="00B532D7">
                <w:rPr>
                  <w:sz w:val="15"/>
                  <w:szCs w:val="15"/>
                </w:rPr>
                <w:t>92</w:t>
              </w:r>
            </w:ins>
            <w:del w:id="1254" w:author="yang huiwen" w:date="2021-05-07T20:24:00Z">
              <w:r w:rsidRPr="002E05A7" w:rsidDel="00B532D7">
                <w:rPr>
                  <w:sz w:val="15"/>
                  <w:szCs w:val="15"/>
                </w:rPr>
                <w:delText>03</w:delText>
              </w:r>
            </w:del>
          </w:p>
        </w:tc>
        <w:tc>
          <w:tcPr>
            <w:tcW w:w="0" w:type="auto"/>
          </w:tcPr>
          <w:p w14:paraId="297BAB87" w14:textId="2668EE1E" w:rsidR="002B64E0" w:rsidRPr="002E05A7" w:rsidRDefault="002B64E0" w:rsidP="002B64E0">
            <w:pPr>
              <w:jc w:val="center"/>
              <w:rPr>
                <w:sz w:val="15"/>
                <w:szCs w:val="15"/>
              </w:rPr>
            </w:pPr>
            <w:ins w:id="1255" w:author="yang huiwen" w:date="2021-05-07T20:16:00Z">
              <w:r w:rsidRPr="00780C23">
                <w:rPr>
                  <w:sz w:val="15"/>
                  <w:szCs w:val="15"/>
                </w:rPr>
                <w:t>+0.</w:t>
              </w:r>
            </w:ins>
            <w:ins w:id="1256" w:author="yang huiwen" w:date="2021-05-07T20:24:00Z">
              <w:r w:rsidR="006D5055">
                <w:rPr>
                  <w:sz w:val="15"/>
                  <w:szCs w:val="15"/>
                </w:rPr>
                <w:t>233</w:t>
              </w:r>
            </w:ins>
            <w:del w:id="1257"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08702367" w14:textId="44FBC3C8" w:rsidR="002B64E0" w:rsidRPr="002E05A7" w:rsidRDefault="002B64E0" w:rsidP="002B64E0">
            <w:pPr>
              <w:jc w:val="center"/>
              <w:rPr>
                <w:sz w:val="15"/>
                <w:szCs w:val="15"/>
              </w:rPr>
            </w:pPr>
            <w:ins w:id="1258" w:author="yang huiwen" w:date="2021-05-07T20:16:00Z">
              <w:r w:rsidRPr="00780C23">
                <w:rPr>
                  <w:sz w:val="15"/>
                  <w:szCs w:val="15"/>
                </w:rPr>
                <w:t>+0.</w:t>
              </w:r>
            </w:ins>
            <w:ins w:id="1259" w:author="yang huiwen" w:date="2021-05-07T20:24:00Z">
              <w:r w:rsidR="006D5055">
                <w:rPr>
                  <w:sz w:val="15"/>
                  <w:szCs w:val="15"/>
                </w:rPr>
                <w:t>115</w:t>
              </w:r>
            </w:ins>
            <w:del w:id="1260"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1C910ADF" w14:textId="47645735" w:rsidR="002B64E0" w:rsidRPr="002E05A7" w:rsidRDefault="006D5055" w:rsidP="002B64E0">
            <w:pPr>
              <w:jc w:val="center"/>
              <w:rPr>
                <w:sz w:val="15"/>
                <w:szCs w:val="15"/>
              </w:rPr>
            </w:pPr>
            <w:ins w:id="1261" w:author="yang huiwen" w:date="2021-05-07T20:24:00Z">
              <w:r>
                <w:rPr>
                  <w:sz w:val="15"/>
                  <w:szCs w:val="15"/>
                </w:rPr>
                <w:t>-</w:t>
              </w:r>
            </w:ins>
            <w:ins w:id="1262" w:author="yang huiwen" w:date="2021-05-07T20:16:00Z">
              <w:r w:rsidR="002B64E0" w:rsidRPr="00780C23">
                <w:rPr>
                  <w:sz w:val="15"/>
                  <w:szCs w:val="15"/>
                </w:rPr>
                <w:t>0.0</w:t>
              </w:r>
            </w:ins>
            <w:ins w:id="1263" w:author="yang huiwen" w:date="2021-05-07T20:24:00Z">
              <w:r>
                <w:rPr>
                  <w:sz w:val="15"/>
                  <w:szCs w:val="15"/>
                </w:rPr>
                <w:t>97</w:t>
              </w:r>
            </w:ins>
            <w:del w:id="1264"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6F849755" w14:textId="1773DF7D" w:rsidTr="004F07CC">
        <w:trPr>
          <w:jc w:val="center"/>
        </w:trPr>
        <w:tc>
          <w:tcPr>
            <w:tcW w:w="0" w:type="auto"/>
          </w:tcPr>
          <w:p w14:paraId="27562360" w14:textId="77777777" w:rsidR="002B64E0" w:rsidRPr="002E05A7" w:rsidRDefault="002B64E0" w:rsidP="002B64E0">
            <w:pPr>
              <w:jc w:val="center"/>
              <w:rPr>
                <w:sz w:val="15"/>
                <w:szCs w:val="15"/>
              </w:rPr>
            </w:pPr>
            <w:r w:rsidRPr="002E05A7">
              <w:rPr>
                <w:sz w:val="15"/>
                <w:szCs w:val="15"/>
              </w:rPr>
              <w:t>17</w:t>
            </w:r>
          </w:p>
        </w:tc>
        <w:tc>
          <w:tcPr>
            <w:tcW w:w="0" w:type="auto"/>
          </w:tcPr>
          <w:p w14:paraId="2E97E268" w14:textId="23344C0F" w:rsidR="002B64E0" w:rsidRPr="002E05A7" w:rsidRDefault="002B64E0" w:rsidP="002B64E0">
            <w:pPr>
              <w:jc w:val="center"/>
              <w:rPr>
                <w:sz w:val="15"/>
                <w:szCs w:val="15"/>
              </w:rPr>
            </w:pPr>
            <w:r w:rsidRPr="002E05A7">
              <w:rPr>
                <w:sz w:val="15"/>
                <w:szCs w:val="15"/>
              </w:rPr>
              <w:t>0.</w:t>
            </w:r>
            <w:ins w:id="1265" w:author="yang huiwen" w:date="2021-05-07T20:24:00Z">
              <w:r w:rsidR="006D5055">
                <w:rPr>
                  <w:sz w:val="15"/>
                  <w:szCs w:val="15"/>
                </w:rPr>
                <w:t>204</w:t>
              </w:r>
            </w:ins>
            <w:del w:id="1266" w:author="yang huiwen" w:date="2021-05-07T20:24:00Z">
              <w:r w:rsidRPr="002E05A7" w:rsidDel="006D5055">
                <w:rPr>
                  <w:sz w:val="15"/>
                  <w:szCs w:val="15"/>
                </w:rPr>
                <w:delText>152</w:delText>
              </w:r>
            </w:del>
          </w:p>
        </w:tc>
        <w:tc>
          <w:tcPr>
            <w:tcW w:w="0" w:type="auto"/>
          </w:tcPr>
          <w:p w14:paraId="13D58308" w14:textId="08D6E049" w:rsidR="002B64E0" w:rsidRPr="002E05A7" w:rsidRDefault="006D5055" w:rsidP="002B64E0">
            <w:pPr>
              <w:jc w:val="center"/>
              <w:rPr>
                <w:sz w:val="15"/>
                <w:szCs w:val="15"/>
              </w:rPr>
            </w:pPr>
            <w:ins w:id="1267" w:author="yang huiwen" w:date="2021-05-07T20:25:00Z">
              <w:r>
                <w:rPr>
                  <w:sz w:val="15"/>
                  <w:szCs w:val="15"/>
                </w:rPr>
                <w:t>-</w:t>
              </w:r>
            </w:ins>
            <w:ins w:id="1268" w:author="yang huiwen" w:date="2021-05-07T20:16:00Z">
              <w:r w:rsidR="002B64E0" w:rsidRPr="00780C23">
                <w:rPr>
                  <w:sz w:val="15"/>
                  <w:szCs w:val="15"/>
                </w:rPr>
                <w:t>0.0</w:t>
              </w:r>
            </w:ins>
            <w:ins w:id="1269" w:author="yang huiwen" w:date="2021-05-07T20:25:00Z">
              <w:r>
                <w:rPr>
                  <w:sz w:val="15"/>
                  <w:szCs w:val="15"/>
                </w:rPr>
                <w:t>16</w:t>
              </w:r>
            </w:ins>
            <w:del w:id="1270" w:author="yang huiwen" w:date="2021-05-07T20:16:00Z">
              <w:r w:rsidR="002B64E0" w:rsidRPr="00607A33" w:rsidDel="00CB0A12">
                <w:rPr>
                  <w:sz w:val="15"/>
                  <w:szCs w:val="15"/>
                </w:rPr>
                <w:delText>+</w:delText>
              </w:r>
              <w:r w:rsidR="002B64E0" w:rsidRPr="00607A33" w:rsidDel="00CB0A12">
                <w:rPr>
                  <w:rFonts w:hint="eastAsia"/>
                  <w:sz w:val="15"/>
                  <w:szCs w:val="15"/>
                </w:rPr>
                <w:delText>0</w:delText>
              </w:r>
              <w:r w:rsidR="002B64E0" w:rsidRPr="00607A33" w:rsidDel="00CB0A12">
                <w:rPr>
                  <w:sz w:val="15"/>
                  <w:szCs w:val="15"/>
                </w:rPr>
                <w:delText>.03</w:delText>
              </w:r>
            </w:del>
          </w:p>
        </w:tc>
        <w:tc>
          <w:tcPr>
            <w:tcW w:w="0" w:type="auto"/>
          </w:tcPr>
          <w:p w14:paraId="011075D2" w14:textId="6BCF1D04" w:rsidR="002B64E0" w:rsidRPr="002E05A7" w:rsidRDefault="002B64E0" w:rsidP="002B64E0">
            <w:pPr>
              <w:jc w:val="center"/>
              <w:rPr>
                <w:sz w:val="15"/>
                <w:szCs w:val="15"/>
              </w:rPr>
            </w:pPr>
            <w:ins w:id="1271" w:author="yang huiwen" w:date="2021-05-07T20:16:00Z">
              <w:r w:rsidRPr="00780C23">
                <w:rPr>
                  <w:sz w:val="15"/>
                  <w:szCs w:val="15"/>
                </w:rPr>
                <w:t>+0</w:t>
              </w:r>
            </w:ins>
            <w:del w:id="1272"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535184EB" w14:textId="5CF33703" w:rsidR="002B64E0" w:rsidRPr="002E05A7" w:rsidRDefault="00B86329" w:rsidP="002B64E0">
            <w:pPr>
              <w:jc w:val="center"/>
              <w:rPr>
                <w:sz w:val="15"/>
                <w:szCs w:val="15"/>
              </w:rPr>
            </w:pPr>
            <w:ins w:id="1273" w:author="yang huiwen" w:date="2021-05-07T20:25:00Z">
              <w:r>
                <w:rPr>
                  <w:sz w:val="15"/>
                  <w:szCs w:val="15"/>
                </w:rPr>
                <w:t>-</w:t>
              </w:r>
            </w:ins>
            <w:ins w:id="1274" w:author="yang huiwen" w:date="2021-05-07T20:16:00Z">
              <w:r w:rsidR="002B64E0" w:rsidRPr="00780C23">
                <w:rPr>
                  <w:sz w:val="15"/>
                  <w:szCs w:val="15"/>
                </w:rPr>
                <w:t>0.</w:t>
              </w:r>
            </w:ins>
            <w:ins w:id="1275" w:author="yang huiwen" w:date="2021-05-07T20:25:00Z">
              <w:r>
                <w:rPr>
                  <w:sz w:val="15"/>
                  <w:szCs w:val="15"/>
                </w:rPr>
                <w:t>19</w:t>
              </w:r>
            </w:ins>
            <w:del w:id="1276"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54F15671" w14:textId="5F8E609C" w:rsidTr="004F07CC">
        <w:trPr>
          <w:jc w:val="center"/>
        </w:trPr>
        <w:tc>
          <w:tcPr>
            <w:tcW w:w="0" w:type="auto"/>
          </w:tcPr>
          <w:p w14:paraId="4CAE91DD" w14:textId="77777777" w:rsidR="002B64E0" w:rsidRPr="002E05A7" w:rsidRDefault="002B64E0" w:rsidP="002B64E0">
            <w:pPr>
              <w:jc w:val="center"/>
              <w:rPr>
                <w:sz w:val="15"/>
                <w:szCs w:val="15"/>
              </w:rPr>
            </w:pPr>
            <w:r w:rsidRPr="002E05A7">
              <w:rPr>
                <w:sz w:val="15"/>
                <w:szCs w:val="15"/>
              </w:rPr>
              <w:t>18</w:t>
            </w:r>
          </w:p>
        </w:tc>
        <w:tc>
          <w:tcPr>
            <w:tcW w:w="0" w:type="auto"/>
          </w:tcPr>
          <w:p w14:paraId="601EA592" w14:textId="70D41A6D" w:rsidR="002B64E0" w:rsidRPr="002E05A7" w:rsidRDefault="002B64E0" w:rsidP="002B64E0">
            <w:pPr>
              <w:jc w:val="center"/>
              <w:rPr>
                <w:sz w:val="15"/>
                <w:szCs w:val="15"/>
              </w:rPr>
            </w:pPr>
            <w:r w:rsidRPr="002E05A7">
              <w:rPr>
                <w:sz w:val="15"/>
                <w:szCs w:val="15"/>
              </w:rPr>
              <w:t>0.2</w:t>
            </w:r>
            <w:ins w:id="1277" w:author="yang huiwen" w:date="2021-05-07T20:25:00Z">
              <w:r w:rsidR="00F04BA6">
                <w:rPr>
                  <w:sz w:val="15"/>
                  <w:szCs w:val="15"/>
                </w:rPr>
                <w:t>72</w:t>
              </w:r>
            </w:ins>
            <w:del w:id="1278" w:author="yang huiwen" w:date="2021-05-07T20:25:00Z">
              <w:r w:rsidRPr="002E05A7" w:rsidDel="00F04BA6">
                <w:rPr>
                  <w:sz w:val="15"/>
                  <w:szCs w:val="15"/>
                </w:rPr>
                <w:delText>52</w:delText>
              </w:r>
            </w:del>
          </w:p>
        </w:tc>
        <w:tc>
          <w:tcPr>
            <w:tcW w:w="0" w:type="auto"/>
          </w:tcPr>
          <w:p w14:paraId="12C2CD86" w14:textId="6BBBE02E" w:rsidR="002B64E0" w:rsidRPr="002E05A7" w:rsidRDefault="00F04BA6" w:rsidP="002B64E0">
            <w:pPr>
              <w:jc w:val="center"/>
              <w:rPr>
                <w:sz w:val="15"/>
                <w:szCs w:val="15"/>
              </w:rPr>
            </w:pPr>
            <w:ins w:id="1279" w:author="yang huiwen" w:date="2021-05-07T20:25:00Z">
              <w:r>
                <w:rPr>
                  <w:sz w:val="15"/>
                  <w:szCs w:val="15"/>
                </w:rPr>
                <w:t>-</w:t>
              </w:r>
            </w:ins>
            <w:ins w:id="1280" w:author="yang huiwen" w:date="2021-05-07T20:16:00Z">
              <w:r w:rsidR="002B64E0" w:rsidRPr="00780C23">
                <w:rPr>
                  <w:sz w:val="15"/>
                  <w:szCs w:val="15"/>
                </w:rPr>
                <w:t>0.0</w:t>
              </w:r>
            </w:ins>
            <w:ins w:id="1281" w:author="yang huiwen" w:date="2021-05-07T20:25:00Z">
              <w:r>
                <w:rPr>
                  <w:sz w:val="15"/>
                  <w:szCs w:val="15"/>
                </w:rPr>
                <w:t>1</w:t>
              </w:r>
            </w:ins>
            <w:del w:id="1282" w:author="yang huiwen" w:date="2021-05-07T20:16:00Z">
              <w:r w:rsidR="002B64E0" w:rsidRPr="00607A33" w:rsidDel="00CB0A12">
                <w:rPr>
                  <w:sz w:val="15"/>
                  <w:szCs w:val="15"/>
                </w:rPr>
                <w:delText>+</w:delText>
              </w:r>
              <w:r w:rsidR="002B64E0" w:rsidRPr="00607A33" w:rsidDel="00CB0A12">
                <w:rPr>
                  <w:rFonts w:hint="eastAsia"/>
                  <w:sz w:val="15"/>
                  <w:szCs w:val="15"/>
                </w:rPr>
                <w:delText>0</w:delText>
              </w:r>
              <w:r w:rsidR="002B64E0" w:rsidRPr="00607A33" w:rsidDel="00CB0A12">
                <w:rPr>
                  <w:sz w:val="15"/>
                  <w:szCs w:val="15"/>
                </w:rPr>
                <w:delText>.03</w:delText>
              </w:r>
            </w:del>
          </w:p>
        </w:tc>
        <w:tc>
          <w:tcPr>
            <w:tcW w:w="0" w:type="auto"/>
          </w:tcPr>
          <w:p w14:paraId="56534E57" w14:textId="4180B8A9" w:rsidR="002B64E0" w:rsidRPr="002E05A7" w:rsidRDefault="00F04BA6" w:rsidP="002B64E0">
            <w:pPr>
              <w:jc w:val="center"/>
              <w:rPr>
                <w:sz w:val="15"/>
                <w:szCs w:val="15"/>
              </w:rPr>
            </w:pPr>
            <w:ins w:id="1283" w:author="yang huiwen" w:date="2021-05-07T20:25:00Z">
              <w:r>
                <w:rPr>
                  <w:sz w:val="15"/>
                  <w:szCs w:val="15"/>
                </w:rPr>
                <w:t>-</w:t>
              </w:r>
            </w:ins>
            <w:ins w:id="1284" w:author="yang huiwen" w:date="2021-05-07T20:16:00Z">
              <w:r w:rsidR="002B64E0" w:rsidRPr="00780C23">
                <w:rPr>
                  <w:sz w:val="15"/>
                  <w:szCs w:val="15"/>
                </w:rPr>
                <w:t>0.0</w:t>
              </w:r>
            </w:ins>
            <w:ins w:id="1285" w:author="yang huiwen" w:date="2021-05-07T20:25:00Z">
              <w:r>
                <w:rPr>
                  <w:sz w:val="15"/>
                  <w:szCs w:val="15"/>
                </w:rPr>
                <w:t>02</w:t>
              </w:r>
            </w:ins>
            <w:del w:id="1286"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c>
          <w:tcPr>
            <w:tcW w:w="0" w:type="auto"/>
          </w:tcPr>
          <w:p w14:paraId="741D2D9D" w14:textId="52C86307" w:rsidR="002B64E0" w:rsidRPr="002E05A7" w:rsidRDefault="00F04BA6" w:rsidP="002B64E0">
            <w:pPr>
              <w:jc w:val="center"/>
              <w:rPr>
                <w:sz w:val="15"/>
                <w:szCs w:val="15"/>
              </w:rPr>
            </w:pPr>
            <w:ins w:id="1287" w:author="yang huiwen" w:date="2021-05-07T20:25:00Z">
              <w:r>
                <w:rPr>
                  <w:sz w:val="15"/>
                  <w:szCs w:val="15"/>
                </w:rPr>
                <w:t>-</w:t>
              </w:r>
            </w:ins>
            <w:ins w:id="1288" w:author="yang huiwen" w:date="2021-05-07T20:16:00Z">
              <w:r w:rsidR="002B64E0" w:rsidRPr="00780C23">
                <w:rPr>
                  <w:sz w:val="15"/>
                  <w:szCs w:val="15"/>
                </w:rPr>
                <w:t>0.</w:t>
              </w:r>
            </w:ins>
            <w:ins w:id="1289" w:author="yang huiwen" w:date="2021-05-07T20:26:00Z">
              <w:r w:rsidR="009B6A02">
                <w:rPr>
                  <w:sz w:val="15"/>
                  <w:szCs w:val="15"/>
                </w:rPr>
                <w:t>259</w:t>
              </w:r>
            </w:ins>
            <w:del w:id="1290" w:author="yang huiwen" w:date="2021-05-07T20:16:00Z">
              <w:r w:rsidR="002B64E0" w:rsidRPr="00DD3FC7" w:rsidDel="00CB0A12">
                <w:rPr>
                  <w:sz w:val="15"/>
                  <w:szCs w:val="15"/>
                </w:rPr>
                <w:delText>-</w:delText>
              </w:r>
              <w:r w:rsidR="002B64E0" w:rsidRPr="00DD3FC7" w:rsidDel="00CB0A12">
                <w:rPr>
                  <w:rFonts w:hint="eastAsia"/>
                  <w:sz w:val="15"/>
                  <w:szCs w:val="15"/>
                </w:rPr>
                <w:delText>0</w:delText>
              </w:r>
              <w:r w:rsidR="002B64E0" w:rsidRPr="00DD3FC7" w:rsidDel="00CB0A12">
                <w:rPr>
                  <w:sz w:val="15"/>
                  <w:szCs w:val="15"/>
                </w:rPr>
                <w:delText>.03</w:delText>
              </w:r>
            </w:del>
          </w:p>
        </w:tc>
      </w:tr>
      <w:tr w:rsidR="002B64E0" w:rsidRPr="002E05A7" w14:paraId="16F10057" w14:textId="1E74DBBD" w:rsidTr="004F07CC">
        <w:trPr>
          <w:jc w:val="center"/>
        </w:trPr>
        <w:tc>
          <w:tcPr>
            <w:tcW w:w="0" w:type="auto"/>
          </w:tcPr>
          <w:p w14:paraId="498E0A09" w14:textId="77777777" w:rsidR="002B64E0" w:rsidRPr="002E05A7" w:rsidRDefault="002B64E0" w:rsidP="002B64E0">
            <w:pPr>
              <w:jc w:val="center"/>
              <w:rPr>
                <w:sz w:val="15"/>
                <w:szCs w:val="15"/>
              </w:rPr>
            </w:pPr>
            <w:r w:rsidRPr="002E05A7">
              <w:rPr>
                <w:sz w:val="15"/>
                <w:szCs w:val="15"/>
              </w:rPr>
              <w:t>19</w:t>
            </w:r>
          </w:p>
        </w:tc>
        <w:tc>
          <w:tcPr>
            <w:tcW w:w="0" w:type="auto"/>
          </w:tcPr>
          <w:p w14:paraId="6923E511" w14:textId="77777777" w:rsidR="002B64E0" w:rsidRPr="002E05A7" w:rsidRDefault="002B64E0" w:rsidP="002B64E0">
            <w:pPr>
              <w:jc w:val="center"/>
              <w:rPr>
                <w:sz w:val="15"/>
                <w:szCs w:val="15"/>
              </w:rPr>
            </w:pPr>
            <w:r w:rsidRPr="002E05A7">
              <w:rPr>
                <w:sz w:val="15"/>
                <w:szCs w:val="15"/>
              </w:rPr>
              <w:t>0</w:t>
            </w:r>
            <w:del w:id="1291" w:author="yang huiwen" w:date="2021-05-07T20:26:00Z">
              <w:r w:rsidRPr="002E05A7" w:rsidDel="00180831">
                <w:rPr>
                  <w:sz w:val="15"/>
                  <w:szCs w:val="15"/>
                </w:rPr>
                <w:delText>.0</w:delText>
              </w:r>
            </w:del>
          </w:p>
        </w:tc>
        <w:tc>
          <w:tcPr>
            <w:tcW w:w="0" w:type="auto"/>
          </w:tcPr>
          <w:p w14:paraId="2117A94D" w14:textId="4BF27332" w:rsidR="002B64E0" w:rsidRPr="002E05A7" w:rsidRDefault="002B64E0" w:rsidP="002B64E0">
            <w:pPr>
              <w:jc w:val="center"/>
              <w:rPr>
                <w:sz w:val="15"/>
                <w:szCs w:val="15"/>
              </w:rPr>
            </w:pPr>
            <w:ins w:id="1292" w:author="yang huiwen" w:date="2021-05-07T20:16:00Z">
              <w:r w:rsidRPr="00780C23">
                <w:rPr>
                  <w:sz w:val="15"/>
                  <w:szCs w:val="15"/>
                </w:rPr>
                <w:t>+0.0</w:t>
              </w:r>
            </w:ins>
            <w:ins w:id="1293" w:author="yang huiwen" w:date="2021-05-07T20:26:00Z">
              <w:r w:rsidR="009B6A02">
                <w:rPr>
                  <w:sz w:val="15"/>
                  <w:szCs w:val="15"/>
                </w:rPr>
                <w:t>5</w:t>
              </w:r>
            </w:ins>
            <w:del w:id="1294" w:author="yang huiwen" w:date="2021-05-07T20:16:00Z">
              <w:r w:rsidRPr="00607A33" w:rsidDel="00CB0A12">
                <w:rPr>
                  <w:sz w:val="15"/>
                  <w:szCs w:val="15"/>
                </w:rPr>
                <w:delText>+</w:delText>
              </w:r>
              <w:r w:rsidRPr="00607A33" w:rsidDel="00CB0A12">
                <w:rPr>
                  <w:rFonts w:hint="eastAsia"/>
                  <w:sz w:val="15"/>
                  <w:szCs w:val="15"/>
                </w:rPr>
                <w:delText>0</w:delText>
              </w:r>
              <w:r w:rsidRPr="00607A33" w:rsidDel="00CB0A12">
                <w:rPr>
                  <w:sz w:val="15"/>
                  <w:szCs w:val="15"/>
                </w:rPr>
                <w:delText>.03</w:delText>
              </w:r>
            </w:del>
          </w:p>
        </w:tc>
        <w:tc>
          <w:tcPr>
            <w:tcW w:w="0" w:type="auto"/>
          </w:tcPr>
          <w:p w14:paraId="23C6A692" w14:textId="36C2D723" w:rsidR="002B64E0" w:rsidRPr="002E05A7" w:rsidRDefault="002B64E0" w:rsidP="002B64E0">
            <w:pPr>
              <w:jc w:val="center"/>
              <w:rPr>
                <w:sz w:val="15"/>
                <w:szCs w:val="15"/>
              </w:rPr>
            </w:pPr>
            <w:ins w:id="1295" w:author="yang huiwen" w:date="2021-05-07T20:16:00Z">
              <w:r w:rsidRPr="00780C23">
                <w:rPr>
                  <w:sz w:val="15"/>
                  <w:szCs w:val="15"/>
                </w:rPr>
                <w:t>+0.0</w:t>
              </w:r>
            </w:ins>
            <w:ins w:id="1296" w:author="yang huiwen" w:date="2021-05-07T20:26:00Z">
              <w:r w:rsidR="009B6A02">
                <w:rPr>
                  <w:sz w:val="15"/>
                  <w:szCs w:val="15"/>
                </w:rPr>
                <w:t>97</w:t>
              </w:r>
            </w:ins>
            <w:del w:id="1297"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c>
          <w:tcPr>
            <w:tcW w:w="0" w:type="auto"/>
          </w:tcPr>
          <w:p w14:paraId="041E99A3" w14:textId="5AE73BBB" w:rsidR="002B64E0" w:rsidRPr="002E05A7" w:rsidRDefault="002B64E0" w:rsidP="002B64E0">
            <w:pPr>
              <w:jc w:val="center"/>
              <w:rPr>
                <w:sz w:val="15"/>
                <w:szCs w:val="15"/>
              </w:rPr>
            </w:pPr>
            <w:ins w:id="1298" w:author="yang huiwen" w:date="2021-05-07T20:16:00Z">
              <w:r w:rsidRPr="00780C23">
                <w:rPr>
                  <w:sz w:val="15"/>
                  <w:szCs w:val="15"/>
                </w:rPr>
                <w:t>+0.0</w:t>
              </w:r>
            </w:ins>
            <w:ins w:id="1299" w:author="yang huiwen" w:date="2021-05-07T20:26:00Z">
              <w:r w:rsidR="009B6A02">
                <w:rPr>
                  <w:sz w:val="15"/>
                  <w:szCs w:val="15"/>
                </w:rPr>
                <w:t>06</w:t>
              </w:r>
            </w:ins>
            <w:del w:id="1300" w:author="yang huiwen" w:date="2021-05-07T20:16:00Z">
              <w:r w:rsidRPr="00DD3FC7" w:rsidDel="00CB0A12">
                <w:rPr>
                  <w:sz w:val="15"/>
                  <w:szCs w:val="15"/>
                </w:rPr>
                <w:delText>-</w:delText>
              </w:r>
              <w:r w:rsidRPr="00DD3FC7" w:rsidDel="00CB0A12">
                <w:rPr>
                  <w:rFonts w:hint="eastAsia"/>
                  <w:sz w:val="15"/>
                  <w:szCs w:val="15"/>
                </w:rPr>
                <w:delText>0</w:delText>
              </w:r>
              <w:r w:rsidRPr="00DD3FC7" w:rsidDel="00CB0A12">
                <w:rPr>
                  <w:sz w:val="15"/>
                  <w:szCs w:val="15"/>
                </w:rPr>
                <w:delText>.03</w:delText>
              </w:r>
            </w:del>
          </w:p>
        </w:tc>
      </w:tr>
      <w:tr w:rsidR="000E7D51" w:rsidRPr="002E05A7" w14:paraId="096A9E0D" w14:textId="25054974" w:rsidTr="008D4B8D">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301" w:author="yang huiwen" w:date="2021-05-10T17:17:00Z">
            <w:tblPrEx>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trPrChange w:id="1302" w:author="yang huiwen" w:date="2021-05-10T17:17:00Z">
            <w:trPr>
              <w:gridAfter w:val="0"/>
              <w:jc w:val="center"/>
            </w:trPr>
          </w:trPrChange>
        </w:trPr>
        <w:tc>
          <w:tcPr>
            <w:tcW w:w="0" w:type="auto"/>
            <w:tcPrChange w:id="1303" w:author="yang huiwen" w:date="2021-05-10T17:17:00Z">
              <w:tcPr>
                <w:tcW w:w="0" w:type="auto"/>
                <w:tcBorders>
                  <w:bottom w:val="single" w:sz="12" w:space="0" w:color="auto"/>
                </w:tcBorders>
              </w:tcPr>
            </w:tcPrChange>
          </w:tcPr>
          <w:p w14:paraId="36A6C027" w14:textId="77777777" w:rsidR="000E7D51" w:rsidRPr="002E05A7" w:rsidRDefault="000E7D51" w:rsidP="004F07CC">
            <w:pPr>
              <w:jc w:val="center"/>
              <w:rPr>
                <w:sz w:val="15"/>
                <w:szCs w:val="15"/>
              </w:rPr>
            </w:pPr>
            <w:r w:rsidRPr="002E05A7">
              <w:rPr>
                <w:sz w:val="15"/>
                <w:szCs w:val="15"/>
              </w:rPr>
              <w:t>20</w:t>
            </w:r>
          </w:p>
        </w:tc>
        <w:tc>
          <w:tcPr>
            <w:tcW w:w="0" w:type="auto"/>
            <w:tcPrChange w:id="1304" w:author="yang huiwen" w:date="2021-05-10T17:17:00Z">
              <w:tcPr>
                <w:tcW w:w="0" w:type="auto"/>
                <w:gridSpan w:val="2"/>
                <w:tcBorders>
                  <w:bottom w:val="single" w:sz="12" w:space="0" w:color="auto"/>
                </w:tcBorders>
              </w:tcPr>
            </w:tcPrChange>
          </w:tcPr>
          <w:p w14:paraId="36267B00" w14:textId="6A8928A2" w:rsidR="000E7D51" w:rsidRPr="002E05A7" w:rsidRDefault="00180831" w:rsidP="004F07CC">
            <w:pPr>
              <w:jc w:val="center"/>
              <w:rPr>
                <w:sz w:val="15"/>
                <w:szCs w:val="15"/>
              </w:rPr>
            </w:pPr>
            <w:ins w:id="1305" w:author="yang huiwen" w:date="2021-05-07T20:26:00Z">
              <w:r>
                <w:rPr>
                  <w:rFonts w:hint="eastAsia"/>
                  <w:sz w:val="15"/>
                  <w:szCs w:val="15"/>
                </w:rPr>
                <w:t>0</w:t>
              </w:r>
            </w:ins>
            <w:del w:id="1306" w:author="yang huiwen" w:date="2021-05-07T20:26:00Z">
              <w:r w:rsidR="00AB12C6" w:rsidRPr="002E05A7" w:rsidDel="00180831">
                <w:rPr>
                  <w:sz w:val="15"/>
                  <w:szCs w:val="15"/>
                </w:rPr>
                <w:delText>模型失效</w:delText>
              </w:r>
            </w:del>
          </w:p>
        </w:tc>
        <w:tc>
          <w:tcPr>
            <w:tcW w:w="0" w:type="auto"/>
            <w:tcPrChange w:id="1307" w:author="yang huiwen" w:date="2021-05-10T17:17:00Z">
              <w:tcPr>
                <w:tcW w:w="0" w:type="auto"/>
                <w:gridSpan w:val="2"/>
                <w:tcBorders>
                  <w:bottom w:val="single" w:sz="12" w:space="0" w:color="auto"/>
                </w:tcBorders>
              </w:tcPr>
            </w:tcPrChange>
          </w:tcPr>
          <w:p w14:paraId="7D4978E0" w14:textId="2AE8B7C1" w:rsidR="000E7D51" w:rsidRPr="002E05A7" w:rsidRDefault="00180831" w:rsidP="004F07CC">
            <w:pPr>
              <w:jc w:val="center"/>
              <w:rPr>
                <w:sz w:val="15"/>
                <w:szCs w:val="15"/>
              </w:rPr>
            </w:pPr>
            <w:ins w:id="1308" w:author="yang huiwen" w:date="2021-05-07T20:26:00Z">
              <w:r>
                <w:rPr>
                  <w:rFonts w:hint="eastAsia"/>
                  <w:sz w:val="15"/>
                  <w:szCs w:val="15"/>
                </w:rPr>
                <w:t>0</w:t>
              </w:r>
            </w:ins>
            <w:del w:id="1309" w:author="yang huiwen" w:date="2021-05-07T20:26:00Z">
              <w:r w:rsidR="00AB12C6" w:rsidRPr="002E05A7" w:rsidDel="00180831">
                <w:rPr>
                  <w:sz w:val="15"/>
                  <w:szCs w:val="15"/>
                </w:rPr>
                <w:delText>模型失效</w:delText>
              </w:r>
            </w:del>
          </w:p>
        </w:tc>
        <w:tc>
          <w:tcPr>
            <w:tcW w:w="0" w:type="auto"/>
            <w:tcPrChange w:id="1310" w:author="yang huiwen" w:date="2021-05-10T17:17:00Z">
              <w:tcPr>
                <w:tcW w:w="0" w:type="auto"/>
                <w:gridSpan w:val="2"/>
                <w:tcBorders>
                  <w:bottom w:val="single" w:sz="12" w:space="0" w:color="auto"/>
                </w:tcBorders>
              </w:tcPr>
            </w:tcPrChange>
          </w:tcPr>
          <w:p w14:paraId="06AF2D54" w14:textId="3CDE25FB" w:rsidR="000E7D51" w:rsidRPr="002E05A7" w:rsidRDefault="00180831" w:rsidP="004F07CC">
            <w:pPr>
              <w:jc w:val="center"/>
              <w:rPr>
                <w:sz w:val="15"/>
                <w:szCs w:val="15"/>
              </w:rPr>
            </w:pPr>
            <w:ins w:id="1311" w:author="yang huiwen" w:date="2021-05-07T20:27:00Z">
              <w:r>
                <w:rPr>
                  <w:rFonts w:hint="eastAsia"/>
                  <w:sz w:val="15"/>
                  <w:szCs w:val="15"/>
                </w:rPr>
                <w:t>0</w:t>
              </w:r>
            </w:ins>
            <w:del w:id="1312" w:author="yang huiwen" w:date="2021-05-07T20:27:00Z">
              <w:r w:rsidR="000E7D51" w:rsidRPr="002E05A7" w:rsidDel="00180831">
                <w:rPr>
                  <w:sz w:val="15"/>
                  <w:szCs w:val="15"/>
                </w:rPr>
                <w:delText>模型失效</w:delText>
              </w:r>
            </w:del>
          </w:p>
        </w:tc>
        <w:tc>
          <w:tcPr>
            <w:tcW w:w="0" w:type="auto"/>
            <w:tcPrChange w:id="1313" w:author="yang huiwen" w:date="2021-05-10T17:17:00Z">
              <w:tcPr>
                <w:tcW w:w="0" w:type="auto"/>
                <w:gridSpan w:val="2"/>
                <w:tcBorders>
                  <w:bottom w:val="single" w:sz="12" w:space="0" w:color="auto"/>
                </w:tcBorders>
              </w:tcPr>
            </w:tcPrChange>
          </w:tcPr>
          <w:p w14:paraId="56DF9F69" w14:textId="0E1B33DF" w:rsidR="000E7D51" w:rsidRPr="002E05A7" w:rsidRDefault="00CB3876" w:rsidP="004F07CC">
            <w:pPr>
              <w:jc w:val="center"/>
              <w:rPr>
                <w:sz w:val="15"/>
                <w:szCs w:val="15"/>
              </w:rPr>
            </w:pPr>
            <w:ins w:id="1314" w:author="yang huiwen" w:date="2021-05-08T13:58:00Z">
              <w:r>
                <w:rPr>
                  <w:sz w:val="15"/>
                  <w:szCs w:val="15"/>
                </w:rPr>
                <w:t>+</w:t>
              </w:r>
            </w:ins>
            <w:ins w:id="1315" w:author="yang huiwen" w:date="2021-05-07T20:27:00Z">
              <w:r w:rsidR="00180831">
                <w:rPr>
                  <w:rFonts w:hint="eastAsia"/>
                  <w:sz w:val="15"/>
                  <w:szCs w:val="15"/>
                </w:rPr>
                <w:t>0</w:t>
              </w:r>
              <w:r w:rsidR="00180831">
                <w:rPr>
                  <w:sz w:val="15"/>
                  <w:szCs w:val="15"/>
                </w:rPr>
                <w:t>.005</w:t>
              </w:r>
            </w:ins>
          </w:p>
        </w:tc>
      </w:tr>
      <w:tr w:rsidR="008D4B8D" w:rsidRPr="002E05A7" w14:paraId="52B2F43B" w14:textId="77777777" w:rsidTr="004F07CC">
        <w:trPr>
          <w:jc w:val="center"/>
          <w:ins w:id="1316" w:author="yang huiwen" w:date="2021-05-10T17:17:00Z"/>
        </w:trPr>
        <w:tc>
          <w:tcPr>
            <w:tcW w:w="0" w:type="auto"/>
            <w:tcBorders>
              <w:bottom w:val="single" w:sz="12" w:space="0" w:color="auto"/>
            </w:tcBorders>
          </w:tcPr>
          <w:p w14:paraId="1C118731" w14:textId="20F80A91" w:rsidR="008D4B8D" w:rsidRPr="002E05A7" w:rsidRDefault="008D4B8D">
            <w:pPr>
              <w:rPr>
                <w:ins w:id="1317" w:author="yang huiwen" w:date="2021-05-10T17:17:00Z"/>
                <w:sz w:val="15"/>
                <w:szCs w:val="15"/>
              </w:rPr>
              <w:pPrChange w:id="1318" w:author="yang huiwen" w:date="2021-05-10T17:17:00Z">
                <w:pPr>
                  <w:jc w:val="center"/>
                </w:pPr>
              </w:pPrChange>
            </w:pPr>
            <w:ins w:id="1319" w:author="yang huiwen" w:date="2021-05-10T17:17:00Z">
              <w:r>
                <w:rPr>
                  <w:rFonts w:hint="eastAsia"/>
                  <w:sz w:val="15"/>
                  <w:szCs w:val="15"/>
                </w:rPr>
                <w:t>平均值</w:t>
              </w:r>
            </w:ins>
          </w:p>
        </w:tc>
        <w:tc>
          <w:tcPr>
            <w:tcW w:w="0" w:type="auto"/>
            <w:tcBorders>
              <w:bottom w:val="single" w:sz="12" w:space="0" w:color="auto"/>
            </w:tcBorders>
          </w:tcPr>
          <w:p w14:paraId="677C29AE" w14:textId="147A0335" w:rsidR="008D4B8D" w:rsidRDefault="00125672" w:rsidP="004F07CC">
            <w:pPr>
              <w:jc w:val="center"/>
              <w:rPr>
                <w:ins w:id="1320" w:author="yang huiwen" w:date="2021-05-10T17:17:00Z"/>
                <w:sz w:val="15"/>
                <w:szCs w:val="15"/>
              </w:rPr>
            </w:pPr>
            <w:ins w:id="1321" w:author="yang huiwen" w:date="2021-05-10T17:24:00Z">
              <w:r>
                <w:rPr>
                  <w:sz w:val="15"/>
                  <w:szCs w:val="15"/>
                </w:rPr>
                <w:t>0.</w:t>
              </w:r>
              <w:r w:rsidR="00501930">
                <w:rPr>
                  <w:sz w:val="15"/>
                  <w:szCs w:val="15"/>
                </w:rPr>
                <w:t>23</w:t>
              </w:r>
            </w:ins>
            <w:ins w:id="1322" w:author="yang huiwen" w:date="2021-05-10T17:27:00Z">
              <w:r w:rsidR="008A7AF6">
                <w:rPr>
                  <w:sz w:val="15"/>
                  <w:szCs w:val="15"/>
                </w:rPr>
                <w:t>4</w:t>
              </w:r>
            </w:ins>
          </w:p>
        </w:tc>
        <w:tc>
          <w:tcPr>
            <w:tcW w:w="0" w:type="auto"/>
            <w:tcBorders>
              <w:bottom w:val="single" w:sz="12" w:space="0" w:color="auto"/>
            </w:tcBorders>
          </w:tcPr>
          <w:p w14:paraId="2157F1F9" w14:textId="224F4A2B" w:rsidR="008D4B8D" w:rsidRDefault="00501930" w:rsidP="004F07CC">
            <w:pPr>
              <w:jc w:val="center"/>
              <w:rPr>
                <w:ins w:id="1323" w:author="yang huiwen" w:date="2021-05-10T17:17:00Z"/>
                <w:sz w:val="15"/>
                <w:szCs w:val="15"/>
              </w:rPr>
            </w:pPr>
            <w:ins w:id="1324" w:author="yang huiwen" w:date="2021-05-10T17:24:00Z">
              <w:r>
                <w:rPr>
                  <w:rFonts w:hint="eastAsia"/>
                  <w:sz w:val="15"/>
                  <w:szCs w:val="15"/>
                </w:rPr>
                <w:t>0</w:t>
              </w:r>
              <w:r>
                <w:rPr>
                  <w:sz w:val="15"/>
                  <w:szCs w:val="15"/>
                </w:rPr>
                <w:t>.</w:t>
              </w:r>
            </w:ins>
            <w:ins w:id="1325" w:author="yang huiwen" w:date="2021-05-10T17:27:00Z">
              <w:r w:rsidR="008A7AF6">
                <w:rPr>
                  <w:sz w:val="15"/>
                  <w:szCs w:val="15"/>
                </w:rPr>
                <w:t>299</w:t>
              </w:r>
            </w:ins>
            <w:ins w:id="1326" w:author="yang huiwen" w:date="2021-05-10T17:28:00Z">
              <w:r w:rsidR="00D92A22">
                <w:rPr>
                  <w:sz w:val="15"/>
                  <w:szCs w:val="15"/>
                </w:rPr>
                <w:t>(</w:t>
              </w:r>
            </w:ins>
            <w:ins w:id="1327" w:author="yang huiwen" w:date="2021-05-10T17:30:00Z">
              <w:r w:rsidR="00C0071E">
                <w:rPr>
                  <w:sz w:val="15"/>
                  <w:szCs w:val="15"/>
                </w:rPr>
                <w:t>+0.</w:t>
              </w:r>
              <w:r w:rsidR="00274586">
                <w:rPr>
                  <w:sz w:val="15"/>
                  <w:szCs w:val="15"/>
                </w:rPr>
                <w:t>064</w:t>
              </w:r>
            </w:ins>
            <w:ins w:id="1328" w:author="yang huiwen" w:date="2021-05-10T17:28:00Z">
              <w:r w:rsidR="00D92A22">
                <w:rPr>
                  <w:sz w:val="15"/>
                  <w:szCs w:val="15"/>
                </w:rPr>
                <w:t>)</w:t>
              </w:r>
            </w:ins>
          </w:p>
        </w:tc>
        <w:tc>
          <w:tcPr>
            <w:tcW w:w="0" w:type="auto"/>
            <w:tcBorders>
              <w:bottom w:val="single" w:sz="12" w:space="0" w:color="auto"/>
            </w:tcBorders>
          </w:tcPr>
          <w:p w14:paraId="45EA974D" w14:textId="264F4986" w:rsidR="008D4B8D" w:rsidRDefault="00501930" w:rsidP="004F07CC">
            <w:pPr>
              <w:jc w:val="center"/>
              <w:rPr>
                <w:ins w:id="1329" w:author="yang huiwen" w:date="2021-05-10T17:17:00Z"/>
                <w:sz w:val="15"/>
                <w:szCs w:val="15"/>
              </w:rPr>
            </w:pPr>
            <w:ins w:id="1330" w:author="yang huiwen" w:date="2021-05-10T17:25:00Z">
              <w:r>
                <w:rPr>
                  <w:rFonts w:hint="eastAsia"/>
                  <w:sz w:val="15"/>
                  <w:szCs w:val="15"/>
                </w:rPr>
                <w:t>0</w:t>
              </w:r>
              <w:r>
                <w:rPr>
                  <w:sz w:val="15"/>
                  <w:szCs w:val="15"/>
                </w:rPr>
                <w:t>.2</w:t>
              </w:r>
            </w:ins>
            <w:ins w:id="1331" w:author="yang huiwen" w:date="2021-05-10T17:31:00Z">
              <w:r w:rsidR="00274586">
                <w:rPr>
                  <w:sz w:val="15"/>
                  <w:szCs w:val="15"/>
                </w:rPr>
                <w:t>84(+</w:t>
              </w:r>
            </w:ins>
            <w:ins w:id="1332" w:author="yang huiwen" w:date="2021-05-10T21:41:00Z">
              <w:r w:rsidR="00861E82">
                <w:rPr>
                  <w:sz w:val="15"/>
                  <w:szCs w:val="15"/>
                </w:rPr>
                <w:t>0.05</w:t>
              </w:r>
            </w:ins>
            <w:ins w:id="1333" w:author="yang huiwen" w:date="2021-05-10T17:31:00Z">
              <w:r w:rsidR="00274586">
                <w:rPr>
                  <w:sz w:val="15"/>
                  <w:szCs w:val="15"/>
                </w:rPr>
                <w:t>)</w:t>
              </w:r>
            </w:ins>
          </w:p>
        </w:tc>
        <w:tc>
          <w:tcPr>
            <w:tcW w:w="0" w:type="auto"/>
            <w:tcBorders>
              <w:bottom w:val="single" w:sz="12" w:space="0" w:color="auto"/>
            </w:tcBorders>
          </w:tcPr>
          <w:p w14:paraId="53BB4781" w14:textId="3B84082B" w:rsidR="008D4B8D" w:rsidRDefault="00501930" w:rsidP="004F07CC">
            <w:pPr>
              <w:jc w:val="center"/>
              <w:rPr>
                <w:ins w:id="1334" w:author="yang huiwen" w:date="2021-05-10T17:17:00Z"/>
                <w:sz w:val="15"/>
                <w:szCs w:val="15"/>
              </w:rPr>
            </w:pPr>
            <w:ins w:id="1335" w:author="yang huiwen" w:date="2021-05-10T17:25:00Z">
              <w:r>
                <w:rPr>
                  <w:rFonts w:hint="eastAsia"/>
                  <w:sz w:val="15"/>
                  <w:szCs w:val="15"/>
                </w:rPr>
                <w:t>0</w:t>
              </w:r>
              <w:r>
                <w:rPr>
                  <w:sz w:val="15"/>
                  <w:szCs w:val="15"/>
                </w:rPr>
                <w:t>.2</w:t>
              </w:r>
            </w:ins>
            <w:ins w:id="1336" w:author="yang huiwen" w:date="2021-05-10T17:30:00Z">
              <w:r w:rsidR="00274586">
                <w:rPr>
                  <w:sz w:val="15"/>
                  <w:szCs w:val="15"/>
                </w:rPr>
                <w:t>0</w:t>
              </w:r>
            </w:ins>
            <w:ins w:id="1337" w:author="yang huiwen" w:date="2021-05-10T17:31:00Z">
              <w:r w:rsidR="00274586">
                <w:rPr>
                  <w:sz w:val="15"/>
                  <w:szCs w:val="15"/>
                </w:rPr>
                <w:t>9</w:t>
              </w:r>
            </w:ins>
            <w:ins w:id="1338" w:author="yang huiwen" w:date="2021-05-10T21:40:00Z">
              <w:r w:rsidR="005A31AC">
                <w:rPr>
                  <w:sz w:val="15"/>
                  <w:szCs w:val="15"/>
                </w:rPr>
                <w:t>(</w:t>
              </w:r>
              <w:r w:rsidR="00CE3FFE">
                <w:rPr>
                  <w:sz w:val="15"/>
                  <w:szCs w:val="15"/>
                </w:rPr>
                <w:t>-0.025</w:t>
              </w:r>
              <w:r w:rsidR="005A31AC">
                <w:rPr>
                  <w:sz w:val="15"/>
                  <w:szCs w:val="15"/>
                </w:rPr>
                <w:t>)</w:t>
              </w:r>
            </w:ins>
          </w:p>
        </w:tc>
      </w:tr>
    </w:tbl>
    <w:p w14:paraId="09121875" w14:textId="1CAF21E2" w:rsidR="002759D5" w:rsidRDefault="002759D5" w:rsidP="00315D6F">
      <w:pPr>
        <w:pStyle w:val="a3"/>
        <w:ind w:firstLine="372"/>
      </w:pPr>
    </w:p>
    <w:p w14:paraId="16583B2B" w14:textId="769FBF58" w:rsidR="00070452" w:rsidRPr="006C2B8E" w:rsidRDefault="00070452" w:rsidP="00070452">
      <w:pPr>
        <w:pStyle w:val="a9"/>
        <w:keepNext/>
        <w:jc w:val="center"/>
        <w:rPr>
          <w:rFonts w:ascii="Times New Roman" w:hAnsi="Times New Roman"/>
          <w:szCs w:val="18"/>
        </w:rPr>
      </w:pPr>
      <w:bookmarkStart w:id="1339" w:name="_Ref71137214"/>
      <w:r w:rsidRPr="00F54C1C">
        <w:rPr>
          <w:rFonts w:ascii="Times New Roman" w:hAnsi="Times New Roman" w:hint="eastAsia"/>
          <w:szCs w:val="18"/>
        </w:rPr>
        <w:t>表</w:t>
      </w:r>
      <w:r w:rsidRPr="00F54C1C">
        <w:rPr>
          <w:rFonts w:ascii="Times New Roman" w:hAnsi="Times New Roman"/>
          <w:szCs w:val="18"/>
        </w:rPr>
        <w:fldChar w:fldCharType="begin"/>
      </w:r>
      <w:r w:rsidRPr="006869A6">
        <w:rPr>
          <w:rFonts w:ascii="Times New Roman" w:hAnsi="Times New Roman"/>
          <w:szCs w:val="18"/>
        </w:rPr>
        <w:instrText xml:space="preserve"> SEQ </w:instrText>
      </w:r>
      <w:r w:rsidRPr="006869A6">
        <w:rPr>
          <w:rFonts w:ascii="Times New Roman" w:hAnsi="Times New Roman" w:hint="eastAsia"/>
          <w:szCs w:val="18"/>
        </w:rPr>
        <w:instrText>表</w:instrText>
      </w:r>
      <w:r w:rsidRPr="006869A6">
        <w:rPr>
          <w:rFonts w:ascii="Times New Roman" w:hAnsi="Times New Roman"/>
          <w:szCs w:val="18"/>
        </w:rPr>
        <w:instrText xml:space="preserve"> \* ARABIC </w:instrText>
      </w:r>
      <w:r w:rsidRPr="00F54C1C">
        <w:rPr>
          <w:rFonts w:ascii="Times New Roman" w:hAnsi="Times New Roman"/>
          <w:szCs w:val="18"/>
        </w:rPr>
        <w:fldChar w:fldCharType="separate"/>
      </w:r>
      <w:r>
        <w:rPr>
          <w:rFonts w:ascii="Times New Roman" w:hAnsi="Times New Roman"/>
          <w:noProof/>
          <w:szCs w:val="18"/>
        </w:rPr>
        <w:t>9</w:t>
      </w:r>
      <w:r w:rsidRPr="00F54C1C">
        <w:rPr>
          <w:rFonts w:ascii="Times New Roman" w:hAnsi="Times New Roman"/>
          <w:szCs w:val="18"/>
        </w:rPr>
        <w:fldChar w:fldCharType="end"/>
      </w:r>
      <w:bookmarkEnd w:id="1339"/>
      <w:r w:rsidRPr="00F54C1C">
        <w:rPr>
          <w:rFonts w:ascii="Times New Roman" w:hAnsi="Times New Roman"/>
          <w:szCs w:val="18"/>
        </w:rPr>
        <w:t xml:space="preserve"> </w:t>
      </w:r>
      <w:r w:rsidRPr="00F54C1C">
        <w:rPr>
          <w:rFonts w:ascii="Times New Roman" w:hAnsi="Times New Roman" w:hint="eastAsia"/>
          <w:szCs w:val="18"/>
        </w:rPr>
        <w:t>使用</w:t>
      </w:r>
      <w:r>
        <w:rPr>
          <w:rFonts w:ascii="Times New Roman" w:hAnsi="Times New Roman" w:hint="eastAsia"/>
          <w:szCs w:val="18"/>
        </w:rPr>
        <w:t>采样技术预处理</w:t>
      </w:r>
      <w:r w:rsidRPr="00F54C1C">
        <w:rPr>
          <w:rFonts w:ascii="Times New Roman" w:hAnsi="Times New Roman" w:hint="eastAsia"/>
          <w:szCs w:val="18"/>
        </w:rPr>
        <w:t>与不</w:t>
      </w:r>
      <w:r>
        <w:rPr>
          <w:rFonts w:ascii="Times New Roman" w:hAnsi="Times New Roman" w:hint="eastAsia"/>
          <w:szCs w:val="18"/>
        </w:rPr>
        <w:t>使用采样技术预处理</w:t>
      </w:r>
      <w:r w:rsidRPr="00F54C1C">
        <w:rPr>
          <w:rFonts w:ascii="Times New Roman" w:hAnsi="Times New Roman" w:hint="eastAsia"/>
          <w:szCs w:val="18"/>
        </w:rPr>
        <w:t>的预测模型性能差异分析</w:t>
      </w:r>
      <w:r w:rsidR="00B63A1B">
        <w:rPr>
          <w:rFonts w:ascii="Times New Roman" w:hAnsi="Times New Roman" w:hint="eastAsia"/>
          <w:szCs w:val="18"/>
        </w:rPr>
        <w:t>（</w:t>
      </w:r>
      <w:r w:rsidR="00B63A1B">
        <w:rPr>
          <w:rFonts w:ascii="Times New Roman" w:hAnsi="Times New Roman" w:hint="eastAsia"/>
          <w:szCs w:val="18"/>
        </w:rPr>
        <w:t>AUC</w:t>
      </w:r>
      <w:r w:rsidR="00B63A1B">
        <w:rPr>
          <w:rFonts w:ascii="Times New Roman" w:hAnsi="Times New Roman" w:hint="eastAsia"/>
          <w:szCs w:val="18"/>
        </w:rPr>
        <w:t>）</w:t>
      </w:r>
    </w:p>
    <w:tbl>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40" w:author="yang huiwen" w:date="2021-05-08T13:57:00Z">
          <w:tblPr>
            <w:tblStyle w:val="af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684"/>
        <w:gridCol w:w="1232"/>
        <w:gridCol w:w="1714"/>
        <w:gridCol w:w="1285"/>
        <w:gridCol w:w="1232"/>
        <w:tblGridChange w:id="1341">
          <w:tblGrid>
            <w:gridCol w:w="528"/>
            <w:gridCol w:w="156"/>
            <w:gridCol w:w="684"/>
            <w:gridCol w:w="548"/>
            <w:gridCol w:w="436"/>
            <w:gridCol w:w="840"/>
            <w:gridCol w:w="438"/>
            <w:gridCol w:w="402"/>
            <w:gridCol w:w="883"/>
            <w:gridCol w:w="1232"/>
          </w:tblGrid>
        </w:tblGridChange>
      </w:tblGrid>
      <w:tr w:rsidR="00070452" w:rsidRPr="002E05A7" w14:paraId="13967EF7" w14:textId="77777777" w:rsidTr="00CB3876">
        <w:trPr>
          <w:jc w:val="center"/>
          <w:trPrChange w:id="1342" w:author="yang huiwen" w:date="2021-05-08T13:57:00Z">
            <w:trPr>
              <w:gridAfter w:val="0"/>
              <w:jc w:val="center"/>
            </w:trPr>
          </w:trPrChange>
        </w:trPr>
        <w:tc>
          <w:tcPr>
            <w:tcW w:w="0" w:type="auto"/>
            <w:tcBorders>
              <w:top w:val="single" w:sz="12" w:space="0" w:color="auto"/>
              <w:bottom w:val="single" w:sz="12" w:space="0" w:color="auto"/>
            </w:tcBorders>
            <w:vAlign w:val="center"/>
            <w:tcPrChange w:id="1343" w:author="yang huiwen" w:date="2021-05-08T13:57:00Z">
              <w:tcPr>
                <w:tcW w:w="0" w:type="auto"/>
                <w:tcBorders>
                  <w:top w:val="single" w:sz="12" w:space="0" w:color="auto"/>
                  <w:bottom w:val="single" w:sz="12" w:space="0" w:color="auto"/>
                </w:tcBorders>
              </w:tcPr>
            </w:tcPrChange>
          </w:tcPr>
          <w:p w14:paraId="51E28E8D" w14:textId="77777777" w:rsidR="00070452" w:rsidRPr="002E05A7" w:rsidRDefault="00070452" w:rsidP="00CB3876">
            <w:pPr>
              <w:jc w:val="center"/>
              <w:rPr>
                <w:sz w:val="15"/>
                <w:szCs w:val="15"/>
              </w:rPr>
            </w:pPr>
            <w:r w:rsidRPr="002E05A7">
              <w:rPr>
                <w:rFonts w:hint="eastAsia"/>
                <w:sz w:val="15"/>
                <w:szCs w:val="15"/>
              </w:rPr>
              <w:t>序号</w:t>
            </w:r>
          </w:p>
        </w:tc>
        <w:tc>
          <w:tcPr>
            <w:tcW w:w="0" w:type="auto"/>
            <w:tcBorders>
              <w:top w:val="single" w:sz="12" w:space="0" w:color="auto"/>
              <w:bottom w:val="single" w:sz="12" w:space="0" w:color="auto"/>
            </w:tcBorders>
            <w:vAlign w:val="center"/>
            <w:tcPrChange w:id="1344" w:author="yang huiwen" w:date="2021-05-08T13:57:00Z">
              <w:tcPr>
                <w:tcW w:w="0" w:type="auto"/>
                <w:gridSpan w:val="2"/>
                <w:tcBorders>
                  <w:top w:val="single" w:sz="12" w:space="0" w:color="auto"/>
                  <w:bottom w:val="single" w:sz="12" w:space="0" w:color="auto"/>
                </w:tcBorders>
              </w:tcPr>
            </w:tcPrChange>
          </w:tcPr>
          <w:p w14:paraId="7B839E52" w14:textId="77777777" w:rsidR="00070452" w:rsidRPr="002E05A7" w:rsidRDefault="00070452" w:rsidP="00F97D13">
            <w:pPr>
              <w:jc w:val="center"/>
              <w:rPr>
                <w:sz w:val="15"/>
                <w:szCs w:val="15"/>
              </w:rPr>
            </w:pPr>
            <w:r w:rsidRPr="002E05A7">
              <w:rPr>
                <w:sz w:val="15"/>
                <w:szCs w:val="15"/>
              </w:rPr>
              <w:t>None</w:t>
            </w:r>
          </w:p>
        </w:tc>
        <w:tc>
          <w:tcPr>
            <w:tcW w:w="0" w:type="auto"/>
            <w:tcBorders>
              <w:top w:val="single" w:sz="12" w:space="0" w:color="auto"/>
              <w:bottom w:val="single" w:sz="12" w:space="0" w:color="auto"/>
            </w:tcBorders>
            <w:vAlign w:val="center"/>
            <w:tcPrChange w:id="1345" w:author="yang huiwen" w:date="2021-05-08T13:57:00Z">
              <w:tcPr>
                <w:tcW w:w="0" w:type="auto"/>
                <w:gridSpan w:val="2"/>
                <w:tcBorders>
                  <w:top w:val="single" w:sz="12" w:space="0" w:color="auto"/>
                  <w:bottom w:val="single" w:sz="12" w:space="0" w:color="auto"/>
                </w:tcBorders>
              </w:tcPr>
            </w:tcPrChange>
          </w:tcPr>
          <w:p w14:paraId="035DAD99" w14:textId="77777777" w:rsidR="00070452" w:rsidRPr="002E05A7" w:rsidRDefault="00070452" w:rsidP="00D50417">
            <w:pPr>
              <w:jc w:val="center"/>
              <w:rPr>
                <w:sz w:val="15"/>
                <w:szCs w:val="15"/>
              </w:rPr>
            </w:pPr>
            <w:r w:rsidRPr="002E05A7">
              <w:rPr>
                <w:sz w:val="15"/>
                <w:szCs w:val="15"/>
              </w:rPr>
              <w:t>SMOTE</w:t>
            </w:r>
          </w:p>
        </w:tc>
        <w:tc>
          <w:tcPr>
            <w:tcW w:w="0" w:type="auto"/>
            <w:tcBorders>
              <w:top w:val="single" w:sz="12" w:space="0" w:color="auto"/>
              <w:bottom w:val="single" w:sz="12" w:space="0" w:color="auto"/>
            </w:tcBorders>
            <w:vAlign w:val="center"/>
            <w:tcPrChange w:id="1346" w:author="yang huiwen" w:date="2021-05-08T13:57:00Z">
              <w:tcPr>
                <w:tcW w:w="0" w:type="auto"/>
                <w:tcBorders>
                  <w:top w:val="single" w:sz="12" w:space="0" w:color="auto"/>
                  <w:bottom w:val="single" w:sz="12" w:space="0" w:color="auto"/>
                </w:tcBorders>
              </w:tcPr>
            </w:tcPrChange>
          </w:tcPr>
          <w:p w14:paraId="3BD97929" w14:textId="77777777" w:rsidR="00070452" w:rsidRPr="005C6FDD" w:rsidRDefault="00070452" w:rsidP="00D50417">
            <w:pPr>
              <w:jc w:val="center"/>
              <w:rPr>
                <w:sz w:val="15"/>
                <w:szCs w:val="15"/>
              </w:rPr>
            </w:pPr>
            <w:r w:rsidRPr="005C6FDD">
              <w:rPr>
                <w:rFonts w:hint="eastAsia"/>
                <w:sz w:val="15"/>
                <w:szCs w:val="15"/>
              </w:rPr>
              <w:t>ROS</w:t>
            </w:r>
          </w:p>
        </w:tc>
        <w:tc>
          <w:tcPr>
            <w:tcW w:w="0" w:type="auto"/>
            <w:tcBorders>
              <w:top w:val="single" w:sz="12" w:space="0" w:color="auto"/>
              <w:bottom w:val="single" w:sz="12" w:space="0" w:color="auto"/>
            </w:tcBorders>
            <w:vAlign w:val="center"/>
            <w:tcPrChange w:id="1347" w:author="yang huiwen" w:date="2021-05-08T13:57:00Z">
              <w:tcPr>
                <w:tcW w:w="0" w:type="auto"/>
                <w:gridSpan w:val="2"/>
                <w:tcBorders>
                  <w:top w:val="single" w:sz="12" w:space="0" w:color="auto"/>
                  <w:bottom w:val="single" w:sz="12" w:space="0" w:color="auto"/>
                </w:tcBorders>
              </w:tcPr>
            </w:tcPrChange>
          </w:tcPr>
          <w:p w14:paraId="2109E4AD" w14:textId="77777777" w:rsidR="00070452" w:rsidRPr="005C6FDD" w:rsidDel="000E7D51" w:rsidRDefault="00070452" w:rsidP="00680D64">
            <w:pPr>
              <w:jc w:val="center"/>
              <w:rPr>
                <w:sz w:val="15"/>
                <w:szCs w:val="15"/>
              </w:rPr>
            </w:pPr>
            <w:r>
              <w:rPr>
                <w:rFonts w:hint="eastAsia"/>
                <w:sz w:val="15"/>
                <w:szCs w:val="15"/>
              </w:rPr>
              <w:t>RUS</w:t>
            </w:r>
          </w:p>
        </w:tc>
      </w:tr>
      <w:tr w:rsidR="00070452" w:rsidRPr="002E05A7" w14:paraId="2CA96A49" w14:textId="77777777" w:rsidTr="00CB3876">
        <w:trPr>
          <w:jc w:val="center"/>
          <w:trPrChange w:id="1348" w:author="yang huiwen" w:date="2021-05-08T13:57:00Z">
            <w:trPr>
              <w:gridAfter w:val="0"/>
              <w:jc w:val="center"/>
            </w:trPr>
          </w:trPrChange>
        </w:trPr>
        <w:tc>
          <w:tcPr>
            <w:tcW w:w="0" w:type="auto"/>
            <w:tcBorders>
              <w:top w:val="single" w:sz="12" w:space="0" w:color="auto"/>
            </w:tcBorders>
            <w:vAlign w:val="center"/>
            <w:tcPrChange w:id="1349" w:author="yang huiwen" w:date="2021-05-08T13:57:00Z">
              <w:tcPr>
                <w:tcW w:w="0" w:type="auto"/>
                <w:tcBorders>
                  <w:top w:val="single" w:sz="12" w:space="0" w:color="auto"/>
                </w:tcBorders>
              </w:tcPr>
            </w:tcPrChange>
          </w:tcPr>
          <w:p w14:paraId="0F919377" w14:textId="77777777" w:rsidR="00070452" w:rsidRPr="002E05A7" w:rsidRDefault="00070452" w:rsidP="00CB3876">
            <w:pPr>
              <w:jc w:val="center"/>
              <w:rPr>
                <w:sz w:val="15"/>
                <w:szCs w:val="15"/>
              </w:rPr>
            </w:pPr>
            <w:r w:rsidRPr="002E05A7">
              <w:rPr>
                <w:sz w:val="15"/>
                <w:szCs w:val="15"/>
              </w:rPr>
              <w:t>1</w:t>
            </w:r>
          </w:p>
        </w:tc>
        <w:tc>
          <w:tcPr>
            <w:tcW w:w="0" w:type="auto"/>
            <w:tcBorders>
              <w:top w:val="single" w:sz="12" w:space="0" w:color="auto"/>
            </w:tcBorders>
            <w:vAlign w:val="center"/>
            <w:tcPrChange w:id="1350" w:author="yang huiwen" w:date="2021-05-08T13:57:00Z">
              <w:tcPr>
                <w:tcW w:w="0" w:type="auto"/>
                <w:gridSpan w:val="2"/>
                <w:tcBorders>
                  <w:top w:val="single" w:sz="12" w:space="0" w:color="auto"/>
                </w:tcBorders>
              </w:tcPr>
            </w:tcPrChange>
          </w:tcPr>
          <w:p w14:paraId="5ED2E584" w14:textId="52FB4F3A" w:rsidR="00070452" w:rsidRPr="002E05A7" w:rsidRDefault="00070452" w:rsidP="00CB3876">
            <w:pPr>
              <w:jc w:val="center"/>
              <w:rPr>
                <w:sz w:val="15"/>
                <w:szCs w:val="15"/>
              </w:rPr>
            </w:pPr>
            <w:r w:rsidRPr="002E05A7">
              <w:rPr>
                <w:sz w:val="15"/>
                <w:szCs w:val="15"/>
              </w:rPr>
              <w:t>0</w:t>
            </w:r>
            <w:ins w:id="1351" w:author="yang huiwen" w:date="2021-05-08T13:57:00Z">
              <w:r w:rsidR="00CB3876">
                <w:rPr>
                  <w:sz w:val="15"/>
                  <w:szCs w:val="15"/>
                </w:rPr>
                <w:t>.</w:t>
              </w:r>
            </w:ins>
            <w:ins w:id="1352" w:author="yang huiwen" w:date="2021-05-07T20:33:00Z">
              <w:r w:rsidR="00746732">
                <w:rPr>
                  <w:sz w:val="15"/>
                  <w:szCs w:val="15"/>
                </w:rPr>
                <w:t>871</w:t>
              </w:r>
            </w:ins>
            <w:del w:id="1353" w:author="yang huiwen" w:date="2021-05-07T20:33:00Z">
              <w:r w:rsidRPr="002E05A7" w:rsidDel="00746732">
                <w:rPr>
                  <w:sz w:val="15"/>
                  <w:szCs w:val="15"/>
                </w:rPr>
                <w:delText>.526</w:delText>
              </w:r>
            </w:del>
          </w:p>
        </w:tc>
        <w:tc>
          <w:tcPr>
            <w:tcW w:w="0" w:type="auto"/>
            <w:tcBorders>
              <w:top w:val="single" w:sz="12" w:space="0" w:color="auto"/>
            </w:tcBorders>
            <w:vAlign w:val="center"/>
            <w:tcPrChange w:id="1354" w:author="yang huiwen" w:date="2021-05-08T13:57:00Z">
              <w:tcPr>
                <w:tcW w:w="0" w:type="auto"/>
                <w:gridSpan w:val="2"/>
                <w:tcBorders>
                  <w:top w:val="single" w:sz="12" w:space="0" w:color="auto"/>
                </w:tcBorders>
              </w:tcPr>
            </w:tcPrChange>
          </w:tcPr>
          <w:p w14:paraId="5BBBD603" w14:textId="19406F14" w:rsidR="00070452" w:rsidRPr="002E05A7" w:rsidRDefault="00746732" w:rsidP="00F97D13">
            <w:pPr>
              <w:jc w:val="center"/>
              <w:rPr>
                <w:sz w:val="15"/>
                <w:szCs w:val="15"/>
              </w:rPr>
            </w:pPr>
            <w:ins w:id="1355" w:author="yang huiwen" w:date="2021-05-07T20:33:00Z">
              <w:r>
                <w:rPr>
                  <w:sz w:val="15"/>
                  <w:szCs w:val="15"/>
                </w:rPr>
                <w:t>-0.001</w:t>
              </w:r>
            </w:ins>
            <w:ins w:id="1356" w:author="yang huiwen" w:date="2021-05-13T20:19:00Z">
              <w:r w:rsidR="001442B8">
                <w:rPr>
                  <w:rFonts w:hint="eastAsia"/>
                  <w:sz w:val="15"/>
                  <w:szCs w:val="15"/>
                </w:rPr>
                <w:t>（</w:t>
              </w:r>
              <w:proofErr w:type="spellStart"/>
              <w:r w:rsidR="001442B8">
                <w:rPr>
                  <w:rFonts w:hint="eastAsia"/>
                  <w:sz w:val="15"/>
                  <w:szCs w:val="15"/>
                </w:rPr>
                <w:t>p</w:t>
              </w:r>
              <w:r w:rsidR="001442B8">
                <w:rPr>
                  <w:sz w:val="15"/>
                  <w:szCs w:val="15"/>
                </w:rPr>
                <w:t>value</w:t>
              </w:r>
              <w:proofErr w:type="spellEnd"/>
              <w:r w:rsidR="001442B8">
                <w:rPr>
                  <w:rFonts w:hint="eastAsia"/>
                  <w:sz w:val="15"/>
                  <w:szCs w:val="15"/>
                </w:rPr>
                <w:t>）</w:t>
              </w:r>
            </w:ins>
            <w:del w:id="1357" w:author="yang huiwen" w:date="2021-05-07T20:33:00Z">
              <w:r w:rsidR="00070452" w:rsidRPr="00607A33" w:rsidDel="00746732">
                <w:rPr>
                  <w:sz w:val="15"/>
                  <w:szCs w:val="15"/>
                </w:rPr>
                <w:delText>+</w:delText>
              </w:r>
              <w:r w:rsidR="00070452" w:rsidRPr="00607A33" w:rsidDel="00746732">
                <w:rPr>
                  <w:rFonts w:hint="eastAsia"/>
                  <w:sz w:val="15"/>
                  <w:szCs w:val="15"/>
                </w:rPr>
                <w:delText>0</w:delText>
              </w:r>
              <w:r w:rsidR="00070452" w:rsidRPr="00607A33" w:rsidDel="00746732">
                <w:rPr>
                  <w:sz w:val="15"/>
                  <w:szCs w:val="15"/>
                </w:rPr>
                <w:delText>.03</w:delText>
              </w:r>
            </w:del>
          </w:p>
        </w:tc>
        <w:tc>
          <w:tcPr>
            <w:tcW w:w="0" w:type="auto"/>
            <w:tcBorders>
              <w:top w:val="single" w:sz="12" w:space="0" w:color="auto"/>
            </w:tcBorders>
            <w:vAlign w:val="center"/>
            <w:tcPrChange w:id="1358" w:author="yang huiwen" w:date="2021-05-08T13:57:00Z">
              <w:tcPr>
                <w:tcW w:w="0" w:type="auto"/>
                <w:tcBorders>
                  <w:top w:val="single" w:sz="12" w:space="0" w:color="auto"/>
                </w:tcBorders>
              </w:tcPr>
            </w:tcPrChange>
          </w:tcPr>
          <w:p w14:paraId="500E21DB" w14:textId="0407FCD2" w:rsidR="00070452" w:rsidRPr="002E05A7" w:rsidRDefault="00746732" w:rsidP="00F97D13">
            <w:pPr>
              <w:jc w:val="center"/>
              <w:rPr>
                <w:sz w:val="15"/>
                <w:szCs w:val="15"/>
              </w:rPr>
            </w:pPr>
            <w:ins w:id="1359" w:author="yang huiwen" w:date="2021-05-07T20:33:00Z">
              <w:r>
                <w:rPr>
                  <w:sz w:val="15"/>
                  <w:szCs w:val="15"/>
                </w:rPr>
                <w:t>0</w:t>
              </w:r>
            </w:ins>
            <w:del w:id="1360" w:author="yang huiwen" w:date="2021-05-07T20:33:00Z">
              <w:r w:rsidR="00070452" w:rsidRPr="00DD3FC7" w:rsidDel="00746732">
                <w:rPr>
                  <w:sz w:val="15"/>
                  <w:szCs w:val="15"/>
                </w:rPr>
                <w:delText>-</w:delText>
              </w:r>
              <w:r w:rsidR="00070452" w:rsidRPr="00DD3FC7" w:rsidDel="00746732">
                <w:rPr>
                  <w:rFonts w:hint="eastAsia"/>
                  <w:sz w:val="15"/>
                  <w:szCs w:val="15"/>
                </w:rPr>
                <w:delText>0</w:delText>
              </w:r>
              <w:r w:rsidR="00070452" w:rsidRPr="00DD3FC7" w:rsidDel="00746732">
                <w:rPr>
                  <w:sz w:val="15"/>
                  <w:szCs w:val="15"/>
                </w:rPr>
                <w:delText>.03</w:delText>
              </w:r>
            </w:del>
          </w:p>
        </w:tc>
        <w:tc>
          <w:tcPr>
            <w:tcW w:w="0" w:type="auto"/>
            <w:tcBorders>
              <w:top w:val="single" w:sz="12" w:space="0" w:color="auto"/>
            </w:tcBorders>
            <w:vAlign w:val="center"/>
            <w:tcPrChange w:id="1361" w:author="yang huiwen" w:date="2021-05-08T13:57:00Z">
              <w:tcPr>
                <w:tcW w:w="0" w:type="auto"/>
                <w:gridSpan w:val="2"/>
                <w:tcBorders>
                  <w:top w:val="single" w:sz="12" w:space="0" w:color="auto"/>
                </w:tcBorders>
              </w:tcPr>
            </w:tcPrChange>
          </w:tcPr>
          <w:p w14:paraId="4935B68F" w14:textId="174A2231" w:rsidR="00070452" w:rsidRPr="002E05A7" w:rsidRDefault="00070452" w:rsidP="00F97D13">
            <w:pPr>
              <w:jc w:val="center"/>
              <w:rPr>
                <w:sz w:val="15"/>
                <w:szCs w:val="15"/>
              </w:rPr>
            </w:pPr>
            <w:del w:id="1362" w:author="yang huiwen" w:date="2021-05-07T20:34:00Z">
              <w:r w:rsidRPr="00DD3FC7" w:rsidDel="00746732">
                <w:rPr>
                  <w:sz w:val="15"/>
                  <w:szCs w:val="15"/>
                </w:rPr>
                <w:delText>-</w:delText>
              </w:r>
              <w:r w:rsidRPr="00DD3FC7" w:rsidDel="00746732">
                <w:rPr>
                  <w:rFonts w:hint="eastAsia"/>
                  <w:sz w:val="15"/>
                  <w:szCs w:val="15"/>
                </w:rPr>
                <w:delText>0</w:delText>
              </w:r>
              <w:r w:rsidRPr="00DD3FC7" w:rsidDel="00746732">
                <w:rPr>
                  <w:sz w:val="15"/>
                  <w:szCs w:val="15"/>
                </w:rPr>
                <w:delText>.03</w:delText>
              </w:r>
            </w:del>
            <w:ins w:id="1363" w:author="yang huiwen" w:date="2021-05-07T20:34:00Z">
              <w:r w:rsidR="00746732">
                <w:rPr>
                  <w:sz w:val="15"/>
                  <w:szCs w:val="15"/>
                </w:rPr>
                <w:t>0</w:t>
              </w:r>
            </w:ins>
          </w:p>
        </w:tc>
      </w:tr>
      <w:tr w:rsidR="00907E3B" w:rsidRPr="002E05A7" w14:paraId="612D7271" w14:textId="77777777" w:rsidTr="00CB3876">
        <w:trPr>
          <w:jc w:val="center"/>
          <w:trPrChange w:id="1364" w:author="yang huiwen" w:date="2021-05-08T13:57:00Z">
            <w:trPr>
              <w:gridAfter w:val="0"/>
              <w:jc w:val="center"/>
            </w:trPr>
          </w:trPrChange>
        </w:trPr>
        <w:tc>
          <w:tcPr>
            <w:tcW w:w="0" w:type="auto"/>
            <w:vAlign w:val="center"/>
            <w:tcPrChange w:id="1365" w:author="yang huiwen" w:date="2021-05-08T13:57:00Z">
              <w:tcPr>
                <w:tcW w:w="0" w:type="auto"/>
              </w:tcPr>
            </w:tcPrChange>
          </w:tcPr>
          <w:p w14:paraId="7A5F404B" w14:textId="77777777" w:rsidR="00907E3B" w:rsidRPr="002E05A7" w:rsidRDefault="00907E3B" w:rsidP="00CB3876">
            <w:pPr>
              <w:jc w:val="center"/>
              <w:rPr>
                <w:sz w:val="15"/>
                <w:szCs w:val="15"/>
              </w:rPr>
            </w:pPr>
            <w:r w:rsidRPr="002E05A7">
              <w:rPr>
                <w:sz w:val="15"/>
                <w:szCs w:val="15"/>
              </w:rPr>
              <w:t>2</w:t>
            </w:r>
          </w:p>
        </w:tc>
        <w:tc>
          <w:tcPr>
            <w:tcW w:w="0" w:type="auto"/>
            <w:vAlign w:val="center"/>
            <w:tcPrChange w:id="1366" w:author="yang huiwen" w:date="2021-05-08T13:57:00Z">
              <w:tcPr>
                <w:tcW w:w="0" w:type="auto"/>
                <w:gridSpan w:val="2"/>
              </w:tcPr>
            </w:tcPrChange>
          </w:tcPr>
          <w:p w14:paraId="33326BEB" w14:textId="1B114FA9" w:rsidR="00907E3B" w:rsidRPr="002E05A7" w:rsidRDefault="00907E3B" w:rsidP="00CB3876">
            <w:pPr>
              <w:jc w:val="center"/>
              <w:rPr>
                <w:sz w:val="15"/>
                <w:szCs w:val="15"/>
              </w:rPr>
            </w:pPr>
            <w:del w:id="1367" w:author="yang huiwen" w:date="2021-05-07T20:34:00Z">
              <w:r w:rsidRPr="002E05A7" w:rsidDel="00746732">
                <w:rPr>
                  <w:sz w:val="15"/>
                  <w:szCs w:val="15"/>
                </w:rPr>
                <w:delText>0.485</w:delText>
              </w:r>
            </w:del>
            <w:ins w:id="1368" w:author="yang huiwen" w:date="2021-05-07T20:34:00Z">
              <w:r w:rsidRPr="00746732">
                <w:rPr>
                  <w:sz w:val="15"/>
                  <w:szCs w:val="15"/>
                </w:rPr>
                <w:t>0.906</w:t>
              </w:r>
            </w:ins>
          </w:p>
        </w:tc>
        <w:tc>
          <w:tcPr>
            <w:tcW w:w="0" w:type="auto"/>
            <w:vAlign w:val="center"/>
            <w:tcPrChange w:id="1369" w:author="yang huiwen" w:date="2021-05-08T13:57:00Z">
              <w:tcPr>
                <w:tcW w:w="0" w:type="auto"/>
                <w:gridSpan w:val="2"/>
              </w:tcPr>
            </w:tcPrChange>
          </w:tcPr>
          <w:p w14:paraId="3062D4CA" w14:textId="3023D092" w:rsidR="00907E3B" w:rsidRPr="002E05A7" w:rsidRDefault="00907E3B" w:rsidP="00F97D13">
            <w:pPr>
              <w:jc w:val="center"/>
              <w:rPr>
                <w:sz w:val="15"/>
                <w:szCs w:val="15"/>
              </w:rPr>
            </w:pPr>
            <w:ins w:id="1370" w:author="yang huiwen" w:date="2021-05-08T13:48:00Z">
              <w:r w:rsidRPr="00CA63FC">
                <w:rPr>
                  <w:sz w:val="15"/>
                  <w:szCs w:val="15"/>
                </w:rPr>
                <w:t>0</w:t>
              </w:r>
            </w:ins>
            <w:del w:id="1371" w:author="yang huiwen" w:date="2021-05-07T20:35:00Z">
              <w:r w:rsidRPr="00607A33" w:rsidDel="00A85303">
                <w:rPr>
                  <w:sz w:val="15"/>
                  <w:szCs w:val="15"/>
                </w:rPr>
                <w:delText>+</w:delText>
              </w:r>
              <w:r w:rsidRPr="00607A33" w:rsidDel="00CC3417">
                <w:rPr>
                  <w:rFonts w:hint="eastAsia"/>
                  <w:sz w:val="15"/>
                  <w:szCs w:val="15"/>
                </w:rPr>
                <w:delText>0</w:delText>
              </w:r>
              <w:r w:rsidRPr="00607A33" w:rsidDel="00CC3417">
                <w:rPr>
                  <w:sz w:val="15"/>
                  <w:szCs w:val="15"/>
                </w:rPr>
                <w:delText>.03</w:delText>
              </w:r>
            </w:del>
          </w:p>
        </w:tc>
        <w:tc>
          <w:tcPr>
            <w:tcW w:w="0" w:type="auto"/>
            <w:vAlign w:val="center"/>
            <w:tcPrChange w:id="1372" w:author="yang huiwen" w:date="2021-05-08T13:57:00Z">
              <w:tcPr>
                <w:tcW w:w="0" w:type="auto"/>
              </w:tcPr>
            </w:tcPrChange>
          </w:tcPr>
          <w:p w14:paraId="5A8A089F" w14:textId="1C12D0AC" w:rsidR="00907E3B" w:rsidRPr="002E05A7" w:rsidRDefault="009E14E6" w:rsidP="00F97D13">
            <w:pPr>
              <w:jc w:val="center"/>
              <w:rPr>
                <w:sz w:val="15"/>
                <w:szCs w:val="15"/>
              </w:rPr>
            </w:pPr>
            <w:ins w:id="1373" w:author="yang huiwen" w:date="2021-05-08T13:48:00Z">
              <w:r>
                <w:rPr>
                  <w:sz w:val="15"/>
                  <w:szCs w:val="15"/>
                </w:rPr>
                <w:t>-0.001</w:t>
              </w:r>
            </w:ins>
            <w:del w:id="1374" w:author="yang huiwen" w:date="2021-05-07T20:36:00Z">
              <w:r w:rsidR="00907E3B" w:rsidRPr="00DD3FC7" w:rsidDel="002B6214">
                <w:rPr>
                  <w:sz w:val="15"/>
                  <w:szCs w:val="15"/>
                </w:rPr>
                <w:delText>-</w:delText>
              </w:r>
              <w:r w:rsidR="00907E3B" w:rsidRPr="00DD3FC7" w:rsidDel="002B6214">
                <w:rPr>
                  <w:rFonts w:hint="eastAsia"/>
                  <w:sz w:val="15"/>
                  <w:szCs w:val="15"/>
                </w:rPr>
                <w:delText>0</w:delText>
              </w:r>
              <w:r w:rsidR="00907E3B" w:rsidRPr="00DD3FC7" w:rsidDel="002B6214">
                <w:rPr>
                  <w:sz w:val="15"/>
                  <w:szCs w:val="15"/>
                </w:rPr>
                <w:delText>.03</w:delText>
              </w:r>
            </w:del>
          </w:p>
        </w:tc>
        <w:tc>
          <w:tcPr>
            <w:tcW w:w="0" w:type="auto"/>
            <w:vAlign w:val="center"/>
            <w:tcPrChange w:id="1375" w:author="yang huiwen" w:date="2021-05-08T13:57:00Z">
              <w:tcPr>
                <w:tcW w:w="0" w:type="auto"/>
                <w:gridSpan w:val="2"/>
              </w:tcPr>
            </w:tcPrChange>
          </w:tcPr>
          <w:p w14:paraId="7C79A149" w14:textId="79C58A5A" w:rsidR="00907E3B" w:rsidRPr="002E05A7" w:rsidRDefault="009E14E6" w:rsidP="00F97D13">
            <w:pPr>
              <w:jc w:val="center"/>
              <w:rPr>
                <w:sz w:val="15"/>
                <w:szCs w:val="15"/>
              </w:rPr>
            </w:pPr>
            <w:ins w:id="1376" w:author="yang huiwen" w:date="2021-05-08T13:48:00Z">
              <w:r>
                <w:rPr>
                  <w:sz w:val="15"/>
                  <w:szCs w:val="15"/>
                </w:rPr>
                <w:t>-0.003</w:t>
              </w:r>
            </w:ins>
            <w:del w:id="1377"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5A6DEA52" w14:textId="77777777" w:rsidTr="00CB3876">
        <w:trPr>
          <w:jc w:val="center"/>
          <w:trPrChange w:id="1378" w:author="yang huiwen" w:date="2021-05-08T13:57:00Z">
            <w:trPr>
              <w:gridAfter w:val="0"/>
              <w:jc w:val="center"/>
            </w:trPr>
          </w:trPrChange>
        </w:trPr>
        <w:tc>
          <w:tcPr>
            <w:tcW w:w="0" w:type="auto"/>
            <w:vAlign w:val="center"/>
            <w:tcPrChange w:id="1379" w:author="yang huiwen" w:date="2021-05-08T13:57:00Z">
              <w:tcPr>
                <w:tcW w:w="0" w:type="auto"/>
              </w:tcPr>
            </w:tcPrChange>
          </w:tcPr>
          <w:p w14:paraId="278C3BE2" w14:textId="77777777" w:rsidR="00907E3B" w:rsidRPr="002E05A7" w:rsidRDefault="00907E3B" w:rsidP="00CB3876">
            <w:pPr>
              <w:jc w:val="center"/>
              <w:rPr>
                <w:sz w:val="15"/>
                <w:szCs w:val="15"/>
              </w:rPr>
            </w:pPr>
            <w:r w:rsidRPr="002E05A7">
              <w:rPr>
                <w:sz w:val="15"/>
                <w:szCs w:val="15"/>
              </w:rPr>
              <w:t>3</w:t>
            </w:r>
          </w:p>
        </w:tc>
        <w:tc>
          <w:tcPr>
            <w:tcW w:w="0" w:type="auto"/>
            <w:vAlign w:val="center"/>
            <w:tcPrChange w:id="1380" w:author="yang huiwen" w:date="2021-05-08T13:57:00Z">
              <w:tcPr>
                <w:tcW w:w="0" w:type="auto"/>
                <w:gridSpan w:val="2"/>
              </w:tcPr>
            </w:tcPrChange>
          </w:tcPr>
          <w:p w14:paraId="49E216FB" w14:textId="54370203" w:rsidR="00907E3B" w:rsidRPr="002E05A7" w:rsidRDefault="00907E3B" w:rsidP="00F97D13">
            <w:pPr>
              <w:jc w:val="center"/>
              <w:rPr>
                <w:sz w:val="15"/>
                <w:szCs w:val="15"/>
              </w:rPr>
            </w:pPr>
            <w:r w:rsidRPr="002E05A7">
              <w:rPr>
                <w:sz w:val="15"/>
                <w:szCs w:val="15"/>
              </w:rPr>
              <w:t>0.</w:t>
            </w:r>
            <w:ins w:id="1381" w:author="yang huiwen" w:date="2021-05-08T13:48:00Z">
              <w:r w:rsidR="009E14E6">
                <w:rPr>
                  <w:sz w:val="15"/>
                  <w:szCs w:val="15"/>
                </w:rPr>
                <w:t>926</w:t>
              </w:r>
            </w:ins>
            <w:del w:id="1382" w:author="yang huiwen" w:date="2021-05-08T13:48:00Z">
              <w:r w:rsidRPr="002E05A7" w:rsidDel="009E14E6">
                <w:rPr>
                  <w:sz w:val="15"/>
                  <w:szCs w:val="15"/>
                </w:rPr>
                <w:delText>575</w:delText>
              </w:r>
            </w:del>
          </w:p>
        </w:tc>
        <w:tc>
          <w:tcPr>
            <w:tcW w:w="0" w:type="auto"/>
            <w:vAlign w:val="center"/>
            <w:tcPrChange w:id="1383" w:author="yang huiwen" w:date="2021-05-08T13:57:00Z">
              <w:tcPr>
                <w:tcW w:w="0" w:type="auto"/>
                <w:gridSpan w:val="2"/>
              </w:tcPr>
            </w:tcPrChange>
          </w:tcPr>
          <w:p w14:paraId="019878C6" w14:textId="78E371E0" w:rsidR="00907E3B" w:rsidRPr="002E05A7" w:rsidRDefault="00907E3B" w:rsidP="00F97D13">
            <w:pPr>
              <w:jc w:val="center"/>
              <w:rPr>
                <w:sz w:val="15"/>
                <w:szCs w:val="15"/>
              </w:rPr>
            </w:pPr>
            <w:ins w:id="1384" w:author="yang huiwen" w:date="2021-05-08T13:48:00Z">
              <w:r w:rsidRPr="00CA63FC">
                <w:rPr>
                  <w:sz w:val="15"/>
                  <w:szCs w:val="15"/>
                </w:rPr>
                <w:t>0</w:t>
              </w:r>
            </w:ins>
            <w:ins w:id="1385" w:author="yang huiwen" w:date="2021-05-08T13:49:00Z">
              <w:r w:rsidR="009E14E6">
                <w:rPr>
                  <w:rFonts w:hint="eastAsia"/>
                  <w:sz w:val="15"/>
                  <w:szCs w:val="15"/>
                </w:rPr>
                <w:t>.</w:t>
              </w:r>
            </w:ins>
            <w:ins w:id="1386" w:author="yang huiwen" w:date="2021-05-08T13:48:00Z">
              <w:r w:rsidR="009E14E6">
                <w:rPr>
                  <w:rFonts w:hint="eastAsia"/>
                  <w:sz w:val="15"/>
                  <w:szCs w:val="15"/>
                </w:rPr>
                <w:t>0</w:t>
              </w:r>
              <w:r w:rsidR="009E14E6">
                <w:rPr>
                  <w:sz w:val="15"/>
                  <w:szCs w:val="15"/>
                </w:rPr>
                <w:t>02</w:t>
              </w:r>
            </w:ins>
            <w:del w:id="1387" w:author="yang huiwen" w:date="2021-05-08T13:48:00Z">
              <w:r w:rsidRPr="00607A33" w:rsidDel="00961F0F">
                <w:rPr>
                  <w:sz w:val="15"/>
                  <w:szCs w:val="15"/>
                </w:rPr>
                <w:delText>+</w:delText>
              </w:r>
              <w:r w:rsidRPr="00607A33" w:rsidDel="00961F0F">
                <w:rPr>
                  <w:rFonts w:hint="eastAsia"/>
                  <w:sz w:val="15"/>
                  <w:szCs w:val="15"/>
                </w:rPr>
                <w:delText>0</w:delText>
              </w:r>
              <w:r w:rsidRPr="00607A33" w:rsidDel="00961F0F">
                <w:rPr>
                  <w:sz w:val="15"/>
                  <w:szCs w:val="15"/>
                </w:rPr>
                <w:delText>.03</w:delText>
              </w:r>
            </w:del>
          </w:p>
        </w:tc>
        <w:tc>
          <w:tcPr>
            <w:tcW w:w="0" w:type="auto"/>
            <w:vAlign w:val="center"/>
            <w:tcPrChange w:id="1388" w:author="yang huiwen" w:date="2021-05-08T13:57:00Z">
              <w:tcPr>
                <w:tcW w:w="0" w:type="auto"/>
              </w:tcPr>
            </w:tcPrChange>
          </w:tcPr>
          <w:p w14:paraId="515DF262" w14:textId="40077719" w:rsidR="00907E3B" w:rsidRPr="002E05A7" w:rsidRDefault="00907E3B" w:rsidP="00F97D13">
            <w:pPr>
              <w:jc w:val="center"/>
              <w:rPr>
                <w:sz w:val="15"/>
                <w:szCs w:val="15"/>
              </w:rPr>
            </w:pPr>
            <w:ins w:id="1389" w:author="yang huiwen" w:date="2021-05-08T13:48:00Z">
              <w:r w:rsidRPr="00CA63FC">
                <w:rPr>
                  <w:sz w:val="15"/>
                  <w:szCs w:val="15"/>
                </w:rPr>
                <w:t>0</w:t>
              </w:r>
            </w:ins>
            <w:ins w:id="1390" w:author="yang huiwen" w:date="2021-05-08T13:49:00Z">
              <w:r w:rsidR="009E14E6">
                <w:rPr>
                  <w:rFonts w:hint="eastAsia"/>
                  <w:sz w:val="15"/>
                  <w:szCs w:val="15"/>
                </w:rPr>
                <w:t>.</w:t>
              </w:r>
              <w:r w:rsidR="009E14E6">
                <w:rPr>
                  <w:sz w:val="15"/>
                  <w:szCs w:val="15"/>
                </w:rPr>
                <w:t>003</w:t>
              </w:r>
            </w:ins>
            <w:del w:id="1391" w:author="yang huiwen" w:date="2021-05-08T13:48:00Z">
              <w:r w:rsidRPr="00DD3FC7" w:rsidDel="00961F0F">
                <w:rPr>
                  <w:sz w:val="15"/>
                  <w:szCs w:val="15"/>
                </w:rPr>
                <w:delText>-</w:delText>
              </w:r>
              <w:r w:rsidRPr="00DD3FC7" w:rsidDel="00961F0F">
                <w:rPr>
                  <w:rFonts w:hint="eastAsia"/>
                  <w:sz w:val="15"/>
                  <w:szCs w:val="15"/>
                </w:rPr>
                <w:delText>0</w:delText>
              </w:r>
              <w:r w:rsidRPr="00DD3FC7" w:rsidDel="00961F0F">
                <w:rPr>
                  <w:sz w:val="15"/>
                  <w:szCs w:val="15"/>
                </w:rPr>
                <w:delText>.03</w:delText>
              </w:r>
            </w:del>
          </w:p>
        </w:tc>
        <w:tc>
          <w:tcPr>
            <w:tcW w:w="0" w:type="auto"/>
            <w:vAlign w:val="center"/>
            <w:tcPrChange w:id="1392" w:author="yang huiwen" w:date="2021-05-08T13:57:00Z">
              <w:tcPr>
                <w:tcW w:w="0" w:type="auto"/>
                <w:gridSpan w:val="2"/>
              </w:tcPr>
            </w:tcPrChange>
          </w:tcPr>
          <w:p w14:paraId="1C288B1F" w14:textId="41097741" w:rsidR="00907E3B" w:rsidRPr="002E05A7" w:rsidRDefault="009215B7" w:rsidP="00D50417">
            <w:pPr>
              <w:jc w:val="center"/>
              <w:rPr>
                <w:sz w:val="15"/>
                <w:szCs w:val="15"/>
              </w:rPr>
            </w:pPr>
            <w:ins w:id="1393" w:author="yang huiwen" w:date="2021-05-08T13:49:00Z">
              <w:r>
                <w:rPr>
                  <w:sz w:val="15"/>
                  <w:szCs w:val="15"/>
                </w:rPr>
                <w:t>-0.001</w:t>
              </w:r>
            </w:ins>
            <w:del w:id="1394"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2D21D002" w14:textId="77777777" w:rsidTr="00CB3876">
        <w:trPr>
          <w:jc w:val="center"/>
          <w:trPrChange w:id="1395" w:author="yang huiwen" w:date="2021-05-08T13:57:00Z">
            <w:trPr>
              <w:gridAfter w:val="0"/>
              <w:jc w:val="center"/>
            </w:trPr>
          </w:trPrChange>
        </w:trPr>
        <w:tc>
          <w:tcPr>
            <w:tcW w:w="0" w:type="auto"/>
            <w:vAlign w:val="center"/>
            <w:tcPrChange w:id="1396" w:author="yang huiwen" w:date="2021-05-08T13:57:00Z">
              <w:tcPr>
                <w:tcW w:w="0" w:type="auto"/>
              </w:tcPr>
            </w:tcPrChange>
          </w:tcPr>
          <w:p w14:paraId="45C31F42" w14:textId="77777777" w:rsidR="00907E3B" w:rsidRPr="002E05A7" w:rsidRDefault="00907E3B" w:rsidP="00CB3876">
            <w:pPr>
              <w:jc w:val="center"/>
              <w:rPr>
                <w:sz w:val="15"/>
                <w:szCs w:val="15"/>
              </w:rPr>
            </w:pPr>
            <w:r w:rsidRPr="002E05A7">
              <w:rPr>
                <w:sz w:val="15"/>
                <w:szCs w:val="15"/>
              </w:rPr>
              <w:t>4</w:t>
            </w:r>
          </w:p>
        </w:tc>
        <w:tc>
          <w:tcPr>
            <w:tcW w:w="0" w:type="auto"/>
            <w:vAlign w:val="center"/>
            <w:tcPrChange w:id="1397" w:author="yang huiwen" w:date="2021-05-08T13:57:00Z">
              <w:tcPr>
                <w:tcW w:w="0" w:type="auto"/>
                <w:gridSpan w:val="2"/>
              </w:tcPr>
            </w:tcPrChange>
          </w:tcPr>
          <w:p w14:paraId="69930E27" w14:textId="633C04D7" w:rsidR="00907E3B" w:rsidRPr="002E05A7" w:rsidRDefault="00907E3B" w:rsidP="00F97D13">
            <w:pPr>
              <w:jc w:val="center"/>
              <w:rPr>
                <w:sz w:val="15"/>
                <w:szCs w:val="15"/>
              </w:rPr>
            </w:pPr>
            <w:r w:rsidRPr="002E05A7">
              <w:rPr>
                <w:sz w:val="15"/>
                <w:szCs w:val="15"/>
              </w:rPr>
              <w:t>0.</w:t>
            </w:r>
            <w:ins w:id="1398" w:author="yang huiwen" w:date="2021-05-08T13:49:00Z">
              <w:r w:rsidR="009215B7">
                <w:rPr>
                  <w:sz w:val="15"/>
                  <w:szCs w:val="15"/>
                </w:rPr>
                <w:t>926</w:t>
              </w:r>
            </w:ins>
            <w:del w:id="1399" w:author="yang huiwen" w:date="2021-05-08T13:49:00Z">
              <w:r w:rsidRPr="002E05A7" w:rsidDel="009215B7">
                <w:rPr>
                  <w:sz w:val="15"/>
                  <w:szCs w:val="15"/>
                </w:rPr>
                <w:delText>331</w:delText>
              </w:r>
            </w:del>
          </w:p>
        </w:tc>
        <w:tc>
          <w:tcPr>
            <w:tcW w:w="0" w:type="auto"/>
            <w:vAlign w:val="center"/>
            <w:tcPrChange w:id="1400" w:author="yang huiwen" w:date="2021-05-08T13:57:00Z">
              <w:tcPr>
                <w:tcW w:w="0" w:type="auto"/>
                <w:gridSpan w:val="2"/>
              </w:tcPr>
            </w:tcPrChange>
          </w:tcPr>
          <w:p w14:paraId="4992CC94" w14:textId="5FCE7800" w:rsidR="00907E3B" w:rsidRPr="002E05A7" w:rsidRDefault="00907E3B" w:rsidP="00F97D13">
            <w:pPr>
              <w:jc w:val="center"/>
              <w:rPr>
                <w:sz w:val="15"/>
                <w:szCs w:val="15"/>
              </w:rPr>
            </w:pPr>
            <w:ins w:id="1401" w:author="yang huiwen" w:date="2021-05-08T13:48:00Z">
              <w:r w:rsidRPr="00CA63FC">
                <w:rPr>
                  <w:sz w:val="15"/>
                  <w:szCs w:val="15"/>
                </w:rPr>
                <w:t>0</w:t>
              </w:r>
            </w:ins>
            <w:ins w:id="1402" w:author="yang huiwen" w:date="2021-05-08T13:49:00Z">
              <w:r w:rsidR="009215B7">
                <w:rPr>
                  <w:sz w:val="15"/>
                  <w:szCs w:val="15"/>
                </w:rPr>
                <w:t>.002</w:t>
              </w:r>
            </w:ins>
            <w:del w:id="1403" w:author="yang huiwen" w:date="2021-05-08T13:48:00Z">
              <w:r w:rsidRPr="00607A33" w:rsidDel="00961F0F">
                <w:rPr>
                  <w:sz w:val="15"/>
                  <w:szCs w:val="15"/>
                </w:rPr>
                <w:delText>+</w:delText>
              </w:r>
              <w:r w:rsidRPr="00607A33" w:rsidDel="00961F0F">
                <w:rPr>
                  <w:rFonts w:hint="eastAsia"/>
                  <w:sz w:val="15"/>
                  <w:szCs w:val="15"/>
                </w:rPr>
                <w:delText>0</w:delText>
              </w:r>
              <w:r w:rsidRPr="00607A33" w:rsidDel="00961F0F">
                <w:rPr>
                  <w:sz w:val="15"/>
                  <w:szCs w:val="15"/>
                </w:rPr>
                <w:delText>.03</w:delText>
              </w:r>
            </w:del>
          </w:p>
        </w:tc>
        <w:tc>
          <w:tcPr>
            <w:tcW w:w="0" w:type="auto"/>
            <w:vAlign w:val="center"/>
            <w:tcPrChange w:id="1404" w:author="yang huiwen" w:date="2021-05-08T13:57:00Z">
              <w:tcPr>
                <w:tcW w:w="0" w:type="auto"/>
              </w:tcPr>
            </w:tcPrChange>
          </w:tcPr>
          <w:p w14:paraId="1FBF1E83" w14:textId="6C0CEE6B" w:rsidR="00907E3B" w:rsidRPr="002E05A7" w:rsidRDefault="00907E3B" w:rsidP="00F97D13">
            <w:pPr>
              <w:jc w:val="center"/>
              <w:rPr>
                <w:sz w:val="15"/>
                <w:szCs w:val="15"/>
              </w:rPr>
            </w:pPr>
            <w:ins w:id="1405" w:author="yang huiwen" w:date="2021-05-08T13:48:00Z">
              <w:r w:rsidRPr="00CA63FC">
                <w:rPr>
                  <w:sz w:val="15"/>
                  <w:szCs w:val="15"/>
                </w:rPr>
                <w:t>0</w:t>
              </w:r>
            </w:ins>
            <w:ins w:id="1406" w:author="yang huiwen" w:date="2021-05-08T13:49:00Z">
              <w:r w:rsidR="009215B7">
                <w:rPr>
                  <w:sz w:val="15"/>
                  <w:szCs w:val="15"/>
                </w:rPr>
                <w:t>.001</w:t>
              </w:r>
            </w:ins>
            <w:del w:id="1407" w:author="yang huiwen" w:date="2021-05-08T13:48:00Z">
              <w:r w:rsidRPr="00DD3FC7" w:rsidDel="00961F0F">
                <w:rPr>
                  <w:sz w:val="15"/>
                  <w:szCs w:val="15"/>
                </w:rPr>
                <w:delText>-</w:delText>
              </w:r>
              <w:r w:rsidRPr="00DD3FC7" w:rsidDel="00961F0F">
                <w:rPr>
                  <w:rFonts w:hint="eastAsia"/>
                  <w:sz w:val="15"/>
                  <w:szCs w:val="15"/>
                </w:rPr>
                <w:delText>0</w:delText>
              </w:r>
              <w:r w:rsidRPr="00DD3FC7" w:rsidDel="00961F0F">
                <w:rPr>
                  <w:sz w:val="15"/>
                  <w:szCs w:val="15"/>
                </w:rPr>
                <w:delText>.03</w:delText>
              </w:r>
            </w:del>
          </w:p>
        </w:tc>
        <w:tc>
          <w:tcPr>
            <w:tcW w:w="0" w:type="auto"/>
            <w:vAlign w:val="center"/>
            <w:tcPrChange w:id="1408" w:author="yang huiwen" w:date="2021-05-08T13:57:00Z">
              <w:tcPr>
                <w:tcW w:w="0" w:type="auto"/>
                <w:gridSpan w:val="2"/>
              </w:tcPr>
            </w:tcPrChange>
          </w:tcPr>
          <w:p w14:paraId="02024BC7" w14:textId="5AF04339" w:rsidR="00907E3B" w:rsidRPr="002E05A7" w:rsidRDefault="009215B7" w:rsidP="00D50417">
            <w:pPr>
              <w:jc w:val="center"/>
              <w:rPr>
                <w:sz w:val="15"/>
                <w:szCs w:val="15"/>
              </w:rPr>
            </w:pPr>
            <w:ins w:id="1409" w:author="yang huiwen" w:date="2021-05-08T13:49:00Z">
              <w:r>
                <w:rPr>
                  <w:sz w:val="15"/>
                  <w:szCs w:val="15"/>
                </w:rPr>
                <w:t>-</w:t>
              </w:r>
            </w:ins>
            <w:ins w:id="1410" w:author="yang huiwen" w:date="2021-05-08T13:48:00Z">
              <w:r w:rsidR="00907E3B" w:rsidRPr="00CA63FC">
                <w:rPr>
                  <w:sz w:val="15"/>
                  <w:szCs w:val="15"/>
                </w:rPr>
                <w:t>0</w:t>
              </w:r>
            </w:ins>
            <w:ins w:id="1411" w:author="yang huiwen" w:date="2021-05-08T13:49:00Z">
              <w:r>
                <w:rPr>
                  <w:sz w:val="15"/>
                  <w:szCs w:val="15"/>
                </w:rPr>
                <w:t>.003</w:t>
              </w:r>
            </w:ins>
            <w:del w:id="1412"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39AC76B2" w14:textId="77777777" w:rsidTr="00CB3876">
        <w:trPr>
          <w:jc w:val="center"/>
          <w:trPrChange w:id="1413" w:author="yang huiwen" w:date="2021-05-08T13:57:00Z">
            <w:trPr>
              <w:gridAfter w:val="0"/>
              <w:jc w:val="center"/>
            </w:trPr>
          </w:trPrChange>
        </w:trPr>
        <w:tc>
          <w:tcPr>
            <w:tcW w:w="0" w:type="auto"/>
            <w:vAlign w:val="center"/>
            <w:tcPrChange w:id="1414" w:author="yang huiwen" w:date="2021-05-08T13:57:00Z">
              <w:tcPr>
                <w:tcW w:w="0" w:type="auto"/>
              </w:tcPr>
            </w:tcPrChange>
          </w:tcPr>
          <w:p w14:paraId="0535B7D8" w14:textId="77777777" w:rsidR="00907E3B" w:rsidRPr="002E05A7" w:rsidRDefault="00907E3B" w:rsidP="00CB3876">
            <w:pPr>
              <w:jc w:val="center"/>
              <w:rPr>
                <w:sz w:val="15"/>
                <w:szCs w:val="15"/>
              </w:rPr>
            </w:pPr>
            <w:r w:rsidRPr="002E05A7">
              <w:rPr>
                <w:sz w:val="15"/>
                <w:szCs w:val="15"/>
              </w:rPr>
              <w:t>5</w:t>
            </w:r>
          </w:p>
        </w:tc>
        <w:tc>
          <w:tcPr>
            <w:tcW w:w="0" w:type="auto"/>
            <w:vAlign w:val="center"/>
            <w:tcPrChange w:id="1415" w:author="yang huiwen" w:date="2021-05-08T13:57:00Z">
              <w:tcPr>
                <w:tcW w:w="0" w:type="auto"/>
                <w:gridSpan w:val="2"/>
              </w:tcPr>
            </w:tcPrChange>
          </w:tcPr>
          <w:p w14:paraId="78DA9F26" w14:textId="7476171D" w:rsidR="00907E3B" w:rsidRPr="002E05A7" w:rsidRDefault="00907E3B" w:rsidP="00F97D13">
            <w:pPr>
              <w:jc w:val="center"/>
              <w:rPr>
                <w:sz w:val="15"/>
                <w:szCs w:val="15"/>
              </w:rPr>
            </w:pPr>
            <w:r w:rsidRPr="002E05A7">
              <w:rPr>
                <w:sz w:val="15"/>
                <w:szCs w:val="15"/>
              </w:rPr>
              <w:t>0.</w:t>
            </w:r>
            <w:ins w:id="1416" w:author="yang huiwen" w:date="2021-05-08T13:50:00Z">
              <w:r w:rsidR="009215B7">
                <w:rPr>
                  <w:sz w:val="15"/>
                  <w:szCs w:val="15"/>
                </w:rPr>
                <w:t>929</w:t>
              </w:r>
            </w:ins>
            <w:del w:id="1417" w:author="yang huiwen" w:date="2021-05-08T13:50:00Z">
              <w:r w:rsidRPr="002E05A7" w:rsidDel="009215B7">
                <w:rPr>
                  <w:sz w:val="15"/>
                  <w:szCs w:val="15"/>
                </w:rPr>
                <w:delText>306</w:delText>
              </w:r>
            </w:del>
          </w:p>
        </w:tc>
        <w:tc>
          <w:tcPr>
            <w:tcW w:w="0" w:type="auto"/>
            <w:vAlign w:val="center"/>
            <w:tcPrChange w:id="1418" w:author="yang huiwen" w:date="2021-05-08T13:57:00Z">
              <w:tcPr>
                <w:tcW w:w="0" w:type="auto"/>
                <w:gridSpan w:val="2"/>
              </w:tcPr>
            </w:tcPrChange>
          </w:tcPr>
          <w:p w14:paraId="76187228" w14:textId="57F6EE16" w:rsidR="00907E3B" w:rsidRPr="002E05A7" w:rsidRDefault="00907E3B" w:rsidP="00F97D13">
            <w:pPr>
              <w:jc w:val="center"/>
              <w:rPr>
                <w:sz w:val="15"/>
                <w:szCs w:val="15"/>
              </w:rPr>
            </w:pPr>
            <w:ins w:id="1419" w:author="yang huiwen" w:date="2021-05-08T13:48:00Z">
              <w:r w:rsidRPr="00CA63FC">
                <w:rPr>
                  <w:sz w:val="15"/>
                  <w:szCs w:val="15"/>
                </w:rPr>
                <w:t>0</w:t>
              </w:r>
            </w:ins>
            <w:ins w:id="1420" w:author="yang huiwen" w:date="2021-05-08T13:50:00Z">
              <w:r w:rsidR="009215B7" w:rsidRPr="009215B7">
                <w:rPr>
                  <w:sz w:val="15"/>
                  <w:szCs w:val="15"/>
                </w:rPr>
                <w:t>.002</w:t>
              </w:r>
            </w:ins>
            <w:del w:id="1421" w:author="yang huiwen" w:date="2021-05-08T13:48:00Z">
              <w:r w:rsidRPr="00607A33" w:rsidDel="00961F0F">
                <w:rPr>
                  <w:sz w:val="15"/>
                  <w:szCs w:val="15"/>
                </w:rPr>
                <w:delText>+</w:delText>
              </w:r>
              <w:r w:rsidRPr="00607A33" w:rsidDel="00961F0F">
                <w:rPr>
                  <w:rFonts w:hint="eastAsia"/>
                  <w:sz w:val="15"/>
                  <w:szCs w:val="15"/>
                </w:rPr>
                <w:delText>0</w:delText>
              </w:r>
              <w:r w:rsidRPr="00607A33" w:rsidDel="00961F0F">
                <w:rPr>
                  <w:sz w:val="15"/>
                  <w:szCs w:val="15"/>
                </w:rPr>
                <w:delText>.03</w:delText>
              </w:r>
            </w:del>
          </w:p>
        </w:tc>
        <w:tc>
          <w:tcPr>
            <w:tcW w:w="0" w:type="auto"/>
            <w:vAlign w:val="center"/>
            <w:tcPrChange w:id="1422" w:author="yang huiwen" w:date="2021-05-08T13:57:00Z">
              <w:tcPr>
                <w:tcW w:w="0" w:type="auto"/>
              </w:tcPr>
            </w:tcPrChange>
          </w:tcPr>
          <w:p w14:paraId="22E06464" w14:textId="6E691505" w:rsidR="00907E3B" w:rsidRPr="002E05A7" w:rsidRDefault="00907E3B" w:rsidP="00F97D13">
            <w:pPr>
              <w:jc w:val="center"/>
              <w:rPr>
                <w:sz w:val="15"/>
                <w:szCs w:val="15"/>
              </w:rPr>
            </w:pPr>
            <w:ins w:id="1423" w:author="yang huiwen" w:date="2021-05-08T13:48:00Z">
              <w:r w:rsidRPr="00CA63FC">
                <w:rPr>
                  <w:sz w:val="15"/>
                  <w:szCs w:val="15"/>
                </w:rPr>
                <w:t>0</w:t>
              </w:r>
            </w:ins>
            <w:del w:id="1424" w:author="yang huiwen" w:date="2021-05-08T13:48:00Z">
              <w:r w:rsidRPr="00DD3FC7" w:rsidDel="00961F0F">
                <w:rPr>
                  <w:sz w:val="15"/>
                  <w:szCs w:val="15"/>
                </w:rPr>
                <w:delText>-</w:delText>
              </w:r>
              <w:r w:rsidRPr="00DD3FC7" w:rsidDel="00961F0F">
                <w:rPr>
                  <w:rFonts w:hint="eastAsia"/>
                  <w:sz w:val="15"/>
                  <w:szCs w:val="15"/>
                </w:rPr>
                <w:delText>0</w:delText>
              </w:r>
              <w:r w:rsidRPr="00DD3FC7" w:rsidDel="00961F0F">
                <w:rPr>
                  <w:sz w:val="15"/>
                  <w:szCs w:val="15"/>
                </w:rPr>
                <w:delText>.03</w:delText>
              </w:r>
            </w:del>
          </w:p>
        </w:tc>
        <w:tc>
          <w:tcPr>
            <w:tcW w:w="0" w:type="auto"/>
            <w:vAlign w:val="center"/>
            <w:tcPrChange w:id="1425" w:author="yang huiwen" w:date="2021-05-08T13:57:00Z">
              <w:tcPr>
                <w:tcW w:w="0" w:type="auto"/>
                <w:gridSpan w:val="2"/>
              </w:tcPr>
            </w:tcPrChange>
          </w:tcPr>
          <w:p w14:paraId="15780D8C" w14:textId="4B069A40" w:rsidR="00907E3B" w:rsidRPr="002E05A7" w:rsidRDefault="009215B7" w:rsidP="00D50417">
            <w:pPr>
              <w:jc w:val="center"/>
              <w:rPr>
                <w:sz w:val="15"/>
                <w:szCs w:val="15"/>
              </w:rPr>
            </w:pPr>
            <w:ins w:id="1426" w:author="yang huiwen" w:date="2021-05-08T13:50:00Z">
              <w:r>
                <w:rPr>
                  <w:sz w:val="15"/>
                  <w:szCs w:val="15"/>
                </w:rPr>
                <w:t>-</w:t>
              </w:r>
            </w:ins>
            <w:ins w:id="1427" w:author="yang huiwen" w:date="2021-05-08T13:48:00Z">
              <w:r w:rsidR="00907E3B" w:rsidRPr="00CA63FC">
                <w:rPr>
                  <w:sz w:val="15"/>
                  <w:szCs w:val="15"/>
                </w:rPr>
                <w:t>0</w:t>
              </w:r>
            </w:ins>
            <w:ins w:id="1428" w:author="yang huiwen" w:date="2021-05-08T13:50:00Z">
              <w:r w:rsidRPr="009215B7">
                <w:rPr>
                  <w:sz w:val="15"/>
                  <w:szCs w:val="15"/>
                </w:rPr>
                <w:t>.002</w:t>
              </w:r>
            </w:ins>
            <w:del w:id="1429"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17342912" w14:textId="77777777" w:rsidTr="00CB3876">
        <w:trPr>
          <w:jc w:val="center"/>
          <w:trPrChange w:id="1430" w:author="yang huiwen" w:date="2021-05-08T13:57:00Z">
            <w:trPr>
              <w:gridAfter w:val="0"/>
              <w:jc w:val="center"/>
            </w:trPr>
          </w:trPrChange>
        </w:trPr>
        <w:tc>
          <w:tcPr>
            <w:tcW w:w="0" w:type="auto"/>
            <w:vAlign w:val="center"/>
            <w:tcPrChange w:id="1431" w:author="yang huiwen" w:date="2021-05-08T13:57:00Z">
              <w:tcPr>
                <w:tcW w:w="0" w:type="auto"/>
              </w:tcPr>
            </w:tcPrChange>
          </w:tcPr>
          <w:p w14:paraId="28526567" w14:textId="77777777" w:rsidR="00907E3B" w:rsidRPr="002E05A7" w:rsidRDefault="00907E3B" w:rsidP="00CB3876">
            <w:pPr>
              <w:jc w:val="center"/>
              <w:rPr>
                <w:sz w:val="15"/>
                <w:szCs w:val="15"/>
              </w:rPr>
            </w:pPr>
            <w:r w:rsidRPr="002E05A7">
              <w:rPr>
                <w:sz w:val="15"/>
                <w:szCs w:val="15"/>
              </w:rPr>
              <w:t>6</w:t>
            </w:r>
          </w:p>
        </w:tc>
        <w:tc>
          <w:tcPr>
            <w:tcW w:w="0" w:type="auto"/>
            <w:vAlign w:val="center"/>
            <w:tcPrChange w:id="1432" w:author="yang huiwen" w:date="2021-05-08T13:57:00Z">
              <w:tcPr>
                <w:tcW w:w="0" w:type="auto"/>
                <w:gridSpan w:val="2"/>
              </w:tcPr>
            </w:tcPrChange>
          </w:tcPr>
          <w:p w14:paraId="7C08F8FB" w14:textId="1220E405" w:rsidR="00907E3B" w:rsidRPr="002E05A7" w:rsidRDefault="00907E3B" w:rsidP="00F97D13">
            <w:pPr>
              <w:jc w:val="center"/>
              <w:rPr>
                <w:sz w:val="15"/>
                <w:szCs w:val="15"/>
              </w:rPr>
            </w:pPr>
            <w:r w:rsidRPr="002E05A7">
              <w:rPr>
                <w:sz w:val="15"/>
                <w:szCs w:val="15"/>
              </w:rPr>
              <w:t>0.</w:t>
            </w:r>
            <w:ins w:id="1433" w:author="yang huiwen" w:date="2021-05-08T13:50:00Z">
              <w:r w:rsidR="009215B7">
                <w:rPr>
                  <w:sz w:val="15"/>
                  <w:szCs w:val="15"/>
                </w:rPr>
                <w:t>919</w:t>
              </w:r>
            </w:ins>
            <w:del w:id="1434" w:author="yang huiwen" w:date="2021-05-08T13:50:00Z">
              <w:r w:rsidRPr="002E05A7" w:rsidDel="009215B7">
                <w:rPr>
                  <w:sz w:val="15"/>
                  <w:szCs w:val="15"/>
                </w:rPr>
                <w:delText>235</w:delText>
              </w:r>
            </w:del>
          </w:p>
        </w:tc>
        <w:tc>
          <w:tcPr>
            <w:tcW w:w="0" w:type="auto"/>
            <w:vAlign w:val="center"/>
            <w:tcPrChange w:id="1435" w:author="yang huiwen" w:date="2021-05-08T13:57:00Z">
              <w:tcPr>
                <w:tcW w:w="0" w:type="auto"/>
                <w:gridSpan w:val="2"/>
              </w:tcPr>
            </w:tcPrChange>
          </w:tcPr>
          <w:p w14:paraId="7F44A9D8" w14:textId="27F53673" w:rsidR="00907E3B" w:rsidRPr="002E05A7" w:rsidRDefault="00907E3B" w:rsidP="00F97D13">
            <w:pPr>
              <w:jc w:val="center"/>
              <w:rPr>
                <w:sz w:val="15"/>
                <w:szCs w:val="15"/>
              </w:rPr>
            </w:pPr>
            <w:ins w:id="1436" w:author="yang huiwen" w:date="2021-05-08T13:48:00Z">
              <w:r w:rsidRPr="00CA63FC">
                <w:rPr>
                  <w:sz w:val="15"/>
                  <w:szCs w:val="15"/>
                </w:rPr>
                <w:t>0</w:t>
              </w:r>
            </w:ins>
            <w:ins w:id="1437" w:author="yang huiwen" w:date="2021-05-08T13:52:00Z">
              <w:r w:rsidR="005D09FF">
                <w:rPr>
                  <w:sz w:val="15"/>
                  <w:szCs w:val="15"/>
                </w:rPr>
                <w:t>.004</w:t>
              </w:r>
            </w:ins>
            <w:del w:id="1438" w:author="yang huiwen" w:date="2021-05-08T13:48:00Z">
              <w:r w:rsidRPr="00607A33" w:rsidDel="00961F0F">
                <w:rPr>
                  <w:sz w:val="15"/>
                  <w:szCs w:val="15"/>
                </w:rPr>
                <w:delText>+</w:delText>
              </w:r>
              <w:r w:rsidRPr="00607A33" w:rsidDel="00961F0F">
                <w:rPr>
                  <w:rFonts w:hint="eastAsia"/>
                  <w:sz w:val="15"/>
                  <w:szCs w:val="15"/>
                </w:rPr>
                <w:delText>0</w:delText>
              </w:r>
              <w:r w:rsidRPr="00607A33" w:rsidDel="00961F0F">
                <w:rPr>
                  <w:sz w:val="15"/>
                  <w:szCs w:val="15"/>
                </w:rPr>
                <w:delText>.03</w:delText>
              </w:r>
            </w:del>
          </w:p>
        </w:tc>
        <w:tc>
          <w:tcPr>
            <w:tcW w:w="0" w:type="auto"/>
            <w:vAlign w:val="center"/>
            <w:tcPrChange w:id="1439" w:author="yang huiwen" w:date="2021-05-08T13:57:00Z">
              <w:tcPr>
                <w:tcW w:w="0" w:type="auto"/>
              </w:tcPr>
            </w:tcPrChange>
          </w:tcPr>
          <w:p w14:paraId="0834BCA2" w14:textId="0F9063B2" w:rsidR="00907E3B" w:rsidRPr="002E05A7" w:rsidRDefault="005D09FF" w:rsidP="00F97D13">
            <w:pPr>
              <w:jc w:val="center"/>
              <w:rPr>
                <w:sz w:val="15"/>
                <w:szCs w:val="15"/>
              </w:rPr>
            </w:pPr>
            <w:ins w:id="1440" w:author="yang huiwen" w:date="2021-05-08T13:52:00Z">
              <w:r>
                <w:rPr>
                  <w:sz w:val="15"/>
                  <w:szCs w:val="15"/>
                </w:rPr>
                <w:t>0.002</w:t>
              </w:r>
            </w:ins>
            <w:del w:id="1441"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442" w:author="yang huiwen" w:date="2021-05-08T13:57:00Z">
              <w:tcPr>
                <w:tcW w:w="0" w:type="auto"/>
                <w:gridSpan w:val="2"/>
              </w:tcPr>
            </w:tcPrChange>
          </w:tcPr>
          <w:p w14:paraId="6A353B63" w14:textId="431847B0" w:rsidR="00907E3B" w:rsidRPr="002E05A7" w:rsidRDefault="005D09FF" w:rsidP="00D50417">
            <w:pPr>
              <w:jc w:val="center"/>
              <w:rPr>
                <w:sz w:val="15"/>
                <w:szCs w:val="15"/>
              </w:rPr>
            </w:pPr>
            <w:ins w:id="1443" w:author="yang huiwen" w:date="2021-05-08T13:52:00Z">
              <w:r>
                <w:rPr>
                  <w:sz w:val="15"/>
                  <w:szCs w:val="15"/>
                </w:rPr>
                <w:t>-0.003</w:t>
              </w:r>
            </w:ins>
            <w:del w:id="1444"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50123F86" w14:textId="77777777" w:rsidTr="00CB3876">
        <w:trPr>
          <w:jc w:val="center"/>
          <w:trPrChange w:id="1445" w:author="yang huiwen" w:date="2021-05-08T13:57:00Z">
            <w:trPr>
              <w:gridAfter w:val="0"/>
              <w:jc w:val="center"/>
            </w:trPr>
          </w:trPrChange>
        </w:trPr>
        <w:tc>
          <w:tcPr>
            <w:tcW w:w="0" w:type="auto"/>
            <w:vAlign w:val="center"/>
            <w:tcPrChange w:id="1446" w:author="yang huiwen" w:date="2021-05-08T13:57:00Z">
              <w:tcPr>
                <w:tcW w:w="0" w:type="auto"/>
              </w:tcPr>
            </w:tcPrChange>
          </w:tcPr>
          <w:p w14:paraId="471864CA" w14:textId="77777777" w:rsidR="00907E3B" w:rsidRPr="002E05A7" w:rsidRDefault="00907E3B" w:rsidP="00CB3876">
            <w:pPr>
              <w:jc w:val="center"/>
              <w:rPr>
                <w:sz w:val="15"/>
                <w:szCs w:val="15"/>
              </w:rPr>
            </w:pPr>
            <w:r w:rsidRPr="002E05A7">
              <w:rPr>
                <w:sz w:val="15"/>
                <w:szCs w:val="15"/>
              </w:rPr>
              <w:t>7</w:t>
            </w:r>
          </w:p>
        </w:tc>
        <w:tc>
          <w:tcPr>
            <w:tcW w:w="0" w:type="auto"/>
            <w:vAlign w:val="center"/>
            <w:tcPrChange w:id="1447" w:author="yang huiwen" w:date="2021-05-08T13:57:00Z">
              <w:tcPr>
                <w:tcW w:w="0" w:type="auto"/>
                <w:gridSpan w:val="2"/>
              </w:tcPr>
            </w:tcPrChange>
          </w:tcPr>
          <w:p w14:paraId="0DDF7DA4" w14:textId="4E5C175F" w:rsidR="00907E3B" w:rsidRPr="002E05A7" w:rsidRDefault="00907E3B" w:rsidP="00CB3876">
            <w:pPr>
              <w:jc w:val="center"/>
              <w:rPr>
                <w:sz w:val="15"/>
                <w:szCs w:val="15"/>
              </w:rPr>
            </w:pPr>
            <w:del w:id="1448" w:author="yang huiwen" w:date="2021-05-08T13:52:00Z">
              <w:r w:rsidRPr="002E05A7" w:rsidDel="005D09FF">
                <w:rPr>
                  <w:sz w:val="15"/>
                  <w:szCs w:val="15"/>
                </w:rPr>
                <w:delText>0.256</w:delText>
              </w:r>
            </w:del>
            <w:ins w:id="1449" w:author="yang huiwen" w:date="2021-05-08T13:52:00Z">
              <w:r w:rsidR="005D09FF">
                <w:rPr>
                  <w:sz w:val="15"/>
                  <w:szCs w:val="15"/>
                </w:rPr>
                <w:t>0.918</w:t>
              </w:r>
            </w:ins>
          </w:p>
        </w:tc>
        <w:tc>
          <w:tcPr>
            <w:tcW w:w="0" w:type="auto"/>
            <w:vAlign w:val="center"/>
            <w:tcPrChange w:id="1450" w:author="yang huiwen" w:date="2021-05-08T13:57:00Z">
              <w:tcPr>
                <w:tcW w:w="0" w:type="auto"/>
                <w:gridSpan w:val="2"/>
              </w:tcPr>
            </w:tcPrChange>
          </w:tcPr>
          <w:p w14:paraId="51E3B167" w14:textId="298A6555" w:rsidR="00907E3B" w:rsidRPr="002E05A7" w:rsidRDefault="005D09FF" w:rsidP="00F97D13">
            <w:pPr>
              <w:jc w:val="center"/>
              <w:rPr>
                <w:sz w:val="15"/>
                <w:szCs w:val="15"/>
              </w:rPr>
            </w:pPr>
            <w:ins w:id="1451" w:author="yang huiwen" w:date="2021-05-08T13:52:00Z">
              <w:r>
                <w:rPr>
                  <w:sz w:val="15"/>
                  <w:szCs w:val="15"/>
                </w:rPr>
                <w:t>0.006</w:t>
              </w:r>
            </w:ins>
            <w:del w:id="1452"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453" w:author="yang huiwen" w:date="2021-05-08T13:57:00Z">
              <w:tcPr>
                <w:tcW w:w="0" w:type="auto"/>
              </w:tcPr>
            </w:tcPrChange>
          </w:tcPr>
          <w:p w14:paraId="2719986F" w14:textId="5C2B4EB1" w:rsidR="00907E3B" w:rsidRPr="002E05A7" w:rsidRDefault="005D09FF" w:rsidP="00F97D13">
            <w:pPr>
              <w:jc w:val="center"/>
              <w:rPr>
                <w:sz w:val="15"/>
                <w:szCs w:val="15"/>
              </w:rPr>
            </w:pPr>
            <w:ins w:id="1454" w:author="yang huiwen" w:date="2021-05-08T13:52:00Z">
              <w:r>
                <w:rPr>
                  <w:sz w:val="15"/>
                  <w:szCs w:val="15"/>
                </w:rPr>
                <w:t>0.001</w:t>
              </w:r>
            </w:ins>
            <w:del w:id="1455"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456" w:author="yang huiwen" w:date="2021-05-08T13:57:00Z">
              <w:tcPr>
                <w:tcW w:w="0" w:type="auto"/>
                <w:gridSpan w:val="2"/>
              </w:tcPr>
            </w:tcPrChange>
          </w:tcPr>
          <w:p w14:paraId="1BF98FE7" w14:textId="30F4321D" w:rsidR="00907E3B" w:rsidRPr="002E05A7" w:rsidRDefault="005D09FF" w:rsidP="00F97D13">
            <w:pPr>
              <w:jc w:val="center"/>
              <w:rPr>
                <w:sz w:val="15"/>
                <w:szCs w:val="15"/>
              </w:rPr>
            </w:pPr>
            <w:ins w:id="1457" w:author="yang huiwen" w:date="2021-05-08T13:52:00Z">
              <w:r>
                <w:rPr>
                  <w:sz w:val="15"/>
                  <w:szCs w:val="15"/>
                </w:rPr>
                <w:t>0.001</w:t>
              </w:r>
            </w:ins>
            <w:del w:id="1458"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1967BBD0" w14:textId="77777777" w:rsidTr="00CB3876">
        <w:trPr>
          <w:jc w:val="center"/>
          <w:trPrChange w:id="1459" w:author="yang huiwen" w:date="2021-05-08T13:57:00Z">
            <w:trPr>
              <w:gridAfter w:val="0"/>
              <w:jc w:val="center"/>
            </w:trPr>
          </w:trPrChange>
        </w:trPr>
        <w:tc>
          <w:tcPr>
            <w:tcW w:w="0" w:type="auto"/>
            <w:vAlign w:val="center"/>
            <w:tcPrChange w:id="1460" w:author="yang huiwen" w:date="2021-05-08T13:57:00Z">
              <w:tcPr>
                <w:tcW w:w="0" w:type="auto"/>
              </w:tcPr>
            </w:tcPrChange>
          </w:tcPr>
          <w:p w14:paraId="671BD0C4" w14:textId="77777777" w:rsidR="00907E3B" w:rsidRPr="002E05A7" w:rsidRDefault="00907E3B" w:rsidP="00CB3876">
            <w:pPr>
              <w:jc w:val="center"/>
              <w:rPr>
                <w:sz w:val="15"/>
                <w:szCs w:val="15"/>
              </w:rPr>
            </w:pPr>
            <w:r w:rsidRPr="002E05A7">
              <w:rPr>
                <w:sz w:val="15"/>
                <w:szCs w:val="15"/>
              </w:rPr>
              <w:t>8</w:t>
            </w:r>
          </w:p>
        </w:tc>
        <w:tc>
          <w:tcPr>
            <w:tcW w:w="0" w:type="auto"/>
            <w:vAlign w:val="center"/>
            <w:tcPrChange w:id="1461" w:author="yang huiwen" w:date="2021-05-08T13:57:00Z">
              <w:tcPr>
                <w:tcW w:w="0" w:type="auto"/>
                <w:gridSpan w:val="2"/>
              </w:tcPr>
            </w:tcPrChange>
          </w:tcPr>
          <w:p w14:paraId="3124EE48" w14:textId="77D9A2EF" w:rsidR="00907E3B" w:rsidRPr="002E05A7" w:rsidRDefault="00907E3B" w:rsidP="00CB3876">
            <w:pPr>
              <w:jc w:val="center"/>
              <w:rPr>
                <w:sz w:val="15"/>
                <w:szCs w:val="15"/>
              </w:rPr>
            </w:pPr>
            <w:del w:id="1462" w:author="yang huiwen" w:date="2021-05-08T13:52:00Z">
              <w:r w:rsidRPr="002E05A7" w:rsidDel="00496141">
                <w:rPr>
                  <w:sz w:val="15"/>
                  <w:szCs w:val="15"/>
                </w:rPr>
                <w:delText>0.037</w:delText>
              </w:r>
            </w:del>
            <w:ins w:id="1463" w:author="yang huiwen" w:date="2021-05-08T13:52:00Z">
              <w:r w:rsidR="00496141">
                <w:rPr>
                  <w:sz w:val="15"/>
                  <w:szCs w:val="15"/>
                </w:rPr>
                <w:t>0.768</w:t>
              </w:r>
            </w:ins>
          </w:p>
        </w:tc>
        <w:tc>
          <w:tcPr>
            <w:tcW w:w="0" w:type="auto"/>
            <w:vAlign w:val="center"/>
            <w:tcPrChange w:id="1464" w:author="yang huiwen" w:date="2021-05-08T13:57:00Z">
              <w:tcPr>
                <w:tcW w:w="0" w:type="auto"/>
                <w:gridSpan w:val="2"/>
              </w:tcPr>
            </w:tcPrChange>
          </w:tcPr>
          <w:p w14:paraId="70D61C64" w14:textId="223FF360" w:rsidR="00907E3B" w:rsidRPr="002E05A7" w:rsidRDefault="00496141" w:rsidP="00F97D13">
            <w:pPr>
              <w:jc w:val="center"/>
              <w:rPr>
                <w:sz w:val="15"/>
                <w:szCs w:val="15"/>
              </w:rPr>
            </w:pPr>
            <w:ins w:id="1465" w:author="yang huiwen" w:date="2021-05-08T13:52:00Z">
              <w:r>
                <w:rPr>
                  <w:sz w:val="15"/>
                  <w:szCs w:val="15"/>
                </w:rPr>
                <w:t>0.014</w:t>
              </w:r>
            </w:ins>
            <w:del w:id="1466"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467" w:author="yang huiwen" w:date="2021-05-08T13:57:00Z">
              <w:tcPr>
                <w:tcW w:w="0" w:type="auto"/>
              </w:tcPr>
            </w:tcPrChange>
          </w:tcPr>
          <w:p w14:paraId="610C192B" w14:textId="3A1ABC3B" w:rsidR="00907E3B" w:rsidRPr="002E05A7" w:rsidRDefault="00496141" w:rsidP="00F97D13">
            <w:pPr>
              <w:jc w:val="center"/>
              <w:rPr>
                <w:sz w:val="15"/>
                <w:szCs w:val="15"/>
              </w:rPr>
            </w:pPr>
            <w:ins w:id="1468" w:author="yang huiwen" w:date="2021-05-08T13:52:00Z">
              <w:r>
                <w:rPr>
                  <w:sz w:val="15"/>
                  <w:szCs w:val="15"/>
                </w:rPr>
                <w:t>0.001</w:t>
              </w:r>
            </w:ins>
            <w:del w:id="1469"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470" w:author="yang huiwen" w:date="2021-05-08T13:57:00Z">
              <w:tcPr>
                <w:tcW w:w="0" w:type="auto"/>
                <w:gridSpan w:val="2"/>
              </w:tcPr>
            </w:tcPrChange>
          </w:tcPr>
          <w:p w14:paraId="282E75BE" w14:textId="084A967E" w:rsidR="00907E3B" w:rsidRPr="002E05A7" w:rsidRDefault="00496141" w:rsidP="00F97D13">
            <w:pPr>
              <w:jc w:val="center"/>
              <w:rPr>
                <w:sz w:val="15"/>
                <w:szCs w:val="15"/>
              </w:rPr>
            </w:pPr>
            <w:ins w:id="1471" w:author="yang huiwen" w:date="2021-05-08T13:52:00Z">
              <w:r>
                <w:rPr>
                  <w:sz w:val="15"/>
                  <w:szCs w:val="15"/>
                </w:rPr>
                <w:t>-0.018</w:t>
              </w:r>
            </w:ins>
            <w:del w:id="1472"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5BE65752" w14:textId="77777777" w:rsidTr="00CB3876">
        <w:trPr>
          <w:jc w:val="center"/>
          <w:trPrChange w:id="1473" w:author="yang huiwen" w:date="2021-05-08T13:57:00Z">
            <w:trPr>
              <w:gridAfter w:val="0"/>
              <w:jc w:val="center"/>
            </w:trPr>
          </w:trPrChange>
        </w:trPr>
        <w:tc>
          <w:tcPr>
            <w:tcW w:w="0" w:type="auto"/>
            <w:vAlign w:val="center"/>
            <w:tcPrChange w:id="1474" w:author="yang huiwen" w:date="2021-05-08T13:57:00Z">
              <w:tcPr>
                <w:tcW w:w="0" w:type="auto"/>
              </w:tcPr>
            </w:tcPrChange>
          </w:tcPr>
          <w:p w14:paraId="3B9CE079" w14:textId="77777777" w:rsidR="00907E3B" w:rsidRPr="002E05A7" w:rsidRDefault="00907E3B" w:rsidP="00CB3876">
            <w:pPr>
              <w:jc w:val="center"/>
              <w:rPr>
                <w:sz w:val="15"/>
                <w:szCs w:val="15"/>
              </w:rPr>
            </w:pPr>
            <w:r w:rsidRPr="002E05A7">
              <w:rPr>
                <w:sz w:val="15"/>
                <w:szCs w:val="15"/>
              </w:rPr>
              <w:t>9</w:t>
            </w:r>
          </w:p>
        </w:tc>
        <w:tc>
          <w:tcPr>
            <w:tcW w:w="0" w:type="auto"/>
            <w:vAlign w:val="center"/>
            <w:tcPrChange w:id="1475" w:author="yang huiwen" w:date="2021-05-08T13:57:00Z">
              <w:tcPr>
                <w:tcW w:w="0" w:type="auto"/>
                <w:gridSpan w:val="2"/>
              </w:tcPr>
            </w:tcPrChange>
          </w:tcPr>
          <w:p w14:paraId="0C5C477E" w14:textId="418D64DC" w:rsidR="00907E3B" w:rsidRPr="002E05A7" w:rsidRDefault="00907E3B" w:rsidP="00CB3876">
            <w:pPr>
              <w:jc w:val="center"/>
              <w:rPr>
                <w:sz w:val="15"/>
                <w:szCs w:val="15"/>
              </w:rPr>
            </w:pPr>
            <w:del w:id="1476" w:author="yang huiwen" w:date="2021-05-08T13:52:00Z">
              <w:r w:rsidRPr="002E05A7" w:rsidDel="00496141">
                <w:rPr>
                  <w:sz w:val="15"/>
                  <w:szCs w:val="15"/>
                </w:rPr>
                <w:delText>0.226</w:delText>
              </w:r>
            </w:del>
            <w:ins w:id="1477" w:author="yang huiwen" w:date="2021-05-08T13:52:00Z">
              <w:r w:rsidR="00496141">
                <w:rPr>
                  <w:sz w:val="15"/>
                  <w:szCs w:val="15"/>
                </w:rPr>
                <w:t>0.906</w:t>
              </w:r>
            </w:ins>
          </w:p>
        </w:tc>
        <w:tc>
          <w:tcPr>
            <w:tcW w:w="0" w:type="auto"/>
            <w:vAlign w:val="center"/>
            <w:tcPrChange w:id="1478" w:author="yang huiwen" w:date="2021-05-08T13:57:00Z">
              <w:tcPr>
                <w:tcW w:w="0" w:type="auto"/>
                <w:gridSpan w:val="2"/>
              </w:tcPr>
            </w:tcPrChange>
          </w:tcPr>
          <w:p w14:paraId="4B2F75D4" w14:textId="1B8BE117" w:rsidR="00907E3B" w:rsidRPr="002E05A7" w:rsidRDefault="00496141" w:rsidP="00F97D13">
            <w:pPr>
              <w:jc w:val="center"/>
              <w:rPr>
                <w:sz w:val="15"/>
                <w:szCs w:val="15"/>
              </w:rPr>
            </w:pPr>
            <w:ins w:id="1479" w:author="yang huiwen" w:date="2021-05-08T13:53:00Z">
              <w:r>
                <w:rPr>
                  <w:sz w:val="15"/>
                  <w:szCs w:val="15"/>
                </w:rPr>
                <w:t>0.016</w:t>
              </w:r>
            </w:ins>
            <w:del w:id="1480"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481" w:author="yang huiwen" w:date="2021-05-08T13:57:00Z">
              <w:tcPr>
                <w:tcW w:w="0" w:type="auto"/>
              </w:tcPr>
            </w:tcPrChange>
          </w:tcPr>
          <w:p w14:paraId="76C823AC" w14:textId="14D5CBA6" w:rsidR="00907E3B" w:rsidRPr="002E05A7" w:rsidRDefault="00496141" w:rsidP="00F97D13">
            <w:pPr>
              <w:jc w:val="center"/>
              <w:rPr>
                <w:sz w:val="15"/>
                <w:szCs w:val="15"/>
              </w:rPr>
            </w:pPr>
            <w:ins w:id="1482" w:author="yang huiwen" w:date="2021-05-08T13:53:00Z">
              <w:r>
                <w:rPr>
                  <w:sz w:val="15"/>
                  <w:szCs w:val="15"/>
                </w:rPr>
                <w:t>-0.004</w:t>
              </w:r>
            </w:ins>
            <w:del w:id="1483"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484" w:author="yang huiwen" w:date="2021-05-08T13:57:00Z">
              <w:tcPr>
                <w:tcW w:w="0" w:type="auto"/>
                <w:gridSpan w:val="2"/>
              </w:tcPr>
            </w:tcPrChange>
          </w:tcPr>
          <w:p w14:paraId="770D7FA2" w14:textId="0FED8EF3" w:rsidR="00907E3B" w:rsidRPr="002E05A7" w:rsidRDefault="00496141" w:rsidP="00F97D13">
            <w:pPr>
              <w:jc w:val="center"/>
              <w:rPr>
                <w:sz w:val="15"/>
                <w:szCs w:val="15"/>
              </w:rPr>
            </w:pPr>
            <w:ins w:id="1485" w:author="yang huiwen" w:date="2021-05-08T13:53:00Z">
              <w:r>
                <w:rPr>
                  <w:sz w:val="15"/>
                  <w:szCs w:val="15"/>
                </w:rPr>
                <w:t>0.012</w:t>
              </w:r>
            </w:ins>
            <w:del w:id="1486"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32ED1FB9" w14:textId="77777777" w:rsidTr="00CB3876">
        <w:trPr>
          <w:jc w:val="center"/>
          <w:trPrChange w:id="1487" w:author="yang huiwen" w:date="2021-05-08T13:57:00Z">
            <w:trPr>
              <w:gridAfter w:val="0"/>
              <w:jc w:val="center"/>
            </w:trPr>
          </w:trPrChange>
        </w:trPr>
        <w:tc>
          <w:tcPr>
            <w:tcW w:w="0" w:type="auto"/>
            <w:vAlign w:val="center"/>
            <w:tcPrChange w:id="1488" w:author="yang huiwen" w:date="2021-05-08T13:57:00Z">
              <w:tcPr>
                <w:tcW w:w="0" w:type="auto"/>
              </w:tcPr>
            </w:tcPrChange>
          </w:tcPr>
          <w:p w14:paraId="2EB0CD2A" w14:textId="77777777" w:rsidR="00907E3B" w:rsidRPr="002E05A7" w:rsidRDefault="00907E3B" w:rsidP="00CB3876">
            <w:pPr>
              <w:jc w:val="center"/>
              <w:rPr>
                <w:sz w:val="15"/>
                <w:szCs w:val="15"/>
              </w:rPr>
            </w:pPr>
            <w:r w:rsidRPr="002E05A7">
              <w:rPr>
                <w:sz w:val="15"/>
                <w:szCs w:val="15"/>
              </w:rPr>
              <w:t>10</w:t>
            </w:r>
          </w:p>
        </w:tc>
        <w:tc>
          <w:tcPr>
            <w:tcW w:w="0" w:type="auto"/>
            <w:vAlign w:val="center"/>
            <w:tcPrChange w:id="1489" w:author="yang huiwen" w:date="2021-05-08T13:57:00Z">
              <w:tcPr>
                <w:tcW w:w="0" w:type="auto"/>
                <w:gridSpan w:val="2"/>
              </w:tcPr>
            </w:tcPrChange>
          </w:tcPr>
          <w:p w14:paraId="4FBB9F12" w14:textId="7FC994A1" w:rsidR="00907E3B" w:rsidRPr="002E05A7" w:rsidRDefault="00907E3B" w:rsidP="00CB3876">
            <w:pPr>
              <w:jc w:val="center"/>
              <w:rPr>
                <w:sz w:val="15"/>
                <w:szCs w:val="15"/>
              </w:rPr>
            </w:pPr>
            <w:del w:id="1490" w:author="yang huiwen" w:date="2021-05-08T13:53:00Z">
              <w:r w:rsidRPr="002E05A7" w:rsidDel="00496141">
                <w:rPr>
                  <w:sz w:val="15"/>
                  <w:szCs w:val="15"/>
                </w:rPr>
                <w:delText>0.195</w:delText>
              </w:r>
            </w:del>
            <w:ins w:id="1491" w:author="yang huiwen" w:date="2021-05-08T13:53:00Z">
              <w:r w:rsidR="00496141">
                <w:rPr>
                  <w:sz w:val="15"/>
                  <w:szCs w:val="15"/>
                </w:rPr>
                <w:t>0.926</w:t>
              </w:r>
            </w:ins>
          </w:p>
        </w:tc>
        <w:tc>
          <w:tcPr>
            <w:tcW w:w="0" w:type="auto"/>
            <w:vAlign w:val="center"/>
            <w:tcPrChange w:id="1492" w:author="yang huiwen" w:date="2021-05-08T13:57:00Z">
              <w:tcPr>
                <w:tcW w:w="0" w:type="auto"/>
                <w:gridSpan w:val="2"/>
              </w:tcPr>
            </w:tcPrChange>
          </w:tcPr>
          <w:p w14:paraId="6BD25512" w14:textId="0B330A1B" w:rsidR="00907E3B" w:rsidRPr="002E05A7" w:rsidRDefault="00496141" w:rsidP="00F97D13">
            <w:pPr>
              <w:jc w:val="center"/>
              <w:rPr>
                <w:sz w:val="15"/>
                <w:szCs w:val="15"/>
              </w:rPr>
            </w:pPr>
            <w:ins w:id="1493" w:author="yang huiwen" w:date="2021-05-08T13:53:00Z">
              <w:r>
                <w:rPr>
                  <w:sz w:val="15"/>
                  <w:szCs w:val="15"/>
                </w:rPr>
                <w:t>0.016</w:t>
              </w:r>
            </w:ins>
            <w:del w:id="1494"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495" w:author="yang huiwen" w:date="2021-05-08T13:57:00Z">
              <w:tcPr>
                <w:tcW w:w="0" w:type="auto"/>
              </w:tcPr>
            </w:tcPrChange>
          </w:tcPr>
          <w:p w14:paraId="7F168414" w14:textId="6D5389A2" w:rsidR="00907E3B" w:rsidRPr="002E05A7" w:rsidRDefault="00496141" w:rsidP="00F97D13">
            <w:pPr>
              <w:jc w:val="center"/>
              <w:rPr>
                <w:sz w:val="15"/>
                <w:szCs w:val="15"/>
              </w:rPr>
            </w:pPr>
            <w:ins w:id="1496" w:author="yang huiwen" w:date="2021-05-08T13:53:00Z">
              <w:r>
                <w:rPr>
                  <w:sz w:val="15"/>
                  <w:szCs w:val="15"/>
                </w:rPr>
                <w:t>0.005</w:t>
              </w:r>
            </w:ins>
            <w:del w:id="1497"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498" w:author="yang huiwen" w:date="2021-05-08T13:57:00Z">
              <w:tcPr>
                <w:tcW w:w="0" w:type="auto"/>
                <w:gridSpan w:val="2"/>
              </w:tcPr>
            </w:tcPrChange>
          </w:tcPr>
          <w:p w14:paraId="1DD5ECE0" w14:textId="27F6C65D" w:rsidR="00907E3B" w:rsidRPr="002E05A7" w:rsidRDefault="00496141" w:rsidP="00F97D13">
            <w:pPr>
              <w:jc w:val="center"/>
              <w:rPr>
                <w:sz w:val="15"/>
                <w:szCs w:val="15"/>
              </w:rPr>
            </w:pPr>
            <w:ins w:id="1499" w:author="yang huiwen" w:date="2021-05-08T13:53:00Z">
              <w:r>
                <w:rPr>
                  <w:sz w:val="15"/>
                  <w:szCs w:val="15"/>
                </w:rPr>
                <w:t>0.008</w:t>
              </w:r>
            </w:ins>
            <w:del w:id="1500"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74507D2B" w14:textId="77777777" w:rsidTr="00CB3876">
        <w:trPr>
          <w:jc w:val="center"/>
          <w:trPrChange w:id="1501" w:author="yang huiwen" w:date="2021-05-08T13:57:00Z">
            <w:trPr>
              <w:gridAfter w:val="0"/>
              <w:jc w:val="center"/>
            </w:trPr>
          </w:trPrChange>
        </w:trPr>
        <w:tc>
          <w:tcPr>
            <w:tcW w:w="0" w:type="auto"/>
            <w:vAlign w:val="center"/>
            <w:tcPrChange w:id="1502" w:author="yang huiwen" w:date="2021-05-08T13:57:00Z">
              <w:tcPr>
                <w:tcW w:w="0" w:type="auto"/>
              </w:tcPr>
            </w:tcPrChange>
          </w:tcPr>
          <w:p w14:paraId="4DE6C796" w14:textId="77777777" w:rsidR="00907E3B" w:rsidRPr="002E05A7" w:rsidRDefault="00907E3B" w:rsidP="00CB3876">
            <w:pPr>
              <w:jc w:val="center"/>
              <w:rPr>
                <w:sz w:val="15"/>
                <w:szCs w:val="15"/>
              </w:rPr>
            </w:pPr>
            <w:r w:rsidRPr="002E05A7">
              <w:rPr>
                <w:sz w:val="15"/>
                <w:szCs w:val="15"/>
              </w:rPr>
              <w:t>11</w:t>
            </w:r>
          </w:p>
        </w:tc>
        <w:tc>
          <w:tcPr>
            <w:tcW w:w="0" w:type="auto"/>
            <w:vAlign w:val="center"/>
            <w:tcPrChange w:id="1503" w:author="yang huiwen" w:date="2021-05-08T13:57:00Z">
              <w:tcPr>
                <w:tcW w:w="0" w:type="auto"/>
                <w:gridSpan w:val="2"/>
              </w:tcPr>
            </w:tcPrChange>
          </w:tcPr>
          <w:p w14:paraId="298394FE" w14:textId="70EEA264" w:rsidR="00907E3B" w:rsidRPr="002E05A7" w:rsidRDefault="00907E3B" w:rsidP="00CB3876">
            <w:pPr>
              <w:jc w:val="center"/>
              <w:rPr>
                <w:sz w:val="15"/>
                <w:szCs w:val="15"/>
              </w:rPr>
            </w:pPr>
            <w:del w:id="1504" w:author="yang huiwen" w:date="2021-05-08T13:53:00Z">
              <w:r w:rsidRPr="002E05A7" w:rsidDel="00496141">
                <w:rPr>
                  <w:sz w:val="15"/>
                  <w:szCs w:val="15"/>
                </w:rPr>
                <w:delText>0.167</w:delText>
              </w:r>
            </w:del>
            <w:ins w:id="1505" w:author="yang huiwen" w:date="2021-05-08T13:53:00Z">
              <w:r w:rsidR="00496141">
                <w:rPr>
                  <w:sz w:val="15"/>
                  <w:szCs w:val="15"/>
                </w:rPr>
                <w:t>0.89</w:t>
              </w:r>
            </w:ins>
          </w:p>
        </w:tc>
        <w:tc>
          <w:tcPr>
            <w:tcW w:w="0" w:type="auto"/>
            <w:vAlign w:val="center"/>
            <w:tcPrChange w:id="1506" w:author="yang huiwen" w:date="2021-05-08T13:57:00Z">
              <w:tcPr>
                <w:tcW w:w="0" w:type="auto"/>
                <w:gridSpan w:val="2"/>
              </w:tcPr>
            </w:tcPrChange>
          </w:tcPr>
          <w:p w14:paraId="37F7A366" w14:textId="78A0EBBD" w:rsidR="00907E3B" w:rsidRPr="002E05A7" w:rsidRDefault="00496141" w:rsidP="00F97D13">
            <w:pPr>
              <w:jc w:val="center"/>
              <w:rPr>
                <w:sz w:val="15"/>
                <w:szCs w:val="15"/>
              </w:rPr>
            </w:pPr>
            <w:ins w:id="1507" w:author="yang huiwen" w:date="2021-05-08T13:53:00Z">
              <w:r>
                <w:rPr>
                  <w:sz w:val="15"/>
                  <w:szCs w:val="15"/>
                </w:rPr>
                <w:t>0.008</w:t>
              </w:r>
            </w:ins>
            <w:del w:id="1508"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09" w:author="yang huiwen" w:date="2021-05-08T13:57:00Z">
              <w:tcPr>
                <w:tcW w:w="0" w:type="auto"/>
              </w:tcPr>
            </w:tcPrChange>
          </w:tcPr>
          <w:p w14:paraId="324452B4" w14:textId="37F634BC" w:rsidR="00907E3B" w:rsidRPr="002E05A7" w:rsidRDefault="00496141" w:rsidP="00F97D13">
            <w:pPr>
              <w:jc w:val="center"/>
              <w:rPr>
                <w:sz w:val="15"/>
                <w:szCs w:val="15"/>
              </w:rPr>
            </w:pPr>
            <w:ins w:id="1510" w:author="yang huiwen" w:date="2021-05-08T13:53:00Z">
              <w:r>
                <w:rPr>
                  <w:sz w:val="15"/>
                  <w:szCs w:val="15"/>
                </w:rPr>
                <w:t>-0.009</w:t>
              </w:r>
            </w:ins>
            <w:del w:id="1511"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12" w:author="yang huiwen" w:date="2021-05-08T13:57:00Z">
              <w:tcPr>
                <w:tcW w:w="0" w:type="auto"/>
                <w:gridSpan w:val="2"/>
              </w:tcPr>
            </w:tcPrChange>
          </w:tcPr>
          <w:p w14:paraId="02258448" w14:textId="753A8279" w:rsidR="00907E3B" w:rsidRPr="002E05A7" w:rsidRDefault="00496141" w:rsidP="00F97D13">
            <w:pPr>
              <w:jc w:val="center"/>
              <w:rPr>
                <w:sz w:val="15"/>
                <w:szCs w:val="15"/>
              </w:rPr>
            </w:pPr>
            <w:ins w:id="1513" w:author="yang huiwen" w:date="2021-05-08T13:53:00Z">
              <w:r>
                <w:rPr>
                  <w:sz w:val="15"/>
                  <w:szCs w:val="15"/>
                </w:rPr>
                <w:t>0.001</w:t>
              </w:r>
            </w:ins>
            <w:del w:id="1514"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092A7682" w14:textId="77777777" w:rsidTr="00CB3876">
        <w:trPr>
          <w:jc w:val="center"/>
          <w:trPrChange w:id="1515" w:author="yang huiwen" w:date="2021-05-08T13:57:00Z">
            <w:trPr>
              <w:gridAfter w:val="0"/>
              <w:jc w:val="center"/>
            </w:trPr>
          </w:trPrChange>
        </w:trPr>
        <w:tc>
          <w:tcPr>
            <w:tcW w:w="0" w:type="auto"/>
            <w:vAlign w:val="center"/>
            <w:tcPrChange w:id="1516" w:author="yang huiwen" w:date="2021-05-08T13:57:00Z">
              <w:tcPr>
                <w:tcW w:w="0" w:type="auto"/>
              </w:tcPr>
            </w:tcPrChange>
          </w:tcPr>
          <w:p w14:paraId="4EDED19C" w14:textId="77777777" w:rsidR="00907E3B" w:rsidRPr="002E05A7" w:rsidRDefault="00907E3B" w:rsidP="00CB3876">
            <w:pPr>
              <w:jc w:val="center"/>
              <w:rPr>
                <w:sz w:val="15"/>
                <w:szCs w:val="15"/>
              </w:rPr>
            </w:pPr>
            <w:r w:rsidRPr="002E05A7">
              <w:rPr>
                <w:sz w:val="15"/>
                <w:szCs w:val="15"/>
              </w:rPr>
              <w:t>12</w:t>
            </w:r>
          </w:p>
        </w:tc>
        <w:tc>
          <w:tcPr>
            <w:tcW w:w="0" w:type="auto"/>
            <w:vAlign w:val="center"/>
            <w:tcPrChange w:id="1517" w:author="yang huiwen" w:date="2021-05-08T13:57:00Z">
              <w:tcPr>
                <w:tcW w:w="0" w:type="auto"/>
                <w:gridSpan w:val="2"/>
              </w:tcPr>
            </w:tcPrChange>
          </w:tcPr>
          <w:p w14:paraId="551C294F" w14:textId="650D9257" w:rsidR="00907E3B" w:rsidRPr="002E05A7" w:rsidRDefault="00907E3B" w:rsidP="00CB3876">
            <w:pPr>
              <w:jc w:val="center"/>
              <w:rPr>
                <w:sz w:val="15"/>
                <w:szCs w:val="15"/>
              </w:rPr>
            </w:pPr>
            <w:del w:id="1518" w:author="yang huiwen" w:date="2021-05-08T13:53:00Z">
              <w:r w:rsidRPr="002E05A7" w:rsidDel="00496141">
                <w:rPr>
                  <w:sz w:val="15"/>
                  <w:szCs w:val="15"/>
                </w:rPr>
                <w:delText>0.232</w:delText>
              </w:r>
            </w:del>
            <w:ins w:id="1519" w:author="yang huiwen" w:date="2021-05-08T13:53:00Z">
              <w:r w:rsidR="00496141">
                <w:rPr>
                  <w:sz w:val="15"/>
                  <w:szCs w:val="15"/>
                </w:rPr>
                <w:t>0.908</w:t>
              </w:r>
            </w:ins>
          </w:p>
        </w:tc>
        <w:tc>
          <w:tcPr>
            <w:tcW w:w="0" w:type="auto"/>
            <w:vAlign w:val="center"/>
            <w:tcPrChange w:id="1520" w:author="yang huiwen" w:date="2021-05-08T13:57:00Z">
              <w:tcPr>
                <w:tcW w:w="0" w:type="auto"/>
                <w:gridSpan w:val="2"/>
              </w:tcPr>
            </w:tcPrChange>
          </w:tcPr>
          <w:p w14:paraId="34699B29" w14:textId="3841277F" w:rsidR="00907E3B" w:rsidRPr="002E05A7" w:rsidRDefault="00496141" w:rsidP="00F97D13">
            <w:pPr>
              <w:jc w:val="center"/>
              <w:rPr>
                <w:sz w:val="15"/>
                <w:szCs w:val="15"/>
              </w:rPr>
            </w:pPr>
            <w:ins w:id="1521" w:author="yang huiwen" w:date="2021-05-08T13:53:00Z">
              <w:r>
                <w:rPr>
                  <w:sz w:val="15"/>
                  <w:szCs w:val="15"/>
                </w:rPr>
                <w:t>0.03</w:t>
              </w:r>
            </w:ins>
            <w:del w:id="1522"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23" w:author="yang huiwen" w:date="2021-05-08T13:57:00Z">
              <w:tcPr>
                <w:tcW w:w="0" w:type="auto"/>
              </w:tcPr>
            </w:tcPrChange>
          </w:tcPr>
          <w:p w14:paraId="5272371B" w14:textId="040381FB" w:rsidR="00907E3B" w:rsidRPr="002E05A7" w:rsidRDefault="00496141" w:rsidP="00F97D13">
            <w:pPr>
              <w:jc w:val="center"/>
              <w:rPr>
                <w:sz w:val="15"/>
                <w:szCs w:val="15"/>
              </w:rPr>
            </w:pPr>
            <w:ins w:id="1524" w:author="yang huiwen" w:date="2021-05-08T13:53:00Z">
              <w:r>
                <w:rPr>
                  <w:sz w:val="15"/>
                  <w:szCs w:val="15"/>
                </w:rPr>
                <w:t>0.015</w:t>
              </w:r>
            </w:ins>
            <w:del w:id="1525"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26" w:author="yang huiwen" w:date="2021-05-08T13:57:00Z">
              <w:tcPr>
                <w:tcW w:w="0" w:type="auto"/>
                <w:gridSpan w:val="2"/>
              </w:tcPr>
            </w:tcPrChange>
          </w:tcPr>
          <w:p w14:paraId="02B8DE07" w14:textId="33B62CF9" w:rsidR="00907E3B" w:rsidRPr="002E05A7" w:rsidRDefault="00496141" w:rsidP="00F97D13">
            <w:pPr>
              <w:jc w:val="center"/>
              <w:rPr>
                <w:sz w:val="15"/>
                <w:szCs w:val="15"/>
              </w:rPr>
            </w:pPr>
            <w:ins w:id="1527" w:author="yang huiwen" w:date="2021-05-08T13:54:00Z">
              <w:r>
                <w:rPr>
                  <w:sz w:val="15"/>
                  <w:szCs w:val="15"/>
                </w:rPr>
                <w:t>0.017</w:t>
              </w:r>
            </w:ins>
            <w:del w:id="1528"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671ABDFF" w14:textId="77777777" w:rsidTr="00CB3876">
        <w:trPr>
          <w:jc w:val="center"/>
          <w:trPrChange w:id="1529" w:author="yang huiwen" w:date="2021-05-08T13:57:00Z">
            <w:trPr>
              <w:gridAfter w:val="0"/>
              <w:jc w:val="center"/>
            </w:trPr>
          </w:trPrChange>
        </w:trPr>
        <w:tc>
          <w:tcPr>
            <w:tcW w:w="0" w:type="auto"/>
            <w:vAlign w:val="center"/>
            <w:tcPrChange w:id="1530" w:author="yang huiwen" w:date="2021-05-08T13:57:00Z">
              <w:tcPr>
                <w:tcW w:w="0" w:type="auto"/>
              </w:tcPr>
            </w:tcPrChange>
          </w:tcPr>
          <w:p w14:paraId="3D11030A" w14:textId="77777777" w:rsidR="00907E3B" w:rsidRPr="002E05A7" w:rsidRDefault="00907E3B" w:rsidP="00CB3876">
            <w:pPr>
              <w:jc w:val="center"/>
              <w:rPr>
                <w:sz w:val="15"/>
                <w:szCs w:val="15"/>
              </w:rPr>
            </w:pPr>
            <w:r w:rsidRPr="002E05A7">
              <w:rPr>
                <w:sz w:val="15"/>
                <w:szCs w:val="15"/>
              </w:rPr>
              <w:t>13</w:t>
            </w:r>
          </w:p>
        </w:tc>
        <w:tc>
          <w:tcPr>
            <w:tcW w:w="0" w:type="auto"/>
            <w:vAlign w:val="center"/>
            <w:tcPrChange w:id="1531" w:author="yang huiwen" w:date="2021-05-08T13:57:00Z">
              <w:tcPr>
                <w:tcW w:w="0" w:type="auto"/>
                <w:gridSpan w:val="2"/>
              </w:tcPr>
            </w:tcPrChange>
          </w:tcPr>
          <w:p w14:paraId="50AE6EBD" w14:textId="527F1212" w:rsidR="00907E3B" w:rsidRPr="002E05A7" w:rsidRDefault="00907E3B" w:rsidP="00CB3876">
            <w:pPr>
              <w:jc w:val="center"/>
              <w:rPr>
                <w:sz w:val="15"/>
                <w:szCs w:val="15"/>
              </w:rPr>
            </w:pPr>
            <w:del w:id="1532" w:author="yang huiwen" w:date="2021-05-08T13:54:00Z">
              <w:r w:rsidRPr="002E05A7" w:rsidDel="00496141">
                <w:rPr>
                  <w:sz w:val="15"/>
                  <w:szCs w:val="15"/>
                </w:rPr>
                <w:delText>0.0</w:delText>
              </w:r>
            </w:del>
            <w:ins w:id="1533" w:author="yang huiwen" w:date="2021-05-08T13:54:00Z">
              <w:r w:rsidR="00496141">
                <w:rPr>
                  <w:sz w:val="15"/>
                  <w:szCs w:val="15"/>
                </w:rPr>
                <w:t>0.837</w:t>
              </w:r>
            </w:ins>
          </w:p>
        </w:tc>
        <w:tc>
          <w:tcPr>
            <w:tcW w:w="0" w:type="auto"/>
            <w:vAlign w:val="center"/>
            <w:tcPrChange w:id="1534" w:author="yang huiwen" w:date="2021-05-08T13:57:00Z">
              <w:tcPr>
                <w:tcW w:w="0" w:type="auto"/>
                <w:gridSpan w:val="2"/>
              </w:tcPr>
            </w:tcPrChange>
          </w:tcPr>
          <w:p w14:paraId="4EDB2A97" w14:textId="0D7734BA" w:rsidR="00907E3B" w:rsidRPr="002E05A7" w:rsidRDefault="00496141" w:rsidP="00F97D13">
            <w:pPr>
              <w:jc w:val="center"/>
              <w:rPr>
                <w:sz w:val="15"/>
                <w:szCs w:val="15"/>
              </w:rPr>
            </w:pPr>
            <w:ins w:id="1535" w:author="yang huiwen" w:date="2021-05-08T13:54:00Z">
              <w:r>
                <w:rPr>
                  <w:sz w:val="15"/>
                  <w:szCs w:val="15"/>
                </w:rPr>
                <w:t>0.028</w:t>
              </w:r>
            </w:ins>
            <w:del w:id="1536"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37" w:author="yang huiwen" w:date="2021-05-08T13:57:00Z">
              <w:tcPr>
                <w:tcW w:w="0" w:type="auto"/>
              </w:tcPr>
            </w:tcPrChange>
          </w:tcPr>
          <w:p w14:paraId="48FDCC34" w14:textId="0FA5690A" w:rsidR="00907E3B" w:rsidRPr="002E05A7" w:rsidRDefault="00496141" w:rsidP="00F97D13">
            <w:pPr>
              <w:jc w:val="center"/>
              <w:rPr>
                <w:sz w:val="15"/>
                <w:szCs w:val="15"/>
              </w:rPr>
            </w:pPr>
            <w:ins w:id="1538" w:author="yang huiwen" w:date="2021-05-08T13:54:00Z">
              <w:r>
                <w:rPr>
                  <w:sz w:val="15"/>
                  <w:szCs w:val="15"/>
                </w:rPr>
                <w:t>-0.031</w:t>
              </w:r>
            </w:ins>
            <w:del w:id="1539"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40" w:author="yang huiwen" w:date="2021-05-08T13:57:00Z">
              <w:tcPr>
                <w:tcW w:w="0" w:type="auto"/>
                <w:gridSpan w:val="2"/>
              </w:tcPr>
            </w:tcPrChange>
          </w:tcPr>
          <w:p w14:paraId="4B8FCF91" w14:textId="56BA7CB6" w:rsidR="00907E3B" w:rsidRPr="002E05A7" w:rsidRDefault="00496141" w:rsidP="00F97D13">
            <w:pPr>
              <w:jc w:val="center"/>
              <w:rPr>
                <w:sz w:val="15"/>
                <w:szCs w:val="15"/>
              </w:rPr>
            </w:pPr>
            <w:ins w:id="1541" w:author="yang huiwen" w:date="2021-05-08T13:54:00Z">
              <w:r>
                <w:rPr>
                  <w:sz w:val="15"/>
                  <w:szCs w:val="15"/>
                </w:rPr>
                <w:t>0.042</w:t>
              </w:r>
            </w:ins>
            <w:del w:id="1542"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47D47085" w14:textId="77777777" w:rsidTr="00CB3876">
        <w:trPr>
          <w:jc w:val="center"/>
          <w:trPrChange w:id="1543" w:author="yang huiwen" w:date="2021-05-08T13:57:00Z">
            <w:trPr>
              <w:gridAfter w:val="0"/>
              <w:jc w:val="center"/>
            </w:trPr>
          </w:trPrChange>
        </w:trPr>
        <w:tc>
          <w:tcPr>
            <w:tcW w:w="0" w:type="auto"/>
            <w:vAlign w:val="center"/>
            <w:tcPrChange w:id="1544" w:author="yang huiwen" w:date="2021-05-08T13:57:00Z">
              <w:tcPr>
                <w:tcW w:w="0" w:type="auto"/>
              </w:tcPr>
            </w:tcPrChange>
          </w:tcPr>
          <w:p w14:paraId="07F7D50E" w14:textId="77777777" w:rsidR="00907E3B" w:rsidRPr="002E05A7" w:rsidRDefault="00907E3B" w:rsidP="00CB3876">
            <w:pPr>
              <w:jc w:val="center"/>
              <w:rPr>
                <w:sz w:val="15"/>
                <w:szCs w:val="15"/>
              </w:rPr>
            </w:pPr>
            <w:r w:rsidRPr="002E05A7">
              <w:rPr>
                <w:sz w:val="15"/>
                <w:szCs w:val="15"/>
              </w:rPr>
              <w:t>14</w:t>
            </w:r>
          </w:p>
        </w:tc>
        <w:tc>
          <w:tcPr>
            <w:tcW w:w="0" w:type="auto"/>
            <w:vAlign w:val="center"/>
            <w:tcPrChange w:id="1545" w:author="yang huiwen" w:date="2021-05-08T13:57:00Z">
              <w:tcPr>
                <w:tcW w:w="0" w:type="auto"/>
                <w:gridSpan w:val="2"/>
              </w:tcPr>
            </w:tcPrChange>
          </w:tcPr>
          <w:p w14:paraId="49B51F66" w14:textId="02522466" w:rsidR="00907E3B" w:rsidRPr="002E05A7" w:rsidRDefault="00907E3B" w:rsidP="00CB3876">
            <w:pPr>
              <w:jc w:val="center"/>
              <w:rPr>
                <w:sz w:val="15"/>
                <w:szCs w:val="15"/>
              </w:rPr>
            </w:pPr>
            <w:del w:id="1546" w:author="yang huiwen" w:date="2021-05-08T13:54:00Z">
              <w:r w:rsidRPr="002E05A7" w:rsidDel="00496141">
                <w:rPr>
                  <w:sz w:val="15"/>
                  <w:szCs w:val="15"/>
                </w:rPr>
                <w:delText>0.144</w:delText>
              </w:r>
            </w:del>
            <w:ins w:id="1547" w:author="yang huiwen" w:date="2021-05-08T13:54:00Z">
              <w:r w:rsidR="00496141">
                <w:rPr>
                  <w:sz w:val="15"/>
                  <w:szCs w:val="15"/>
                </w:rPr>
                <w:t>0.941</w:t>
              </w:r>
            </w:ins>
          </w:p>
        </w:tc>
        <w:tc>
          <w:tcPr>
            <w:tcW w:w="0" w:type="auto"/>
            <w:vAlign w:val="center"/>
            <w:tcPrChange w:id="1548" w:author="yang huiwen" w:date="2021-05-08T13:57:00Z">
              <w:tcPr>
                <w:tcW w:w="0" w:type="auto"/>
                <w:gridSpan w:val="2"/>
              </w:tcPr>
            </w:tcPrChange>
          </w:tcPr>
          <w:p w14:paraId="4482776D" w14:textId="11ACA33E" w:rsidR="00907E3B" w:rsidRPr="002E05A7" w:rsidRDefault="00496141" w:rsidP="00F97D13">
            <w:pPr>
              <w:jc w:val="center"/>
              <w:rPr>
                <w:sz w:val="15"/>
                <w:szCs w:val="15"/>
              </w:rPr>
            </w:pPr>
            <w:ins w:id="1549" w:author="yang huiwen" w:date="2021-05-08T13:54:00Z">
              <w:r>
                <w:rPr>
                  <w:sz w:val="15"/>
                  <w:szCs w:val="15"/>
                </w:rPr>
                <w:t>0.011</w:t>
              </w:r>
            </w:ins>
            <w:del w:id="1550"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51" w:author="yang huiwen" w:date="2021-05-08T13:57:00Z">
              <w:tcPr>
                <w:tcW w:w="0" w:type="auto"/>
              </w:tcPr>
            </w:tcPrChange>
          </w:tcPr>
          <w:p w14:paraId="5C2C7599" w14:textId="17F184FB" w:rsidR="00907E3B" w:rsidRPr="002E05A7" w:rsidRDefault="00496141" w:rsidP="00F97D13">
            <w:pPr>
              <w:jc w:val="center"/>
              <w:rPr>
                <w:sz w:val="15"/>
                <w:szCs w:val="15"/>
              </w:rPr>
            </w:pPr>
            <w:ins w:id="1552" w:author="yang huiwen" w:date="2021-05-08T13:54:00Z">
              <w:r>
                <w:rPr>
                  <w:sz w:val="15"/>
                  <w:szCs w:val="15"/>
                </w:rPr>
                <w:t>-0.008</w:t>
              </w:r>
            </w:ins>
            <w:del w:id="1553"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54" w:author="yang huiwen" w:date="2021-05-08T13:57:00Z">
              <w:tcPr>
                <w:tcW w:w="0" w:type="auto"/>
                <w:gridSpan w:val="2"/>
              </w:tcPr>
            </w:tcPrChange>
          </w:tcPr>
          <w:p w14:paraId="30A86917" w14:textId="260C6DF6" w:rsidR="00907E3B" w:rsidRPr="002E05A7" w:rsidRDefault="00496141" w:rsidP="00F97D13">
            <w:pPr>
              <w:jc w:val="center"/>
              <w:rPr>
                <w:sz w:val="15"/>
                <w:szCs w:val="15"/>
              </w:rPr>
            </w:pPr>
            <w:ins w:id="1555" w:author="yang huiwen" w:date="2021-05-08T13:54:00Z">
              <w:r>
                <w:rPr>
                  <w:sz w:val="15"/>
                  <w:szCs w:val="15"/>
                </w:rPr>
                <w:t>-0.012</w:t>
              </w:r>
            </w:ins>
            <w:del w:id="1556"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1EC9F4D1" w14:textId="77777777" w:rsidTr="00CB3876">
        <w:trPr>
          <w:jc w:val="center"/>
          <w:trPrChange w:id="1557" w:author="yang huiwen" w:date="2021-05-08T13:57:00Z">
            <w:trPr>
              <w:gridAfter w:val="0"/>
              <w:jc w:val="center"/>
            </w:trPr>
          </w:trPrChange>
        </w:trPr>
        <w:tc>
          <w:tcPr>
            <w:tcW w:w="0" w:type="auto"/>
            <w:vAlign w:val="center"/>
            <w:tcPrChange w:id="1558" w:author="yang huiwen" w:date="2021-05-08T13:57:00Z">
              <w:tcPr>
                <w:tcW w:w="0" w:type="auto"/>
              </w:tcPr>
            </w:tcPrChange>
          </w:tcPr>
          <w:p w14:paraId="3BED7E00" w14:textId="77777777" w:rsidR="00907E3B" w:rsidRPr="002E05A7" w:rsidRDefault="00907E3B" w:rsidP="00CB3876">
            <w:pPr>
              <w:jc w:val="center"/>
              <w:rPr>
                <w:sz w:val="15"/>
                <w:szCs w:val="15"/>
              </w:rPr>
            </w:pPr>
            <w:r w:rsidRPr="002E05A7">
              <w:rPr>
                <w:sz w:val="15"/>
                <w:szCs w:val="15"/>
              </w:rPr>
              <w:t>15</w:t>
            </w:r>
          </w:p>
        </w:tc>
        <w:tc>
          <w:tcPr>
            <w:tcW w:w="0" w:type="auto"/>
            <w:vAlign w:val="center"/>
            <w:tcPrChange w:id="1559" w:author="yang huiwen" w:date="2021-05-08T13:57:00Z">
              <w:tcPr>
                <w:tcW w:w="0" w:type="auto"/>
                <w:gridSpan w:val="2"/>
              </w:tcPr>
            </w:tcPrChange>
          </w:tcPr>
          <w:p w14:paraId="21079E1E" w14:textId="30F45D71" w:rsidR="00907E3B" w:rsidRPr="002E05A7" w:rsidRDefault="00907E3B" w:rsidP="00CB3876">
            <w:pPr>
              <w:jc w:val="center"/>
              <w:rPr>
                <w:sz w:val="15"/>
                <w:szCs w:val="15"/>
              </w:rPr>
            </w:pPr>
            <w:del w:id="1560" w:author="yang huiwen" w:date="2021-05-08T13:54:00Z">
              <w:r w:rsidRPr="002E05A7" w:rsidDel="00496141">
                <w:rPr>
                  <w:sz w:val="15"/>
                  <w:szCs w:val="15"/>
                </w:rPr>
                <w:delText>0.213</w:delText>
              </w:r>
            </w:del>
            <w:ins w:id="1561" w:author="yang huiwen" w:date="2021-05-08T13:54:00Z">
              <w:r w:rsidR="00496141">
                <w:rPr>
                  <w:sz w:val="15"/>
                  <w:szCs w:val="15"/>
                </w:rPr>
                <w:t>0.836</w:t>
              </w:r>
            </w:ins>
          </w:p>
        </w:tc>
        <w:tc>
          <w:tcPr>
            <w:tcW w:w="0" w:type="auto"/>
            <w:vAlign w:val="center"/>
            <w:tcPrChange w:id="1562" w:author="yang huiwen" w:date="2021-05-08T13:57:00Z">
              <w:tcPr>
                <w:tcW w:w="0" w:type="auto"/>
                <w:gridSpan w:val="2"/>
              </w:tcPr>
            </w:tcPrChange>
          </w:tcPr>
          <w:p w14:paraId="3C49AFC1" w14:textId="45B260EA" w:rsidR="00907E3B" w:rsidRPr="002E05A7" w:rsidRDefault="00496141" w:rsidP="00F97D13">
            <w:pPr>
              <w:jc w:val="center"/>
              <w:rPr>
                <w:sz w:val="15"/>
                <w:szCs w:val="15"/>
              </w:rPr>
            </w:pPr>
            <w:ins w:id="1563" w:author="yang huiwen" w:date="2021-05-08T13:54:00Z">
              <w:r>
                <w:rPr>
                  <w:sz w:val="15"/>
                  <w:szCs w:val="15"/>
                </w:rPr>
                <w:t>0.</w:t>
              </w:r>
            </w:ins>
            <w:ins w:id="1564" w:author="yang huiwen" w:date="2021-05-08T13:55:00Z">
              <w:r>
                <w:rPr>
                  <w:sz w:val="15"/>
                  <w:szCs w:val="15"/>
                </w:rPr>
                <w:t>034</w:t>
              </w:r>
            </w:ins>
            <w:del w:id="1565"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66" w:author="yang huiwen" w:date="2021-05-08T13:57:00Z">
              <w:tcPr>
                <w:tcW w:w="0" w:type="auto"/>
              </w:tcPr>
            </w:tcPrChange>
          </w:tcPr>
          <w:p w14:paraId="71E84432" w14:textId="68342524" w:rsidR="00907E3B" w:rsidRPr="002E05A7" w:rsidRDefault="00496141" w:rsidP="00F97D13">
            <w:pPr>
              <w:jc w:val="center"/>
              <w:rPr>
                <w:sz w:val="15"/>
                <w:szCs w:val="15"/>
              </w:rPr>
            </w:pPr>
            <w:ins w:id="1567" w:author="yang huiwen" w:date="2021-05-08T13:55:00Z">
              <w:r>
                <w:rPr>
                  <w:sz w:val="15"/>
                  <w:szCs w:val="15"/>
                </w:rPr>
                <w:t>0.015</w:t>
              </w:r>
            </w:ins>
            <w:del w:id="1568"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69" w:author="yang huiwen" w:date="2021-05-08T13:57:00Z">
              <w:tcPr>
                <w:tcW w:w="0" w:type="auto"/>
                <w:gridSpan w:val="2"/>
              </w:tcPr>
            </w:tcPrChange>
          </w:tcPr>
          <w:p w14:paraId="768D1E22" w14:textId="2E2741C1" w:rsidR="00907E3B" w:rsidRPr="002E05A7" w:rsidRDefault="00496141" w:rsidP="00F97D13">
            <w:pPr>
              <w:jc w:val="center"/>
              <w:rPr>
                <w:sz w:val="15"/>
                <w:szCs w:val="15"/>
              </w:rPr>
            </w:pPr>
            <w:ins w:id="1570" w:author="yang huiwen" w:date="2021-05-08T13:55:00Z">
              <w:r>
                <w:rPr>
                  <w:sz w:val="15"/>
                  <w:szCs w:val="15"/>
                </w:rPr>
                <w:t>0.069</w:t>
              </w:r>
            </w:ins>
            <w:del w:id="1571"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7C08B2AE" w14:textId="77777777" w:rsidTr="00CB3876">
        <w:trPr>
          <w:jc w:val="center"/>
          <w:trPrChange w:id="1572" w:author="yang huiwen" w:date="2021-05-08T13:57:00Z">
            <w:trPr>
              <w:gridAfter w:val="0"/>
              <w:jc w:val="center"/>
            </w:trPr>
          </w:trPrChange>
        </w:trPr>
        <w:tc>
          <w:tcPr>
            <w:tcW w:w="0" w:type="auto"/>
            <w:vAlign w:val="center"/>
            <w:tcPrChange w:id="1573" w:author="yang huiwen" w:date="2021-05-08T13:57:00Z">
              <w:tcPr>
                <w:tcW w:w="0" w:type="auto"/>
              </w:tcPr>
            </w:tcPrChange>
          </w:tcPr>
          <w:p w14:paraId="44C1B025" w14:textId="77777777" w:rsidR="00907E3B" w:rsidRPr="002E05A7" w:rsidRDefault="00907E3B" w:rsidP="00CB3876">
            <w:pPr>
              <w:jc w:val="center"/>
              <w:rPr>
                <w:sz w:val="15"/>
                <w:szCs w:val="15"/>
              </w:rPr>
            </w:pPr>
            <w:r w:rsidRPr="002E05A7">
              <w:rPr>
                <w:sz w:val="15"/>
                <w:szCs w:val="15"/>
              </w:rPr>
              <w:t>16</w:t>
            </w:r>
          </w:p>
        </w:tc>
        <w:tc>
          <w:tcPr>
            <w:tcW w:w="0" w:type="auto"/>
            <w:vAlign w:val="center"/>
            <w:tcPrChange w:id="1574" w:author="yang huiwen" w:date="2021-05-08T13:57:00Z">
              <w:tcPr>
                <w:tcW w:w="0" w:type="auto"/>
                <w:gridSpan w:val="2"/>
              </w:tcPr>
            </w:tcPrChange>
          </w:tcPr>
          <w:p w14:paraId="558F5A73" w14:textId="3FF40130" w:rsidR="00907E3B" w:rsidRPr="002E05A7" w:rsidRDefault="00907E3B" w:rsidP="00CB3876">
            <w:pPr>
              <w:jc w:val="center"/>
              <w:rPr>
                <w:sz w:val="15"/>
                <w:szCs w:val="15"/>
              </w:rPr>
            </w:pPr>
            <w:del w:id="1575" w:author="yang huiwen" w:date="2021-05-08T13:55:00Z">
              <w:r w:rsidRPr="002E05A7" w:rsidDel="00496141">
                <w:rPr>
                  <w:sz w:val="15"/>
                  <w:szCs w:val="15"/>
                </w:rPr>
                <w:delText>0.203</w:delText>
              </w:r>
            </w:del>
            <w:ins w:id="1576" w:author="yang huiwen" w:date="2021-05-08T13:55:00Z">
              <w:r w:rsidR="00496141">
                <w:rPr>
                  <w:sz w:val="15"/>
                  <w:szCs w:val="15"/>
                </w:rPr>
                <w:t>0.999</w:t>
              </w:r>
            </w:ins>
          </w:p>
        </w:tc>
        <w:tc>
          <w:tcPr>
            <w:tcW w:w="0" w:type="auto"/>
            <w:vAlign w:val="center"/>
            <w:tcPrChange w:id="1577" w:author="yang huiwen" w:date="2021-05-08T13:57:00Z">
              <w:tcPr>
                <w:tcW w:w="0" w:type="auto"/>
                <w:gridSpan w:val="2"/>
              </w:tcPr>
            </w:tcPrChange>
          </w:tcPr>
          <w:p w14:paraId="778DD3E7" w14:textId="36BF8BCB" w:rsidR="00907E3B" w:rsidRPr="002E05A7" w:rsidRDefault="00496141" w:rsidP="00F97D13">
            <w:pPr>
              <w:jc w:val="center"/>
              <w:rPr>
                <w:sz w:val="15"/>
                <w:szCs w:val="15"/>
              </w:rPr>
            </w:pPr>
            <w:ins w:id="1578" w:author="yang huiwen" w:date="2021-05-08T13:55:00Z">
              <w:r>
                <w:rPr>
                  <w:sz w:val="15"/>
                  <w:szCs w:val="15"/>
                </w:rPr>
                <w:t>0</w:t>
              </w:r>
            </w:ins>
            <w:del w:id="1579"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80" w:author="yang huiwen" w:date="2021-05-08T13:57:00Z">
              <w:tcPr>
                <w:tcW w:w="0" w:type="auto"/>
              </w:tcPr>
            </w:tcPrChange>
          </w:tcPr>
          <w:p w14:paraId="170734DD" w14:textId="1583ABCB" w:rsidR="00907E3B" w:rsidRPr="002E05A7" w:rsidRDefault="00907E3B" w:rsidP="00F97D13">
            <w:pPr>
              <w:jc w:val="center"/>
              <w:rPr>
                <w:sz w:val="15"/>
                <w:szCs w:val="15"/>
              </w:rPr>
            </w:pPr>
            <w:ins w:id="1581" w:author="yang huiwen" w:date="2021-05-08T13:48:00Z">
              <w:r w:rsidRPr="00CA63FC">
                <w:rPr>
                  <w:sz w:val="15"/>
                  <w:szCs w:val="15"/>
                </w:rPr>
                <w:t>0</w:t>
              </w:r>
            </w:ins>
            <w:del w:id="1582" w:author="yang huiwen" w:date="2021-05-08T13:48:00Z">
              <w:r w:rsidRPr="00DD3FC7" w:rsidDel="00961F0F">
                <w:rPr>
                  <w:sz w:val="15"/>
                  <w:szCs w:val="15"/>
                </w:rPr>
                <w:delText>-</w:delText>
              </w:r>
              <w:r w:rsidRPr="00DD3FC7" w:rsidDel="00961F0F">
                <w:rPr>
                  <w:rFonts w:hint="eastAsia"/>
                  <w:sz w:val="15"/>
                  <w:szCs w:val="15"/>
                </w:rPr>
                <w:delText>0</w:delText>
              </w:r>
              <w:r w:rsidRPr="00DD3FC7" w:rsidDel="00961F0F">
                <w:rPr>
                  <w:sz w:val="15"/>
                  <w:szCs w:val="15"/>
                </w:rPr>
                <w:delText>.03</w:delText>
              </w:r>
            </w:del>
          </w:p>
        </w:tc>
        <w:tc>
          <w:tcPr>
            <w:tcW w:w="0" w:type="auto"/>
            <w:vAlign w:val="center"/>
            <w:tcPrChange w:id="1583" w:author="yang huiwen" w:date="2021-05-08T13:57:00Z">
              <w:tcPr>
                <w:tcW w:w="0" w:type="auto"/>
                <w:gridSpan w:val="2"/>
              </w:tcPr>
            </w:tcPrChange>
          </w:tcPr>
          <w:p w14:paraId="0A83C427" w14:textId="79AD68FA" w:rsidR="00907E3B" w:rsidRPr="002E05A7" w:rsidRDefault="00496141" w:rsidP="00F97D13">
            <w:pPr>
              <w:jc w:val="center"/>
              <w:rPr>
                <w:sz w:val="15"/>
                <w:szCs w:val="15"/>
              </w:rPr>
            </w:pPr>
            <w:ins w:id="1584" w:author="yang huiwen" w:date="2021-05-08T13:55:00Z">
              <w:r>
                <w:rPr>
                  <w:sz w:val="15"/>
                  <w:szCs w:val="15"/>
                </w:rPr>
                <w:t>-0.003</w:t>
              </w:r>
            </w:ins>
            <w:del w:id="1585"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4E041C36" w14:textId="77777777" w:rsidTr="00CB3876">
        <w:trPr>
          <w:jc w:val="center"/>
          <w:trPrChange w:id="1586" w:author="yang huiwen" w:date="2021-05-08T13:57:00Z">
            <w:trPr>
              <w:gridAfter w:val="0"/>
              <w:jc w:val="center"/>
            </w:trPr>
          </w:trPrChange>
        </w:trPr>
        <w:tc>
          <w:tcPr>
            <w:tcW w:w="0" w:type="auto"/>
            <w:vAlign w:val="center"/>
            <w:tcPrChange w:id="1587" w:author="yang huiwen" w:date="2021-05-08T13:57:00Z">
              <w:tcPr>
                <w:tcW w:w="0" w:type="auto"/>
              </w:tcPr>
            </w:tcPrChange>
          </w:tcPr>
          <w:p w14:paraId="74BBA4FC" w14:textId="77777777" w:rsidR="00907E3B" w:rsidRPr="002E05A7" w:rsidRDefault="00907E3B" w:rsidP="00CB3876">
            <w:pPr>
              <w:jc w:val="center"/>
              <w:rPr>
                <w:sz w:val="15"/>
                <w:szCs w:val="15"/>
              </w:rPr>
            </w:pPr>
            <w:r w:rsidRPr="002E05A7">
              <w:rPr>
                <w:sz w:val="15"/>
                <w:szCs w:val="15"/>
              </w:rPr>
              <w:t>17</w:t>
            </w:r>
          </w:p>
        </w:tc>
        <w:tc>
          <w:tcPr>
            <w:tcW w:w="0" w:type="auto"/>
            <w:vAlign w:val="center"/>
            <w:tcPrChange w:id="1588" w:author="yang huiwen" w:date="2021-05-08T13:57:00Z">
              <w:tcPr>
                <w:tcW w:w="0" w:type="auto"/>
                <w:gridSpan w:val="2"/>
              </w:tcPr>
            </w:tcPrChange>
          </w:tcPr>
          <w:p w14:paraId="5DB5476A" w14:textId="6D120AD2" w:rsidR="00907E3B" w:rsidRPr="002E05A7" w:rsidRDefault="00907E3B" w:rsidP="00CB3876">
            <w:pPr>
              <w:jc w:val="center"/>
              <w:rPr>
                <w:sz w:val="15"/>
                <w:szCs w:val="15"/>
              </w:rPr>
            </w:pPr>
            <w:del w:id="1589" w:author="yang huiwen" w:date="2021-05-08T13:56:00Z">
              <w:r w:rsidRPr="002E05A7" w:rsidDel="00B00E30">
                <w:rPr>
                  <w:sz w:val="15"/>
                  <w:szCs w:val="15"/>
                </w:rPr>
                <w:delText>0.152</w:delText>
              </w:r>
            </w:del>
            <w:ins w:id="1590" w:author="yang huiwen" w:date="2021-05-08T13:56:00Z">
              <w:r w:rsidR="00B00E30">
                <w:rPr>
                  <w:sz w:val="15"/>
                  <w:szCs w:val="15"/>
                </w:rPr>
                <w:t>0.872</w:t>
              </w:r>
            </w:ins>
          </w:p>
        </w:tc>
        <w:tc>
          <w:tcPr>
            <w:tcW w:w="0" w:type="auto"/>
            <w:vAlign w:val="center"/>
            <w:tcPrChange w:id="1591" w:author="yang huiwen" w:date="2021-05-08T13:57:00Z">
              <w:tcPr>
                <w:tcW w:w="0" w:type="auto"/>
                <w:gridSpan w:val="2"/>
              </w:tcPr>
            </w:tcPrChange>
          </w:tcPr>
          <w:p w14:paraId="0E818EB1" w14:textId="5A78B839" w:rsidR="00907E3B" w:rsidRPr="002E05A7" w:rsidRDefault="00B00E30" w:rsidP="00F97D13">
            <w:pPr>
              <w:jc w:val="center"/>
              <w:rPr>
                <w:sz w:val="15"/>
                <w:szCs w:val="15"/>
              </w:rPr>
            </w:pPr>
            <w:ins w:id="1592" w:author="yang huiwen" w:date="2021-05-08T13:56:00Z">
              <w:r>
                <w:rPr>
                  <w:sz w:val="15"/>
                  <w:szCs w:val="15"/>
                </w:rPr>
                <w:t>0.054</w:t>
              </w:r>
            </w:ins>
            <w:del w:id="1593"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594" w:author="yang huiwen" w:date="2021-05-08T13:57:00Z">
              <w:tcPr>
                <w:tcW w:w="0" w:type="auto"/>
              </w:tcPr>
            </w:tcPrChange>
          </w:tcPr>
          <w:p w14:paraId="1B4BE655" w14:textId="44F17D31" w:rsidR="00907E3B" w:rsidRPr="002E05A7" w:rsidRDefault="00B00E30" w:rsidP="00F97D13">
            <w:pPr>
              <w:jc w:val="center"/>
              <w:rPr>
                <w:sz w:val="15"/>
                <w:szCs w:val="15"/>
              </w:rPr>
            </w:pPr>
            <w:ins w:id="1595" w:author="yang huiwen" w:date="2021-05-08T13:56:00Z">
              <w:r>
                <w:rPr>
                  <w:sz w:val="15"/>
                  <w:szCs w:val="15"/>
                </w:rPr>
                <w:t>-0.034</w:t>
              </w:r>
            </w:ins>
            <w:del w:id="1596"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597" w:author="yang huiwen" w:date="2021-05-08T13:57:00Z">
              <w:tcPr>
                <w:tcW w:w="0" w:type="auto"/>
                <w:gridSpan w:val="2"/>
              </w:tcPr>
            </w:tcPrChange>
          </w:tcPr>
          <w:p w14:paraId="49D0100A" w14:textId="6177FE5F" w:rsidR="00907E3B" w:rsidRPr="002E05A7" w:rsidRDefault="00B00E30" w:rsidP="00F97D13">
            <w:pPr>
              <w:jc w:val="center"/>
              <w:rPr>
                <w:sz w:val="15"/>
                <w:szCs w:val="15"/>
              </w:rPr>
            </w:pPr>
            <w:ins w:id="1598" w:author="yang huiwen" w:date="2021-05-08T13:56:00Z">
              <w:r>
                <w:rPr>
                  <w:sz w:val="15"/>
                  <w:szCs w:val="15"/>
                </w:rPr>
                <w:t>-0.014</w:t>
              </w:r>
            </w:ins>
            <w:del w:id="1599"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0A7189BA" w14:textId="77777777" w:rsidTr="00CB3876">
        <w:trPr>
          <w:jc w:val="center"/>
          <w:trPrChange w:id="1600" w:author="yang huiwen" w:date="2021-05-08T13:57:00Z">
            <w:trPr>
              <w:gridAfter w:val="0"/>
              <w:jc w:val="center"/>
            </w:trPr>
          </w:trPrChange>
        </w:trPr>
        <w:tc>
          <w:tcPr>
            <w:tcW w:w="0" w:type="auto"/>
            <w:vAlign w:val="center"/>
            <w:tcPrChange w:id="1601" w:author="yang huiwen" w:date="2021-05-08T13:57:00Z">
              <w:tcPr>
                <w:tcW w:w="0" w:type="auto"/>
              </w:tcPr>
            </w:tcPrChange>
          </w:tcPr>
          <w:p w14:paraId="0EBB0F86" w14:textId="77777777" w:rsidR="00907E3B" w:rsidRPr="002E05A7" w:rsidRDefault="00907E3B" w:rsidP="00CB3876">
            <w:pPr>
              <w:jc w:val="center"/>
              <w:rPr>
                <w:sz w:val="15"/>
                <w:szCs w:val="15"/>
              </w:rPr>
            </w:pPr>
            <w:r w:rsidRPr="002E05A7">
              <w:rPr>
                <w:sz w:val="15"/>
                <w:szCs w:val="15"/>
              </w:rPr>
              <w:lastRenderedPageBreak/>
              <w:t>18</w:t>
            </w:r>
          </w:p>
        </w:tc>
        <w:tc>
          <w:tcPr>
            <w:tcW w:w="0" w:type="auto"/>
            <w:vAlign w:val="center"/>
            <w:tcPrChange w:id="1602" w:author="yang huiwen" w:date="2021-05-08T13:57:00Z">
              <w:tcPr>
                <w:tcW w:w="0" w:type="auto"/>
                <w:gridSpan w:val="2"/>
              </w:tcPr>
            </w:tcPrChange>
          </w:tcPr>
          <w:p w14:paraId="394F3B3B" w14:textId="67DB402A" w:rsidR="00907E3B" w:rsidRPr="002E05A7" w:rsidRDefault="00907E3B" w:rsidP="00CB3876">
            <w:pPr>
              <w:jc w:val="center"/>
              <w:rPr>
                <w:sz w:val="15"/>
                <w:szCs w:val="15"/>
              </w:rPr>
            </w:pPr>
            <w:del w:id="1603" w:author="yang huiwen" w:date="2021-05-08T13:56:00Z">
              <w:r w:rsidRPr="002E05A7" w:rsidDel="00B00E30">
                <w:rPr>
                  <w:sz w:val="15"/>
                  <w:szCs w:val="15"/>
                </w:rPr>
                <w:delText>0.252</w:delText>
              </w:r>
            </w:del>
            <w:ins w:id="1604" w:author="yang huiwen" w:date="2021-05-08T13:56:00Z">
              <w:r w:rsidR="00B00E30">
                <w:rPr>
                  <w:sz w:val="15"/>
                  <w:szCs w:val="15"/>
                </w:rPr>
                <w:t>0.84</w:t>
              </w:r>
            </w:ins>
          </w:p>
        </w:tc>
        <w:tc>
          <w:tcPr>
            <w:tcW w:w="0" w:type="auto"/>
            <w:vAlign w:val="center"/>
            <w:tcPrChange w:id="1605" w:author="yang huiwen" w:date="2021-05-08T13:57:00Z">
              <w:tcPr>
                <w:tcW w:w="0" w:type="auto"/>
                <w:gridSpan w:val="2"/>
              </w:tcPr>
            </w:tcPrChange>
          </w:tcPr>
          <w:p w14:paraId="2FA01F13" w14:textId="5717AF94" w:rsidR="00907E3B" w:rsidRPr="002E05A7" w:rsidRDefault="00B00E30" w:rsidP="00F97D13">
            <w:pPr>
              <w:jc w:val="center"/>
              <w:rPr>
                <w:sz w:val="15"/>
                <w:szCs w:val="15"/>
              </w:rPr>
            </w:pPr>
            <w:ins w:id="1606" w:author="yang huiwen" w:date="2021-05-08T13:56:00Z">
              <w:r>
                <w:rPr>
                  <w:sz w:val="15"/>
                  <w:szCs w:val="15"/>
                </w:rPr>
                <w:t>0.024</w:t>
              </w:r>
            </w:ins>
            <w:del w:id="1607"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608" w:author="yang huiwen" w:date="2021-05-08T13:57:00Z">
              <w:tcPr>
                <w:tcW w:w="0" w:type="auto"/>
              </w:tcPr>
            </w:tcPrChange>
          </w:tcPr>
          <w:p w14:paraId="2CD4F12C" w14:textId="799CF908" w:rsidR="00907E3B" w:rsidRPr="002E05A7" w:rsidRDefault="00B00E30" w:rsidP="00F97D13">
            <w:pPr>
              <w:jc w:val="center"/>
              <w:rPr>
                <w:sz w:val="15"/>
                <w:szCs w:val="15"/>
              </w:rPr>
            </w:pPr>
            <w:ins w:id="1609" w:author="yang huiwen" w:date="2021-05-08T13:56:00Z">
              <w:r>
                <w:rPr>
                  <w:sz w:val="15"/>
                  <w:szCs w:val="15"/>
                </w:rPr>
                <w:t>0.008</w:t>
              </w:r>
            </w:ins>
            <w:del w:id="1610"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611" w:author="yang huiwen" w:date="2021-05-08T13:57:00Z">
              <w:tcPr>
                <w:tcW w:w="0" w:type="auto"/>
                <w:gridSpan w:val="2"/>
              </w:tcPr>
            </w:tcPrChange>
          </w:tcPr>
          <w:p w14:paraId="0034F397" w14:textId="1BB2785C" w:rsidR="00907E3B" w:rsidRPr="002E05A7" w:rsidRDefault="00B00E30" w:rsidP="00F97D13">
            <w:pPr>
              <w:jc w:val="center"/>
              <w:rPr>
                <w:sz w:val="15"/>
                <w:szCs w:val="15"/>
              </w:rPr>
            </w:pPr>
            <w:ins w:id="1612" w:author="yang huiwen" w:date="2021-05-08T13:56:00Z">
              <w:r>
                <w:rPr>
                  <w:sz w:val="15"/>
                  <w:szCs w:val="15"/>
                </w:rPr>
                <w:t>-0.021</w:t>
              </w:r>
            </w:ins>
            <w:del w:id="1613"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18CDAD2D" w14:textId="77777777" w:rsidTr="00CB3876">
        <w:trPr>
          <w:jc w:val="center"/>
          <w:trPrChange w:id="1614" w:author="yang huiwen" w:date="2021-05-08T13:57:00Z">
            <w:trPr>
              <w:gridAfter w:val="0"/>
              <w:jc w:val="center"/>
            </w:trPr>
          </w:trPrChange>
        </w:trPr>
        <w:tc>
          <w:tcPr>
            <w:tcW w:w="0" w:type="auto"/>
            <w:vAlign w:val="center"/>
            <w:tcPrChange w:id="1615" w:author="yang huiwen" w:date="2021-05-08T13:57:00Z">
              <w:tcPr>
                <w:tcW w:w="0" w:type="auto"/>
              </w:tcPr>
            </w:tcPrChange>
          </w:tcPr>
          <w:p w14:paraId="40BD5BF2" w14:textId="77777777" w:rsidR="00907E3B" w:rsidRPr="002E05A7" w:rsidRDefault="00907E3B" w:rsidP="00CB3876">
            <w:pPr>
              <w:jc w:val="center"/>
              <w:rPr>
                <w:sz w:val="15"/>
                <w:szCs w:val="15"/>
              </w:rPr>
            </w:pPr>
            <w:r w:rsidRPr="002E05A7">
              <w:rPr>
                <w:sz w:val="15"/>
                <w:szCs w:val="15"/>
              </w:rPr>
              <w:t>19</w:t>
            </w:r>
          </w:p>
        </w:tc>
        <w:tc>
          <w:tcPr>
            <w:tcW w:w="0" w:type="auto"/>
            <w:vAlign w:val="center"/>
            <w:tcPrChange w:id="1616" w:author="yang huiwen" w:date="2021-05-08T13:57:00Z">
              <w:tcPr>
                <w:tcW w:w="0" w:type="auto"/>
                <w:gridSpan w:val="2"/>
              </w:tcPr>
            </w:tcPrChange>
          </w:tcPr>
          <w:p w14:paraId="3B7D1DAF" w14:textId="20627278" w:rsidR="00907E3B" w:rsidRPr="002E05A7" w:rsidRDefault="00907E3B" w:rsidP="00CB3876">
            <w:pPr>
              <w:jc w:val="center"/>
              <w:rPr>
                <w:sz w:val="15"/>
                <w:szCs w:val="15"/>
              </w:rPr>
            </w:pPr>
            <w:del w:id="1617" w:author="yang huiwen" w:date="2021-05-08T13:57:00Z">
              <w:r w:rsidRPr="002E05A7" w:rsidDel="00F30808">
                <w:rPr>
                  <w:sz w:val="15"/>
                  <w:szCs w:val="15"/>
                </w:rPr>
                <w:delText>0.0</w:delText>
              </w:r>
            </w:del>
            <w:ins w:id="1618" w:author="yang huiwen" w:date="2021-05-08T13:57:00Z">
              <w:r w:rsidR="00F30808">
                <w:rPr>
                  <w:sz w:val="15"/>
                  <w:szCs w:val="15"/>
                </w:rPr>
                <w:t>0.74</w:t>
              </w:r>
            </w:ins>
          </w:p>
        </w:tc>
        <w:tc>
          <w:tcPr>
            <w:tcW w:w="0" w:type="auto"/>
            <w:vAlign w:val="center"/>
            <w:tcPrChange w:id="1619" w:author="yang huiwen" w:date="2021-05-08T13:57:00Z">
              <w:tcPr>
                <w:tcW w:w="0" w:type="auto"/>
                <w:gridSpan w:val="2"/>
              </w:tcPr>
            </w:tcPrChange>
          </w:tcPr>
          <w:p w14:paraId="49E897C4" w14:textId="3DC4AE1F" w:rsidR="00907E3B" w:rsidRPr="002E05A7" w:rsidRDefault="00F30808" w:rsidP="00F97D13">
            <w:pPr>
              <w:jc w:val="center"/>
              <w:rPr>
                <w:sz w:val="15"/>
                <w:szCs w:val="15"/>
              </w:rPr>
            </w:pPr>
            <w:ins w:id="1620" w:author="yang huiwen" w:date="2021-05-08T13:57:00Z">
              <w:r>
                <w:rPr>
                  <w:sz w:val="15"/>
                  <w:szCs w:val="15"/>
                </w:rPr>
                <w:t>0.047</w:t>
              </w:r>
            </w:ins>
            <w:del w:id="1621" w:author="yang huiwen" w:date="2021-05-08T13:48:00Z">
              <w:r w:rsidR="00907E3B" w:rsidRPr="00607A33" w:rsidDel="00961F0F">
                <w:rPr>
                  <w:sz w:val="15"/>
                  <w:szCs w:val="15"/>
                </w:rPr>
                <w:delText>+</w:delText>
              </w:r>
              <w:r w:rsidR="00907E3B" w:rsidRPr="00607A33" w:rsidDel="00961F0F">
                <w:rPr>
                  <w:rFonts w:hint="eastAsia"/>
                  <w:sz w:val="15"/>
                  <w:szCs w:val="15"/>
                </w:rPr>
                <w:delText>0</w:delText>
              </w:r>
              <w:r w:rsidR="00907E3B" w:rsidRPr="00607A33" w:rsidDel="00961F0F">
                <w:rPr>
                  <w:sz w:val="15"/>
                  <w:szCs w:val="15"/>
                </w:rPr>
                <w:delText>.03</w:delText>
              </w:r>
            </w:del>
          </w:p>
        </w:tc>
        <w:tc>
          <w:tcPr>
            <w:tcW w:w="0" w:type="auto"/>
            <w:vAlign w:val="center"/>
            <w:tcPrChange w:id="1622" w:author="yang huiwen" w:date="2021-05-08T13:57:00Z">
              <w:tcPr>
                <w:tcW w:w="0" w:type="auto"/>
              </w:tcPr>
            </w:tcPrChange>
          </w:tcPr>
          <w:p w14:paraId="7B132832" w14:textId="769AB846" w:rsidR="00907E3B" w:rsidRPr="002E05A7" w:rsidRDefault="00F30808" w:rsidP="00F97D13">
            <w:pPr>
              <w:jc w:val="center"/>
              <w:rPr>
                <w:sz w:val="15"/>
                <w:szCs w:val="15"/>
              </w:rPr>
            </w:pPr>
            <w:ins w:id="1623" w:author="yang huiwen" w:date="2021-05-08T13:57:00Z">
              <w:r>
                <w:rPr>
                  <w:sz w:val="15"/>
                  <w:szCs w:val="15"/>
                </w:rPr>
                <w:t>-0.001</w:t>
              </w:r>
            </w:ins>
            <w:del w:id="1624"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c>
          <w:tcPr>
            <w:tcW w:w="0" w:type="auto"/>
            <w:vAlign w:val="center"/>
            <w:tcPrChange w:id="1625" w:author="yang huiwen" w:date="2021-05-08T13:57:00Z">
              <w:tcPr>
                <w:tcW w:w="0" w:type="auto"/>
                <w:gridSpan w:val="2"/>
              </w:tcPr>
            </w:tcPrChange>
          </w:tcPr>
          <w:p w14:paraId="28F9F8E2" w14:textId="2EF08163" w:rsidR="00907E3B" w:rsidRPr="002E05A7" w:rsidRDefault="00F30808" w:rsidP="00F97D13">
            <w:pPr>
              <w:jc w:val="center"/>
              <w:rPr>
                <w:sz w:val="15"/>
                <w:szCs w:val="15"/>
              </w:rPr>
            </w:pPr>
            <w:ins w:id="1626" w:author="yang huiwen" w:date="2021-05-08T13:57:00Z">
              <w:r>
                <w:rPr>
                  <w:sz w:val="15"/>
                  <w:szCs w:val="15"/>
                </w:rPr>
                <w:t>0.06</w:t>
              </w:r>
            </w:ins>
            <w:del w:id="1627" w:author="yang huiwen" w:date="2021-05-08T13:48:00Z">
              <w:r w:rsidR="00907E3B" w:rsidRPr="00DD3FC7" w:rsidDel="00961F0F">
                <w:rPr>
                  <w:sz w:val="15"/>
                  <w:szCs w:val="15"/>
                </w:rPr>
                <w:delText>-</w:delText>
              </w:r>
              <w:r w:rsidR="00907E3B" w:rsidRPr="00DD3FC7" w:rsidDel="00961F0F">
                <w:rPr>
                  <w:rFonts w:hint="eastAsia"/>
                  <w:sz w:val="15"/>
                  <w:szCs w:val="15"/>
                </w:rPr>
                <w:delText>0</w:delText>
              </w:r>
              <w:r w:rsidR="00907E3B" w:rsidRPr="00DD3FC7" w:rsidDel="00961F0F">
                <w:rPr>
                  <w:sz w:val="15"/>
                  <w:szCs w:val="15"/>
                </w:rPr>
                <w:delText>.03</w:delText>
              </w:r>
            </w:del>
          </w:p>
        </w:tc>
      </w:tr>
      <w:tr w:rsidR="00907E3B" w:rsidRPr="002E05A7" w14:paraId="4F78DF1D" w14:textId="77777777" w:rsidTr="00501930">
        <w:trPr>
          <w:jc w:val="center"/>
          <w:trPrChange w:id="1628" w:author="yang huiwen" w:date="2021-05-10T17:25:00Z">
            <w:trPr>
              <w:gridAfter w:val="0"/>
              <w:jc w:val="center"/>
            </w:trPr>
          </w:trPrChange>
        </w:trPr>
        <w:tc>
          <w:tcPr>
            <w:tcW w:w="0" w:type="auto"/>
            <w:vAlign w:val="center"/>
            <w:tcPrChange w:id="1629" w:author="yang huiwen" w:date="2021-05-10T17:25:00Z">
              <w:tcPr>
                <w:tcW w:w="0" w:type="auto"/>
                <w:tcBorders>
                  <w:bottom w:val="single" w:sz="12" w:space="0" w:color="auto"/>
                </w:tcBorders>
              </w:tcPr>
            </w:tcPrChange>
          </w:tcPr>
          <w:p w14:paraId="25795E3B" w14:textId="77777777" w:rsidR="00907E3B" w:rsidRPr="002E05A7" w:rsidRDefault="00907E3B" w:rsidP="00CB3876">
            <w:pPr>
              <w:jc w:val="center"/>
              <w:rPr>
                <w:sz w:val="15"/>
                <w:szCs w:val="15"/>
              </w:rPr>
            </w:pPr>
            <w:r w:rsidRPr="002E05A7">
              <w:rPr>
                <w:sz w:val="15"/>
                <w:szCs w:val="15"/>
              </w:rPr>
              <w:t>20</w:t>
            </w:r>
          </w:p>
        </w:tc>
        <w:tc>
          <w:tcPr>
            <w:tcW w:w="0" w:type="auto"/>
            <w:vAlign w:val="center"/>
            <w:tcPrChange w:id="1630" w:author="yang huiwen" w:date="2021-05-10T17:25:00Z">
              <w:tcPr>
                <w:tcW w:w="0" w:type="auto"/>
                <w:gridSpan w:val="2"/>
                <w:tcBorders>
                  <w:bottom w:val="single" w:sz="12" w:space="0" w:color="auto"/>
                </w:tcBorders>
              </w:tcPr>
            </w:tcPrChange>
          </w:tcPr>
          <w:p w14:paraId="3C20D0D4" w14:textId="56730582" w:rsidR="00907E3B" w:rsidRPr="002E05A7" w:rsidRDefault="00907E3B" w:rsidP="00CB3876">
            <w:pPr>
              <w:jc w:val="center"/>
              <w:rPr>
                <w:sz w:val="15"/>
                <w:szCs w:val="15"/>
              </w:rPr>
            </w:pPr>
            <w:del w:id="1631" w:author="yang huiwen" w:date="2021-05-08T13:57:00Z">
              <w:r w:rsidRPr="002E05A7" w:rsidDel="00F30808">
                <w:rPr>
                  <w:sz w:val="15"/>
                  <w:szCs w:val="15"/>
                </w:rPr>
                <w:delText>模型失效</w:delText>
              </w:r>
            </w:del>
            <w:ins w:id="1632" w:author="yang huiwen" w:date="2021-05-08T13:57:00Z">
              <w:r w:rsidR="00F30808">
                <w:rPr>
                  <w:rFonts w:hint="eastAsia"/>
                  <w:sz w:val="15"/>
                  <w:szCs w:val="15"/>
                </w:rPr>
                <w:t>0</w:t>
              </w:r>
              <w:r w:rsidR="00F30808">
                <w:rPr>
                  <w:sz w:val="15"/>
                  <w:szCs w:val="15"/>
                </w:rPr>
                <w:t>.524</w:t>
              </w:r>
            </w:ins>
          </w:p>
        </w:tc>
        <w:tc>
          <w:tcPr>
            <w:tcW w:w="0" w:type="auto"/>
            <w:vAlign w:val="center"/>
            <w:tcPrChange w:id="1633" w:author="yang huiwen" w:date="2021-05-10T17:25:00Z">
              <w:tcPr>
                <w:tcW w:w="0" w:type="auto"/>
                <w:gridSpan w:val="2"/>
                <w:tcBorders>
                  <w:bottom w:val="single" w:sz="12" w:space="0" w:color="auto"/>
                </w:tcBorders>
              </w:tcPr>
            </w:tcPrChange>
          </w:tcPr>
          <w:p w14:paraId="51F83539" w14:textId="03F5554D" w:rsidR="00907E3B" w:rsidRPr="002E05A7" w:rsidRDefault="00F30808" w:rsidP="00F97D13">
            <w:pPr>
              <w:jc w:val="center"/>
              <w:rPr>
                <w:sz w:val="15"/>
                <w:szCs w:val="15"/>
              </w:rPr>
            </w:pPr>
            <w:ins w:id="1634" w:author="yang huiwen" w:date="2021-05-08T13:57:00Z">
              <w:r>
                <w:rPr>
                  <w:sz w:val="15"/>
                  <w:szCs w:val="15"/>
                </w:rPr>
                <w:t>0.</w:t>
              </w:r>
              <w:r w:rsidR="004E6731">
                <w:rPr>
                  <w:sz w:val="15"/>
                  <w:szCs w:val="15"/>
                </w:rPr>
                <w:t>059</w:t>
              </w:r>
            </w:ins>
            <w:del w:id="1635" w:author="yang huiwen" w:date="2021-05-08T13:48:00Z">
              <w:r w:rsidR="00907E3B" w:rsidRPr="002E05A7" w:rsidDel="00961F0F">
                <w:rPr>
                  <w:sz w:val="15"/>
                  <w:szCs w:val="15"/>
                </w:rPr>
                <w:delText>模型失效</w:delText>
              </w:r>
            </w:del>
          </w:p>
        </w:tc>
        <w:tc>
          <w:tcPr>
            <w:tcW w:w="0" w:type="auto"/>
            <w:vAlign w:val="center"/>
            <w:tcPrChange w:id="1636" w:author="yang huiwen" w:date="2021-05-10T17:25:00Z">
              <w:tcPr>
                <w:tcW w:w="0" w:type="auto"/>
                <w:tcBorders>
                  <w:bottom w:val="single" w:sz="12" w:space="0" w:color="auto"/>
                </w:tcBorders>
              </w:tcPr>
            </w:tcPrChange>
          </w:tcPr>
          <w:p w14:paraId="3A1EAE3D" w14:textId="191D85CE" w:rsidR="00907E3B" w:rsidRPr="002E05A7" w:rsidRDefault="004E6731" w:rsidP="00F97D13">
            <w:pPr>
              <w:jc w:val="center"/>
              <w:rPr>
                <w:sz w:val="15"/>
                <w:szCs w:val="15"/>
              </w:rPr>
            </w:pPr>
            <w:ins w:id="1637" w:author="yang huiwen" w:date="2021-05-08T13:57:00Z">
              <w:r>
                <w:rPr>
                  <w:sz w:val="15"/>
                  <w:szCs w:val="15"/>
                </w:rPr>
                <w:t>-0.017</w:t>
              </w:r>
            </w:ins>
            <w:del w:id="1638" w:author="yang huiwen" w:date="2021-05-08T13:48:00Z">
              <w:r w:rsidR="00907E3B" w:rsidRPr="002E05A7" w:rsidDel="00961F0F">
                <w:rPr>
                  <w:sz w:val="15"/>
                  <w:szCs w:val="15"/>
                </w:rPr>
                <w:delText>模型失效</w:delText>
              </w:r>
            </w:del>
          </w:p>
        </w:tc>
        <w:tc>
          <w:tcPr>
            <w:tcW w:w="0" w:type="auto"/>
            <w:vAlign w:val="center"/>
            <w:tcPrChange w:id="1639" w:author="yang huiwen" w:date="2021-05-10T17:25:00Z">
              <w:tcPr>
                <w:tcW w:w="0" w:type="auto"/>
                <w:gridSpan w:val="2"/>
                <w:tcBorders>
                  <w:bottom w:val="single" w:sz="12" w:space="0" w:color="auto"/>
                </w:tcBorders>
              </w:tcPr>
            </w:tcPrChange>
          </w:tcPr>
          <w:p w14:paraId="460F2E88" w14:textId="61BB7120" w:rsidR="00907E3B" w:rsidRPr="002E05A7" w:rsidRDefault="004E6731" w:rsidP="00F97D13">
            <w:pPr>
              <w:jc w:val="center"/>
              <w:rPr>
                <w:sz w:val="15"/>
                <w:szCs w:val="15"/>
              </w:rPr>
            </w:pPr>
            <w:ins w:id="1640" w:author="yang huiwen" w:date="2021-05-08T13:57:00Z">
              <w:r>
                <w:rPr>
                  <w:sz w:val="15"/>
                  <w:szCs w:val="15"/>
                </w:rPr>
                <w:t>0.156</w:t>
              </w:r>
            </w:ins>
            <w:del w:id="1641" w:author="yang huiwen" w:date="2021-05-08T13:48:00Z">
              <w:r w:rsidR="00907E3B" w:rsidRPr="002E05A7" w:rsidDel="00961F0F">
                <w:rPr>
                  <w:sz w:val="15"/>
                  <w:szCs w:val="15"/>
                </w:rPr>
                <w:delText>模型失效</w:delText>
              </w:r>
            </w:del>
          </w:p>
        </w:tc>
      </w:tr>
      <w:tr w:rsidR="00501930" w:rsidRPr="002E05A7" w14:paraId="60F88C8F" w14:textId="77777777" w:rsidTr="00CB3876">
        <w:trPr>
          <w:jc w:val="center"/>
          <w:ins w:id="1642" w:author="yang huiwen" w:date="2021-05-10T17:25:00Z"/>
        </w:trPr>
        <w:tc>
          <w:tcPr>
            <w:tcW w:w="0" w:type="auto"/>
            <w:tcBorders>
              <w:bottom w:val="single" w:sz="12" w:space="0" w:color="auto"/>
            </w:tcBorders>
            <w:vAlign w:val="center"/>
          </w:tcPr>
          <w:p w14:paraId="031461DB" w14:textId="6010CB69" w:rsidR="00501930" w:rsidRPr="002E05A7" w:rsidRDefault="00501930" w:rsidP="00CB3876">
            <w:pPr>
              <w:jc w:val="center"/>
              <w:rPr>
                <w:ins w:id="1643" w:author="yang huiwen" w:date="2021-05-10T17:25:00Z"/>
                <w:sz w:val="15"/>
                <w:szCs w:val="15"/>
              </w:rPr>
            </w:pPr>
            <w:ins w:id="1644" w:author="yang huiwen" w:date="2021-05-10T17:25:00Z">
              <w:r>
                <w:rPr>
                  <w:rFonts w:hint="eastAsia"/>
                  <w:sz w:val="15"/>
                  <w:szCs w:val="15"/>
                </w:rPr>
                <w:t>平均值</w:t>
              </w:r>
            </w:ins>
          </w:p>
        </w:tc>
        <w:tc>
          <w:tcPr>
            <w:tcW w:w="0" w:type="auto"/>
            <w:tcBorders>
              <w:bottom w:val="single" w:sz="12" w:space="0" w:color="auto"/>
            </w:tcBorders>
            <w:vAlign w:val="center"/>
          </w:tcPr>
          <w:p w14:paraId="3FFAC5B5" w14:textId="6E95FE49" w:rsidR="00501930" w:rsidRPr="002E05A7" w:rsidDel="00F30808" w:rsidRDefault="005410CB" w:rsidP="00CB3876">
            <w:pPr>
              <w:jc w:val="center"/>
              <w:rPr>
                <w:ins w:id="1645" w:author="yang huiwen" w:date="2021-05-10T17:25:00Z"/>
                <w:sz w:val="15"/>
                <w:szCs w:val="15"/>
              </w:rPr>
            </w:pPr>
            <w:ins w:id="1646" w:author="yang huiwen" w:date="2021-05-10T17:25:00Z">
              <w:r>
                <w:rPr>
                  <w:rFonts w:hint="eastAsia"/>
                  <w:sz w:val="15"/>
                  <w:szCs w:val="15"/>
                </w:rPr>
                <w:t>0</w:t>
              </w:r>
              <w:r>
                <w:rPr>
                  <w:sz w:val="15"/>
                  <w:szCs w:val="15"/>
                </w:rPr>
                <w:t>.8</w:t>
              </w:r>
            </w:ins>
            <w:ins w:id="1647" w:author="yang huiwen" w:date="2021-05-10T17:28:00Z">
              <w:r w:rsidR="00E958DD">
                <w:rPr>
                  <w:sz w:val="15"/>
                  <w:szCs w:val="15"/>
                </w:rPr>
                <w:t>69</w:t>
              </w:r>
            </w:ins>
          </w:p>
        </w:tc>
        <w:tc>
          <w:tcPr>
            <w:tcW w:w="0" w:type="auto"/>
            <w:tcBorders>
              <w:bottom w:val="single" w:sz="12" w:space="0" w:color="auto"/>
            </w:tcBorders>
            <w:vAlign w:val="center"/>
          </w:tcPr>
          <w:p w14:paraId="127F7E9C" w14:textId="63694D32" w:rsidR="00501930" w:rsidRDefault="00300833" w:rsidP="00F97D13">
            <w:pPr>
              <w:jc w:val="center"/>
              <w:rPr>
                <w:ins w:id="1648" w:author="yang huiwen" w:date="2021-05-10T17:25:00Z"/>
                <w:sz w:val="15"/>
                <w:szCs w:val="15"/>
              </w:rPr>
            </w:pPr>
            <w:ins w:id="1649" w:author="yang huiwen" w:date="2021-05-10T17:28:00Z">
              <w:r>
                <w:rPr>
                  <w:rFonts w:hint="eastAsia"/>
                  <w:sz w:val="15"/>
                  <w:szCs w:val="15"/>
                </w:rPr>
                <w:t>0</w:t>
              </w:r>
              <w:r>
                <w:rPr>
                  <w:sz w:val="15"/>
                  <w:szCs w:val="15"/>
                </w:rPr>
                <w:t>.887</w:t>
              </w:r>
            </w:ins>
            <w:ins w:id="1650" w:author="yang huiwen" w:date="2021-05-10T21:41:00Z">
              <w:r w:rsidR="00861E82">
                <w:rPr>
                  <w:sz w:val="15"/>
                  <w:szCs w:val="15"/>
                </w:rPr>
                <w:t>(+0.</w:t>
              </w:r>
            </w:ins>
            <w:ins w:id="1651" w:author="yang huiwen" w:date="2021-05-10T21:42:00Z">
              <w:r w:rsidR="00861E82">
                <w:rPr>
                  <w:sz w:val="15"/>
                  <w:szCs w:val="15"/>
                </w:rPr>
                <w:t>018</w:t>
              </w:r>
            </w:ins>
            <w:ins w:id="1652" w:author="yang huiwen" w:date="2021-05-10T21:41:00Z">
              <w:r w:rsidR="00861E82">
                <w:rPr>
                  <w:sz w:val="15"/>
                  <w:szCs w:val="15"/>
                </w:rPr>
                <w:t>)</w:t>
              </w:r>
            </w:ins>
          </w:p>
        </w:tc>
        <w:tc>
          <w:tcPr>
            <w:tcW w:w="0" w:type="auto"/>
            <w:tcBorders>
              <w:bottom w:val="single" w:sz="12" w:space="0" w:color="auto"/>
            </w:tcBorders>
            <w:vAlign w:val="center"/>
          </w:tcPr>
          <w:p w14:paraId="4028E696" w14:textId="67C22B0F" w:rsidR="00501930" w:rsidRDefault="00300833" w:rsidP="00F97D13">
            <w:pPr>
              <w:jc w:val="center"/>
              <w:rPr>
                <w:ins w:id="1653" w:author="yang huiwen" w:date="2021-05-10T17:25:00Z"/>
                <w:sz w:val="15"/>
                <w:szCs w:val="15"/>
              </w:rPr>
            </w:pPr>
            <w:ins w:id="1654" w:author="yang huiwen" w:date="2021-05-10T17:28:00Z">
              <w:r>
                <w:rPr>
                  <w:rFonts w:hint="eastAsia"/>
                  <w:sz w:val="15"/>
                  <w:szCs w:val="15"/>
                </w:rPr>
                <w:t>0</w:t>
              </w:r>
              <w:r>
                <w:rPr>
                  <w:sz w:val="15"/>
                  <w:szCs w:val="15"/>
                </w:rPr>
                <w:t>.8</w:t>
              </w:r>
            </w:ins>
            <w:ins w:id="1655" w:author="yang huiwen" w:date="2021-05-10T21:42:00Z">
              <w:r w:rsidR="00AC733D">
                <w:rPr>
                  <w:sz w:val="15"/>
                  <w:szCs w:val="15"/>
                </w:rPr>
                <w:t>66(-0.003)</w:t>
              </w:r>
            </w:ins>
          </w:p>
        </w:tc>
        <w:tc>
          <w:tcPr>
            <w:tcW w:w="0" w:type="auto"/>
            <w:tcBorders>
              <w:bottom w:val="single" w:sz="12" w:space="0" w:color="auto"/>
            </w:tcBorders>
            <w:vAlign w:val="center"/>
          </w:tcPr>
          <w:p w14:paraId="7C22E001" w14:textId="67DBE8A5" w:rsidR="00501930" w:rsidRDefault="00300833" w:rsidP="00F97D13">
            <w:pPr>
              <w:jc w:val="center"/>
              <w:rPr>
                <w:ins w:id="1656" w:author="yang huiwen" w:date="2021-05-10T17:25:00Z"/>
                <w:sz w:val="15"/>
                <w:szCs w:val="15"/>
              </w:rPr>
            </w:pPr>
            <w:ins w:id="1657" w:author="yang huiwen" w:date="2021-05-10T17:28:00Z">
              <w:r>
                <w:rPr>
                  <w:rFonts w:hint="eastAsia"/>
                  <w:sz w:val="15"/>
                  <w:szCs w:val="15"/>
                </w:rPr>
                <w:t>0</w:t>
              </w:r>
              <w:r>
                <w:rPr>
                  <w:sz w:val="15"/>
                  <w:szCs w:val="15"/>
                </w:rPr>
                <w:t>.8</w:t>
              </w:r>
            </w:ins>
            <w:ins w:id="1658" w:author="yang huiwen" w:date="2021-05-10T21:42:00Z">
              <w:r w:rsidR="00AC733D">
                <w:rPr>
                  <w:sz w:val="15"/>
                  <w:szCs w:val="15"/>
                </w:rPr>
                <w:t>83(+0.014)</w:t>
              </w:r>
            </w:ins>
          </w:p>
        </w:tc>
      </w:tr>
    </w:tbl>
    <w:p w14:paraId="53D7BC1B" w14:textId="77777777" w:rsidR="00070452" w:rsidDel="00B02921" w:rsidRDefault="00070452" w:rsidP="0080027F">
      <w:pPr>
        <w:pStyle w:val="a3"/>
        <w:ind w:firstLineChars="0" w:firstLine="0"/>
        <w:rPr>
          <w:del w:id="1659" w:author="yang huiwen" w:date="2021-05-07T19:23:00Z"/>
        </w:rPr>
      </w:pPr>
    </w:p>
    <w:p w14:paraId="56BCC042" w14:textId="77777777" w:rsidR="002759D5" w:rsidRPr="00C00489" w:rsidRDefault="002759D5">
      <w:pPr>
        <w:pStyle w:val="a3"/>
        <w:ind w:firstLineChars="0" w:firstLine="0"/>
        <w:pPrChange w:id="1660" w:author="yang huiwen" w:date="2021-05-07T19:23:00Z">
          <w:pPr>
            <w:pStyle w:val="a3"/>
            <w:ind w:firstLine="372"/>
          </w:pPr>
        </w:pPrChange>
      </w:pPr>
    </w:p>
    <w:p w14:paraId="36060CC0" w14:textId="11A474FB" w:rsidR="005C0153" w:rsidRPr="006C2B8E" w:rsidRDefault="007F45FC" w:rsidP="00804224">
      <w:pPr>
        <w:pStyle w:val="affff1"/>
        <w:keepNext/>
        <w:jc w:val="center"/>
        <w:rPr>
          <w:rFonts w:cs="Times New Roman"/>
        </w:rPr>
      </w:pPr>
      <w:ins w:id="1661" w:author="yang huiwen" w:date="2021-05-07T19:22:00Z">
        <w:r>
          <w:rPr>
            <w:rFonts w:cs="Times New Roman"/>
            <w:noProof/>
          </w:rPr>
          <w:drawing>
            <wp:inline distT="0" distB="0" distL="0" distR="0" wp14:anchorId="6D287B40" wp14:editId="6AC267EC">
              <wp:extent cx="5581015" cy="2293620"/>
              <wp:effectExtent l="0" t="0" r="0" b="508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16"/>
                      <a:stretch>
                        <a:fillRect/>
                      </a:stretch>
                    </pic:blipFill>
                    <pic:spPr>
                      <a:xfrm>
                        <a:off x="0" y="0"/>
                        <a:ext cx="5581015" cy="2293620"/>
                      </a:xfrm>
                      <a:prstGeom prst="rect">
                        <a:avLst/>
                      </a:prstGeom>
                    </pic:spPr>
                  </pic:pic>
                </a:graphicData>
              </a:graphic>
            </wp:inline>
          </w:drawing>
        </w:r>
      </w:ins>
      <w:del w:id="1662" w:author="yang huiwen" w:date="2021-05-07T19:22:00Z">
        <w:r w:rsidR="00247440" w:rsidDel="007F45FC">
          <w:rPr>
            <w:rFonts w:cs="Times New Roman"/>
            <w:noProof/>
          </w:rPr>
          <w:drawing>
            <wp:inline distT="0" distB="0" distL="0" distR="0" wp14:anchorId="030C2BF6" wp14:editId="0ED28DBA">
              <wp:extent cx="5581015" cy="2293620"/>
              <wp:effectExtent l="0" t="0" r="0" b="508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7"/>
                      <a:stretch>
                        <a:fillRect/>
                      </a:stretch>
                    </pic:blipFill>
                    <pic:spPr>
                      <a:xfrm>
                        <a:off x="0" y="0"/>
                        <a:ext cx="5581015" cy="2293620"/>
                      </a:xfrm>
                      <a:prstGeom prst="rect">
                        <a:avLst/>
                      </a:prstGeom>
                    </pic:spPr>
                  </pic:pic>
                </a:graphicData>
              </a:graphic>
            </wp:inline>
          </w:drawing>
        </w:r>
      </w:del>
    </w:p>
    <w:p w14:paraId="2123F513" w14:textId="0A1FADBA" w:rsidR="005C0153" w:rsidRDefault="005C0153" w:rsidP="005C0153">
      <w:pPr>
        <w:pStyle w:val="a9"/>
        <w:jc w:val="center"/>
        <w:rPr>
          <w:rFonts w:ascii="Times New Roman" w:eastAsia="宋体" w:hAnsi="Times New Roman"/>
          <w:szCs w:val="18"/>
        </w:rPr>
      </w:pPr>
      <w:bookmarkStart w:id="1663" w:name="_Ref59101857"/>
      <w:r w:rsidRPr="00F54C1C">
        <w:rPr>
          <w:rFonts w:ascii="Times New Roman" w:eastAsia="宋体" w:hAnsi="Times New Roman" w:hint="eastAsia"/>
          <w:szCs w:val="18"/>
        </w:rPr>
        <w:t>图</w:t>
      </w:r>
      <w:r w:rsidRPr="00F54C1C">
        <w:rPr>
          <w:rFonts w:ascii="Times New Roman" w:eastAsia="宋体" w:hAnsi="Times New Roman"/>
          <w:szCs w:val="18"/>
        </w:rPr>
        <w:fldChar w:fldCharType="begin"/>
      </w:r>
      <w:r w:rsidRPr="00F54C1C">
        <w:rPr>
          <w:rFonts w:ascii="Times New Roman" w:eastAsia="宋体" w:hAnsi="Times New Roman"/>
          <w:szCs w:val="18"/>
        </w:rPr>
        <w:instrText xml:space="preserve"> SEQ </w:instrText>
      </w:r>
      <w:r w:rsidRPr="00F54C1C">
        <w:rPr>
          <w:rFonts w:ascii="Times New Roman" w:eastAsia="宋体" w:hAnsi="Times New Roman" w:hint="eastAsia"/>
          <w:szCs w:val="18"/>
        </w:rPr>
        <w:instrText>图</w:instrText>
      </w:r>
      <w:r w:rsidRPr="00F54C1C">
        <w:rPr>
          <w:rFonts w:ascii="Times New Roman" w:eastAsia="宋体" w:hAnsi="Times New Roman"/>
          <w:szCs w:val="18"/>
        </w:rPr>
        <w:instrText xml:space="preserve"> \* ARABIC </w:instrText>
      </w:r>
      <w:r w:rsidRPr="00F54C1C">
        <w:rPr>
          <w:rFonts w:ascii="Times New Roman" w:eastAsia="宋体" w:hAnsi="Times New Roman"/>
          <w:szCs w:val="18"/>
        </w:rPr>
        <w:fldChar w:fldCharType="separate"/>
      </w:r>
      <w:r w:rsidR="00596574">
        <w:rPr>
          <w:rFonts w:ascii="Times New Roman" w:eastAsia="宋体" w:hAnsi="Times New Roman"/>
          <w:noProof/>
          <w:szCs w:val="18"/>
        </w:rPr>
        <w:t>7</w:t>
      </w:r>
      <w:r w:rsidRPr="00F54C1C">
        <w:rPr>
          <w:rFonts w:ascii="Times New Roman" w:eastAsia="宋体" w:hAnsi="Times New Roman"/>
          <w:szCs w:val="18"/>
        </w:rPr>
        <w:fldChar w:fldCharType="end"/>
      </w:r>
      <w:bookmarkEnd w:id="1663"/>
      <w:r w:rsidRPr="00F54C1C">
        <w:rPr>
          <w:rFonts w:ascii="Times New Roman" w:eastAsia="宋体" w:hAnsi="Times New Roman"/>
          <w:szCs w:val="18"/>
        </w:rPr>
        <w:t xml:space="preserve"> </w:t>
      </w:r>
      <w:r w:rsidRPr="00F54C1C">
        <w:rPr>
          <w:rFonts w:ascii="Times New Roman" w:eastAsia="宋体" w:hAnsi="Times New Roman" w:hint="eastAsia"/>
          <w:szCs w:val="18"/>
        </w:rPr>
        <w:t>使用</w:t>
      </w:r>
      <w:r w:rsidR="00F140A2">
        <w:rPr>
          <w:rFonts w:ascii="Times New Roman" w:eastAsia="宋体" w:hAnsi="Times New Roman" w:hint="eastAsia"/>
          <w:szCs w:val="18"/>
        </w:rPr>
        <w:t>不同</w:t>
      </w:r>
      <w:r w:rsidR="000977F2">
        <w:rPr>
          <w:rFonts w:ascii="Times New Roman" w:eastAsia="宋体" w:hAnsi="Times New Roman" w:hint="eastAsia"/>
          <w:szCs w:val="18"/>
        </w:rPr>
        <w:t>采样技术</w:t>
      </w:r>
      <w:r w:rsidRPr="00F54C1C">
        <w:rPr>
          <w:rFonts w:ascii="Times New Roman" w:eastAsia="宋体" w:hAnsi="Times New Roman" w:hint="eastAsia"/>
          <w:szCs w:val="18"/>
        </w:rPr>
        <w:t>进行数据预处理的缺陷倾向性预测性能对比（</w:t>
      </w:r>
      <w:r w:rsidRPr="00F54C1C">
        <w:rPr>
          <w:rFonts w:ascii="Times New Roman" w:eastAsia="宋体" w:hAnsi="Times New Roman"/>
          <w:szCs w:val="18"/>
        </w:rPr>
        <w:t>F1-score</w:t>
      </w:r>
      <w:r w:rsidRPr="00F54C1C">
        <w:rPr>
          <w:rFonts w:ascii="Times New Roman" w:eastAsia="宋体" w:hAnsi="Times New Roman" w:hint="eastAsia"/>
          <w:szCs w:val="18"/>
        </w:rPr>
        <w:t>）</w:t>
      </w:r>
    </w:p>
    <w:p w14:paraId="73ED33C2" w14:textId="6DE78F7C" w:rsidR="00552AF1" w:rsidRDefault="00552AF1" w:rsidP="00552AF1"/>
    <w:p w14:paraId="23E02CBD" w14:textId="30A645E5" w:rsidR="0006434D" w:rsidRDefault="00926D79" w:rsidP="00F140A2">
      <w:pPr>
        <w:keepNext/>
      </w:pPr>
      <w:ins w:id="1664" w:author="yang huiwen" w:date="2021-05-07T19:22:00Z">
        <w:r>
          <w:rPr>
            <w:noProof/>
          </w:rPr>
          <w:drawing>
            <wp:inline distT="0" distB="0" distL="0" distR="0" wp14:anchorId="75D4398E" wp14:editId="0F4B2FF2">
              <wp:extent cx="5581015" cy="2293620"/>
              <wp:effectExtent l="0" t="0" r="0" b="508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a:blip r:embed="rId18"/>
                      <a:stretch>
                        <a:fillRect/>
                      </a:stretch>
                    </pic:blipFill>
                    <pic:spPr>
                      <a:xfrm>
                        <a:off x="0" y="0"/>
                        <a:ext cx="5581015" cy="2293620"/>
                      </a:xfrm>
                      <a:prstGeom prst="rect">
                        <a:avLst/>
                      </a:prstGeom>
                    </pic:spPr>
                  </pic:pic>
                </a:graphicData>
              </a:graphic>
            </wp:inline>
          </w:drawing>
        </w:r>
      </w:ins>
      <w:del w:id="1665" w:author="yang huiwen" w:date="2021-05-07T19:22:00Z">
        <w:r w:rsidR="0006434D" w:rsidDel="00FE56E0">
          <w:rPr>
            <w:noProof/>
          </w:rPr>
          <w:drawing>
            <wp:inline distT="0" distB="0" distL="0" distR="0" wp14:anchorId="220C5172" wp14:editId="61BAB9E5">
              <wp:extent cx="5581015" cy="2293620"/>
              <wp:effectExtent l="0" t="0" r="0" b="508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19"/>
                      <a:stretch>
                        <a:fillRect/>
                      </a:stretch>
                    </pic:blipFill>
                    <pic:spPr>
                      <a:xfrm>
                        <a:off x="0" y="0"/>
                        <a:ext cx="5581015" cy="2293620"/>
                      </a:xfrm>
                      <a:prstGeom prst="rect">
                        <a:avLst/>
                      </a:prstGeom>
                    </pic:spPr>
                  </pic:pic>
                </a:graphicData>
              </a:graphic>
            </wp:inline>
          </w:drawing>
        </w:r>
      </w:del>
    </w:p>
    <w:p w14:paraId="65B7D4D4" w14:textId="73FB48AB" w:rsidR="00A877E9" w:rsidRDefault="0006434D" w:rsidP="0080027F">
      <w:pPr>
        <w:pStyle w:val="a9"/>
        <w:jc w:val="center"/>
      </w:pPr>
      <w:bookmarkStart w:id="1666" w:name="_Ref71136715"/>
      <w:r w:rsidRPr="005A0455">
        <w:rPr>
          <w:rFonts w:ascii="Times New Roman" w:eastAsia="宋体" w:hAnsi="Times New Roman" w:hint="eastAsia"/>
          <w:szCs w:val="18"/>
        </w:rPr>
        <w:t>图</w:t>
      </w:r>
      <w:r w:rsidRPr="005A0455">
        <w:rPr>
          <w:szCs w:val="18"/>
        </w:rPr>
        <w:fldChar w:fldCharType="begin"/>
      </w:r>
      <w:r w:rsidRPr="005A0455">
        <w:rPr>
          <w:rFonts w:ascii="Times New Roman" w:eastAsia="宋体" w:hAnsi="Times New Roman"/>
          <w:szCs w:val="18"/>
        </w:rPr>
        <w:instrText xml:space="preserve"> </w:instrText>
      </w:r>
      <w:r w:rsidRPr="005A0455">
        <w:rPr>
          <w:rFonts w:ascii="Times New Roman" w:eastAsia="宋体" w:hAnsi="Times New Roman" w:hint="eastAsia"/>
          <w:szCs w:val="18"/>
        </w:rPr>
        <w:instrText xml:space="preserve">SEQ </w:instrText>
      </w:r>
      <w:r w:rsidRPr="005A0455">
        <w:rPr>
          <w:rFonts w:ascii="Times New Roman" w:eastAsia="宋体" w:hAnsi="Times New Roman" w:hint="eastAsia"/>
          <w:szCs w:val="18"/>
        </w:rPr>
        <w:instrText>图</w:instrText>
      </w:r>
      <w:r w:rsidRPr="005A0455">
        <w:rPr>
          <w:rFonts w:ascii="Times New Roman" w:eastAsia="宋体" w:hAnsi="Times New Roman" w:hint="eastAsia"/>
          <w:szCs w:val="18"/>
        </w:rPr>
        <w:instrText xml:space="preserve"> \* ARABIC</w:instrText>
      </w:r>
      <w:r w:rsidRPr="005A0455">
        <w:rPr>
          <w:rFonts w:ascii="Times New Roman" w:eastAsia="宋体" w:hAnsi="Times New Roman"/>
          <w:szCs w:val="18"/>
        </w:rPr>
        <w:instrText xml:space="preserve"> </w:instrText>
      </w:r>
      <w:r w:rsidRPr="005A0455">
        <w:rPr>
          <w:szCs w:val="18"/>
        </w:rPr>
        <w:fldChar w:fldCharType="separate"/>
      </w:r>
      <w:r w:rsidRPr="005A0455">
        <w:rPr>
          <w:rFonts w:ascii="Times New Roman" w:eastAsia="宋体" w:hAnsi="Times New Roman"/>
          <w:szCs w:val="18"/>
        </w:rPr>
        <w:t>8</w:t>
      </w:r>
      <w:r w:rsidRPr="005A0455">
        <w:rPr>
          <w:szCs w:val="18"/>
        </w:rPr>
        <w:fldChar w:fldCharType="end"/>
      </w:r>
      <w:bookmarkEnd w:id="1666"/>
      <w:r>
        <w:rPr>
          <w:rFonts w:ascii="Times New Roman" w:eastAsia="宋体" w:hAnsi="Times New Roman"/>
          <w:szCs w:val="18"/>
        </w:rPr>
        <w:t xml:space="preserve"> </w:t>
      </w:r>
      <w:r>
        <w:rPr>
          <w:rFonts w:ascii="Times New Roman" w:eastAsia="宋体" w:hAnsi="Times New Roman" w:hint="eastAsia"/>
          <w:szCs w:val="18"/>
        </w:rPr>
        <w:t>使用</w:t>
      </w:r>
      <w:r w:rsidR="00F140A2">
        <w:rPr>
          <w:rFonts w:ascii="Times New Roman" w:eastAsia="宋体" w:hAnsi="Times New Roman" w:hint="eastAsia"/>
          <w:szCs w:val="18"/>
        </w:rPr>
        <w:t>不同</w:t>
      </w:r>
      <w:r>
        <w:rPr>
          <w:rFonts w:ascii="Times New Roman" w:eastAsia="宋体" w:hAnsi="Times New Roman" w:hint="eastAsia"/>
          <w:szCs w:val="18"/>
        </w:rPr>
        <w:t>采样</w:t>
      </w:r>
      <w:r w:rsidR="00376B23">
        <w:rPr>
          <w:rFonts w:ascii="Times New Roman" w:eastAsia="宋体" w:hAnsi="Times New Roman" w:hint="eastAsia"/>
          <w:szCs w:val="18"/>
        </w:rPr>
        <w:t>技术进行数据预处理的缺陷倾向性预测性能对比（</w:t>
      </w:r>
      <w:r w:rsidR="00376B23">
        <w:rPr>
          <w:rFonts w:ascii="Times New Roman" w:eastAsia="宋体" w:hAnsi="Times New Roman" w:hint="eastAsia"/>
          <w:szCs w:val="18"/>
        </w:rPr>
        <w:t>AUC</w:t>
      </w:r>
      <w:r w:rsidR="00376B23">
        <w:rPr>
          <w:rFonts w:ascii="Times New Roman" w:eastAsia="宋体" w:hAnsi="Times New Roman" w:hint="eastAsia"/>
          <w:szCs w:val="18"/>
        </w:rPr>
        <w:t>）</w:t>
      </w:r>
    </w:p>
    <w:p w14:paraId="20A3327A" w14:textId="5673DAD3" w:rsidR="00FA55FC" w:rsidRDefault="00925A25" w:rsidP="00FA55FC">
      <w:pPr>
        <w:pStyle w:val="1"/>
      </w:pPr>
      <w:r>
        <w:rPr>
          <w:rFonts w:hint="eastAsia"/>
        </w:rPr>
        <w:t>有效性分析</w:t>
      </w:r>
    </w:p>
    <w:p w14:paraId="0FA8C0E0" w14:textId="77777777" w:rsidR="00374425" w:rsidRPr="006C2B8E" w:rsidRDefault="00374425" w:rsidP="00374425">
      <w:pPr>
        <w:pStyle w:val="a3"/>
        <w:ind w:firstLine="372"/>
      </w:pPr>
      <w:r w:rsidRPr="006C2B8E">
        <w:t>内部有效性分析主要与影响实验正确性的因素相关。在本文的实验中，内部有效性主要体现在代码实现是否正确。首先，为保证</w:t>
      </w:r>
      <w:r w:rsidRPr="006C2B8E">
        <w:t>Solidity</w:t>
      </w:r>
      <w:r w:rsidRPr="006C2B8E">
        <w:t>智能合约度量元提取的正确性，我们使用开源的</w:t>
      </w:r>
      <w:r w:rsidRPr="006C2B8E">
        <w:t>Solidity</w:t>
      </w:r>
      <w:r w:rsidRPr="006C2B8E">
        <w:t>智能合约语法分析工具</w:t>
      </w:r>
      <w:r w:rsidRPr="006C2B8E">
        <w:t>solidity-parser-</w:t>
      </w:r>
      <w:proofErr w:type="spellStart"/>
      <w:r w:rsidRPr="006C2B8E">
        <w:t>antlr</w:t>
      </w:r>
      <w:proofErr w:type="spellEnd"/>
      <w:r w:rsidRPr="006C2B8E">
        <w:t>。其次，为保证模型的训练与评估指标计算的有效性，我们使用第三方机器学习库</w:t>
      </w:r>
      <w:proofErr w:type="spellStart"/>
      <w:r w:rsidRPr="006C2B8E">
        <w:t>sckit</w:t>
      </w:r>
      <w:proofErr w:type="spellEnd"/>
      <w:r w:rsidRPr="006C2B8E">
        <w:t>-learn</w:t>
      </w:r>
      <w:r w:rsidRPr="006C2B8E">
        <w:t>中的模型与评估指标，</w:t>
      </w:r>
      <w:r w:rsidRPr="006C2B8E">
        <w:t>SMOTE</w:t>
      </w:r>
      <w:r w:rsidRPr="006C2B8E">
        <w:t>算法的实现由第三方</w:t>
      </w:r>
      <w:r w:rsidRPr="006C2B8E">
        <w:t>python</w:t>
      </w:r>
      <w:r w:rsidRPr="006C2B8E">
        <w:t>库</w:t>
      </w:r>
      <w:r w:rsidRPr="006C2B8E">
        <w:t>imbalanced-learn</w:t>
      </w:r>
      <w:r w:rsidRPr="006C2B8E">
        <w:t>提供。此外，我们对编写的代码进行了交叉检查，尽可能减少内部有效性威胁。</w:t>
      </w:r>
    </w:p>
    <w:p w14:paraId="57FC18EE" w14:textId="77777777" w:rsidR="00374425" w:rsidRPr="006C2B8E" w:rsidRDefault="00374425" w:rsidP="00374425">
      <w:pPr>
        <w:pStyle w:val="a3"/>
        <w:ind w:firstLine="372"/>
      </w:pPr>
      <w:r w:rsidRPr="006C2B8E">
        <w:lastRenderedPageBreak/>
        <w:t>外部有效性分析主要与实验结果是否存在一般性有关，用于描述在多大程度上可以将研究结果推广到其他情景。本文使用的缺陷数据来源于区块链智能合约安全检测平台，可以保证实验所用数据集的正确性与可靠性。</w:t>
      </w:r>
    </w:p>
    <w:p w14:paraId="7D554E34" w14:textId="77777777" w:rsidR="00374425" w:rsidRPr="006C2B8E" w:rsidRDefault="00374425" w:rsidP="00374425">
      <w:pPr>
        <w:pStyle w:val="a3"/>
        <w:ind w:firstLine="372"/>
      </w:pPr>
      <w:r w:rsidRPr="006C2B8E">
        <w:t>另外，本文构建的</w:t>
      </w:r>
      <w:r w:rsidRPr="006C2B8E">
        <w:t>Solidity</w:t>
      </w:r>
      <w:r w:rsidRPr="006C2B8E">
        <w:t>智能合约缺陷数据集中的缺陷数量与</w:t>
      </w:r>
      <w:r w:rsidRPr="006C2B8E">
        <w:t>Solidity</w:t>
      </w:r>
      <w:r w:rsidRPr="006C2B8E">
        <w:t>智能合约中含有的真实缺陷数量可能存在差异。文献</w:t>
      </w:r>
      <w:r w:rsidRPr="006C2B8E">
        <w:fldChar w:fldCharType="begin"/>
      </w:r>
      <w:r w:rsidRPr="006C2B8E">
        <w:instrText xml:space="preserve"> REF _Ref58920753 \r \h </w:instrText>
      </w:r>
      <w:r>
        <w:instrText xml:space="preserve"> \* MERGEFORMAT </w:instrText>
      </w:r>
      <w:r w:rsidRPr="006C2B8E">
        <w:fldChar w:fldCharType="separate"/>
      </w:r>
      <w:r>
        <w:t>[33]</w:t>
      </w:r>
      <w:r w:rsidRPr="006C2B8E">
        <w:fldChar w:fldCharType="end"/>
      </w:r>
      <w:r w:rsidRPr="006C2B8E">
        <w:t>发现：尽管数据集中的缺陷数量存在误差，但使用不同准确程度的两种</w:t>
      </w:r>
      <w:proofErr w:type="gramStart"/>
      <w:r w:rsidRPr="006C2B8E">
        <w:t>数据集所构建</w:t>
      </w:r>
      <w:proofErr w:type="gramEnd"/>
      <w:r w:rsidRPr="006C2B8E">
        <w:t>回归模型的预测结果之间不存在显著性差异；在缺陷倾向性预测中，使用两种数据集构建的分类模型的预测结果中，</w:t>
      </w:r>
      <w:r w:rsidRPr="006C2B8E">
        <w:t>F1-score</w:t>
      </w:r>
      <w:r w:rsidRPr="006C2B8E">
        <w:t>差异值的中位数小于</w:t>
      </w:r>
      <w:r w:rsidRPr="006C2B8E">
        <w:t>0.1</w:t>
      </w:r>
      <w:r w:rsidRPr="006C2B8E">
        <w:t>。因此，本文所构建的</w:t>
      </w:r>
      <w:r w:rsidRPr="006C2B8E">
        <w:t>Solidity</w:t>
      </w:r>
      <w:r w:rsidRPr="006C2B8E">
        <w:t>缺陷数据集可在一定程度上作为参考。在未来工作中，我们将考虑其他</w:t>
      </w:r>
      <w:r w:rsidRPr="006C2B8E">
        <w:t>Solidity</w:t>
      </w:r>
      <w:r w:rsidRPr="006C2B8E">
        <w:t>智能合约缺陷检测平台，如</w:t>
      </w:r>
      <w:r w:rsidRPr="006C2B8E">
        <w:t>ContractGuard</w:t>
      </w:r>
      <w:r w:rsidRPr="006C2B8E">
        <w:t>等，以完善</w:t>
      </w:r>
      <w:r w:rsidRPr="006C2B8E">
        <w:t>Solidity</w:t>
      </w:r>
      <w:r w:rsidRPr="006C2B8E">
        <w:t>缺陷数据集，进一步缓解外部有效性威胁。</w:t>
      </w:r>
    </w:p>
    <w:p w14:paraId="4CA628BC" w14:textId="054F3336" w:rsidR="00374425" w:rsidRPr="006C2B8E" w:rsidRDefault="00374425" w:rsidP="00374425">
      <w:pPr>
        <w:pStyle w:val="a3"/>
        <w:ind w:firstLine="372"/>
      </w:pPr>
      <w:r w:rsidRPr="006C2B8E">
        <w:t>构造有效性分析主要与实验使用的评估指标有关。本文使用</w:t>
      </w:r>
      <w:r w:rsidRPr="006C2B8E">
        <w:t>MAE</w:t>
      </w:r>
      <w:r w:rsidRPr="006C2B8E">
        <w:t>和</w:t>
      </w:r>
      <w:r w:rsidRPr="006C2B8E">
        <w:t>FPA</w:t>
      </w:r>
      <w:r w:rsidRPr="006C2B8E">
        <w:t>作为缺陷数量预测的评估指标，使用</w:t>
      </w:r>
      <w:r w:rsidRPr="006C2B8E">
        <w:t>F1-score</w:t>
      </w:r>
      <w:r w:rsidR="001C5140">
        <w:rPr>
          <w:rFonts w:hint="eastAsia"/>
        </w:rPr>
        <w:t>、</w:t>
      </w:r>
      <m:oMath>
        <m:r>
          <m:rPr>
            <m:sty m:val="p"/>
          </m:rPr>
          <w:rPr>
            <w:rFonts w:ascii="Cambria Math" w:hAnsi="Cambria Math"/>
          </w:rPr>
          <m:t>F1</m:t>
        </m:r>
        <m:r>
          <m:rPr>
            <m:nor/>
          </m:rPr>
          <m:t>-</m:t>
        </m:r>
        <m:r>
          <m:rPr>
            <m:sty m:val="p"/>
          </m:rPr>
          <w:rPr>
            <w:rFonts w:ascii="Cambria Math" w:hAnsi="Cambria Math"/>
          </w:rPr>
          <m:t>scor</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macro</m:t>
            </m:r>
          </m:sub>
        </m:sSub>
      </m:oMath>
      <w:r w:rsidR="001C5140">
        <w:rPr>
          <w:rFonts w:hint="eastAsia"/>
        </w:rPr>
        <w:t>和</w:t>
      </w:r>
      <w:r w:rsidR="001C5140">
        <w:rPr>
          <w:rFonts w:hint="eastAsia"/>
        </w:rPr>
        <w:t>AUC</w:t>
      </w:r>
      <w:r w:rsidRPr="006C2B8E">
        <w:t>作为缺陷倾向性的评估指标，这些指标在软件缺陷预测领域被广泛使用</w:t>
      </w:r>
      <w:r w:rsidRPr="00374425">
        <w:fldChar w:fldCharType="begin"/>
      </w:r>
      <w:r w:rsidRPr="00374425">
        <w:instrText xml:space="preserve"> REF _Ref59046517 \r \h  \* MERGEFORMAT </w:instrText>
      </w:r>
      <w:r w:rsidRPr="00374425">
        <w:fldChar w:fldCharType="separate"/>
      </w:r>
      <w:r w:rsidR="00AC7C03">
        <w:t xml:space="preserve">[13]  </w:t>
      </w:r>
      <w:r w:rsidRPr="00374425">
        <w:fldChar w:fldCharType="end"/>
      </w:r>
      <w:r w:rsidRPr="00374425">
        <w:fldChar w:fldCharType="begin"/>
      </w:r>
      <w:r w:rsidRPr="00374425">
        <w:instrText xml:space="preserve"> REF _Ref58920013 \r \h  \* MERGEFORMAT </w:instrText>
      </w:r>
      <w:r w:rsidRPr="00374425">
        <w:fldChar w:fldCharType="separate"/>
      </w:r>
      <w:r w:rsidR="00AC7C03">
        <w:t xml:space="preserve">[15]  </w:t>
      </w:r>
      <w:r w:rsidRPr="00374425">
        <w:fldChar w:fldCharType="end"/>
      </w:r>
      <w:r w:rsidRPr="00374425">
        <w:fldChar w:fldCharType="begin"/>
      </w:r>
      <w:r w:rsidRPr="00374425">
        <w:instrText xml:space="preserve"> REF _Ref58920960 \r \h  \* MERGEFORMAT </w:instrText>
      </w:r>
      <w:r w:rsidRPr="00374425">
        <w:fldChar w:fldCharType="separate"/>
      </w:r>
      <w:r w:rsidR="00AC7C03">
        <w:t xml:space="preserve">[16]  </w:t>
      </w:r>
      <w:r w:rsidRPr="00374425">
        <w:fldChar w:fldCharType="end"/>
      </w:r>
      <w:r w:rsidRPr="00374425">
        <w:fldChar w:fldCharType="begin"/>
      </w:r>
      <w:r w:rsidRPr="00374425">
        <w:instrText xml:space="preserve"> REF _Ref58920753 \r \h  \* MERGEFORMAT </w:instrText>
      </w:r>
      <w:r w:rsidRPr="00374425">
        <w:fldChar w:fldCharType="separate"/>
      </w:r>
      <w:r w:rsidR="00AC7C03">
        <w:t xml:space="preserve">[33]  </w:t>
      </w:r>
      <w:r w:rsidRPr="00374425">
        <w:fldChar w:fldCharType="end"/>
      </w:r>
      <w:r w:rsidRPr="006C2B8E">
        <w:t>，可以</w:t>
      </w:r>
      <w:r w:rsidR="005659AD">
        <w:rPr>
          <w:rFonts w:hint="eastAsia"/>
        </w:rPr>
        <w:t>有效评估</w:t>
      </w:r>
      <w:r w:rsidRPr="006C2B8E">
        <w:t>评估</w:t>
      </w:r>
      <w:r w:rsidR="005659AD">
        <w:rPr>
          <w:rFonts w:hint="eastAsia"/>
        </w:rPr>
        <w:t>缺陷预测</w:t>
      </w:r>
      <w:r w:rsidRPr="006C2B8E">
        <w:t>模型性能。</w:t>
      </w:r>
    </w:p>
    <w:p w14:paraId="359EA6AC" w14:textId="77777777" w:rsidR="00925A25" w:rsidRPr="00925A25" w:rsidRDefault="00925A25" w:rsidP="00925A25">
      <w:pPr>
        <w:pStyle w:val="a3"/>
        <w:ind w:firstLine="372"/>
      </w:pPr>
    </w:p>
    <w:p w14:paraId="56E9614F" w14:textId="79C87B65" w:rsidR="00464456" w:rsidRDefault="00464456" w:rsidP="00386018">
      <w:pPr>
        <w:pStyle w:val="1"/>
      </w:pPr>
      <w:r>
        <w:rPr>
          <w:rFonts w:hint="eastAsia"/>
        </w:rPr>
        <w:t>总结与展望</w:t>
      </w:r>
    </w:p>
    <w:p w14:paraId="754F97BF" w14:textId="1E4BD98E" w:rsidR="00D77C15" w:rsidRPr="006C2B8E" w:rsidRDefault="00D77C15" w:rsidP="00D77C15">
      <w:pPr>
        <w:pStyle w:val="a3"/>
        <w:ind w:firstLine="372"/>
      </w:pPr>
      <w:r w:rsidRPr="006C2B8E">
        <w:t>本文首先提出了一组针对</w:t>
      </w:r>
      <w:r w:rsidRPr="006C2B8E">
        <w:t>Solidity</w:t>
      </w:r>
      <w:r w:rsidRPr="006C2B8E">
        <w:t>智能合约特有的函数、变量类型以及智能合约限制的度量元集，即</w:t>
      </w:r>
      <w:r w:rsidRPr="006C2B8E">
        <w:t>SC-Sol</w:t>
      </w:r>
      <w:r w:rsidRPr="006C2B8E">
        <w:t>度量元集，并将其与</w:t>
      </w:r>
      <w:r w:rsidRPr="006C2B8E">
        <w:t>COOP</w:t>
      </w:r>
      <w:r w:rsidRPr="006C2B8E">
        <w:t>度量元集在</w:t>
      </w:r>
      <w:r w:rsidRPr="006C2B8E">
        <w:t>7</w:t>
      </w:r>
      <w:r w:rsidRPr="006C2B8E">
        <w:t>种缺陷数量预测模型和</w:t>
      </w:r>
      <w:r w:rsidRPr="006C2B8E">
        <w:t>6</w:t>
      </w:r>
      <w:r w:rsidRPr="006C2B8E">
        <w:t>种缺陷倾向性预测模型上的性能差异进行比较。实验结果表明，结合</w:t>
      </w:r>
      <w:r w:rsidRPr="006C2B8E">
        <w:t>COOP</w:t>
      </w:r>
      <w:r w:rsidRPr="006C2B8E">
        <w:t>和</w:t>
      </w:r>
      <w:r w:rsidRPr="006C2B8E">
        <w:t>SC-Sol</w:t>
      </w:r>
      <w:r w:rsidRPr="006C2B8E">
        <w:t>的</w:t>
      </w:r>
      <w:r w:rsidRPr="006C2B8E">
        <w:t>COOP-SC-Sol</w:t>
      </w:r>
      <w:r w:rsidRPr="006C2B8E">
        <w:t>度量元集具有更好的缺陷预测性能，随机森林回归模型和随机森林分类模型分别在缺陷数量预测和缺陷倾向性预测中性能最好。另外，我们还讨论了在类不平衡的情况下，</w:t>
      </w:r>
      <w:ins w:id="1667" w:author="yang huiwen" w:date="2021-05-13T19:37:00Z">
        <w:r w:rsidR="007E3404">
          <w:t>3</w:t>
        </w:r>
      </w:ins>
      <w:commentRangeStart w:id="1668"/>
      <w:del w:id="1669" w:author="yang huiwen" w:date="2021-05-13T19:37:00Z">
        <w:r w:rsidR="006C5FD4" w:rsidDel="007E3404">
          <w:rPr>
            <w:rFonts w:hint="eastAsia"/>
          </w:rPr>
          <w:delText>4</w:delText>
        </w:r>
      </w:del>
      <w:r w:rsidR="006C5FD4">
        <w:rPr>
          <w:rFonts w:hint="eastAsia"/>
        </w:rPr>
        <w:t>种</w:t>
      </w:r>
      <w:commentRangeEnd w:id="1668"/>
      <w:r w:rsidR="005659AD">
        <w:rPr>
          <w:rStyle w:val="afffd"/>
        </w:rPr>
        <w:commentReference w:id="1668"/>
      </w:r>
      <w:r w:rsidR="006C5FD4">
        <w:rPr>
          <w:rFonts w:hint="eastAsia"/>
        </w:rPr>
        <w:t>经典</w:t>
      </w:r>
      <w:r w:rsidRPr="006C2B8E">
        <w:t>采样技术对缺陷倾向性预测模型性能的影响。</w:t>
      </w:r>
      <w:r w:rsidRPr="005659AD">
        <w:rPr>
          <w:rFonts w:hint="eastAsia"/>
          <w:color w:val="FF0000"/>
        </w:rPr>
        <w:t>结果表明使用</w:t>
      </w:r>
      <w:r w:rsidRPr="005659AD">
        <w:rPr>
          <w:color w:val="FF0000"/>
        </w:rPr>
        <w:t>SMOTE</w:t>
      </w:r>
      <w:r w:rsidRPr="005659AD">
        <w:rPr>
          <w:rFonts w:hint="eastAsia"/>
          <w:color w:val="FF0000"/>
        </w:rPr>
        <w:t>过采样技术会对缺陷倾向性预测模型的性能有一定的提升。</w:t>
      </w:r>
    </w:p>
    <w:p w14:paraId="097D6863" w14:textId="77777777" w:rsidR="00D77C15" w:rsidRPr="00D77C15" w:rsidRDefault="00D77C15" w:rsidP="00D77C15">
      <w:pPr>
        <w:pStyle w:val="a3"/>
        <w:ind w:firstLine="372"/>
      </w:pPr>
      <w:r w:rsidRPr="00D77C15">
        <w:t>在未来的工作中，我们将采用更多智能合约缺陷检测平台获取缺陷信息，以进一步完善智能合约缺陷数据集，此外，我们还将尝试对</w:t>
      </w:r>
      <w:r w:rsidRPr="00D77C15">
        <w:t>Serpent</w:t>
      </w:r>
      <w:r w:rsidRPr="00D77C15">
        <w:t>等其他智能合约进行缺陷预测。</w:t>
      </w:r>
    </w:p>
    <w:p w14:paraId="07A326D5" w14:textId="77777777" w:rsidR="00464456" w:rsidRPr="00D77C15" w:rsidRDefault="00464456" w:rsidP="00464456">
      <w:pPr>
        <w:pStyle w:val="a3"/>
        <w:ind w:firstLine="372"/>
      </w:pPr>
    </w:p>
    <w:p w14:paraId="55DB61CD" w14:textId="5F1B2B36" w:rsidR="001712CE" w:rsidRPr="00CA7045" w:rsidRDefault="001712CE" w:rsidP="0080027F">
      <w:pPr>
        <w:pStyle w:val="a3"/>
        <w:spacing w:beforeLines="50" w:before="142"/>
        <w:ind w:firstLineChars="0" w:firstLine="0"/>
      </w:pPr>
    </w:p>
    <w:p w14:paraId="5C43CE7C" w14:textId="77777777" w:rsidR="001712CE" w:rsidRDefault="00183A05">
      <w:pPr>
        <w:pStyle w:val="Reference"/>
        <w:rPr>
          <w:b w:val="0"/>
          <w:bCs/>
          <w:color w:val="000000"/>
        </w:rPr>
      </w:pPr>
      <w:r>
        <w:rPr>
          <w:color w:val="000000"/>
        </w:rPr>
        <w:t>References</w:t>
      </w:r>
      <w:r>
        <w:rPr>
          <w:b w:val="0"/>
          <w:bCs/>
          <w:color w:val="000000"/>
        </w:rPr>
        <w:t>:</w:t>
      </w:r>
    </w:p>
    <w:p w14:paraId="3EFD630F" w14:textId="277F3313" w:rsidR="00E457D3" w:rsidRPr="006C2B8E" w:rsidRDefault="00E457D3" w:rsidP="00E457D3">
      <w:pPr>
        <w:pStyle w:val="TextofReference1"/>
      </w:pPr>
      <w:bookmarkStart w:id="1670" w:name="_Ref58919310"/>
      <w:r w:rsidRPr="006C2B8E">
        <w:t xml:space="preserve">Yuan Yong, Wang Fei-Yue. Blockchain: The State of the Art and Future Trends. Acta </w:t>
      </w:r>
      <w:proofErr w:type="spellStart"/>
      <w:r w:rsidRPr="006C2B8E">
        <w:t>Automatica</w:t>
      </w:r>
      <w:proofErr w:type="spellEnd"/>
      <w:r w:rsidRPr="006C2B8E">
        <w:t xml:space="preserve"> </w:t>
      </w:r>
      <w:proofErr w:type="spellStart"/>
      <w:r w:rsidRPr="006C2B8E">
        <w:t>Sinica</w:t>
      </w:r>
      <w:proofErr w:type="spellEnd"/>
      <w:r w:rsidRPr="006C2B8E">
        <w:t>, 2016, 42(4): 581-589 (in Chinese)</w:t>
      </w:r>
      <w:bookmarkEnd w:id="1670"/>
    </w:p>
    <w:p w14:paraId="19CE044D" w14:textId="77777777" w:rsidR="00E457D3" w:rsidRPr="006C2B8E" w:rsidRDefault="00E457D3" w:rsidP="00E457D3">
      <w:pPr>
        <w:pStyle w:val="TextofReference1"/>
      </w:pPr>
      <w:bookmarkStart w:id="1671" w:name="_Ref58919312"/>
      <w:r w:rsidRPr="006C2B8E">
        <w:t xml:space="preserve">Shao Qi-Feng, </w:t>
      </w:r>
      <w:proofErr w:type="spellStart"/>
      <w:r w:rsidRPr="006C2B8E">
        <w:t>Jin</w:t>
      </w:r>
      <w:proofErr w:type="spellEnd"/>
      <w:r w:rsidRPr="006C2B8E">
        <w:t xml:space="preserve"> Che-Qing, Zhang Zhao, Qian Wei-Ning, Zhou </w:t>
      </w:r>
      <w:proofErr w:type="spellStart"/>
      <w:r w:rsidRPr="006C2B8E">
        <w:t>Ao</w:t>
      </w:r>
      <w:proofErr w:type="spellEnd"/>
      <w:r w:rsidRPr="006C2B8E">
        <w:t>-Ying. Blockchain: Architecture and Research Progress. Chinese Journal of Computers, 2018, 41(05): 969-988(in Chinese)</w:t>
      </w:r>
      <w:bookmarkEnd w:id="1671"/>
    </w:p>
    <w:p w14:paraId="67D9CA78" w14:textId="77777777" w:rsidR="00E457D3" w:rsidRPr="006C2B8E" w:rsidRDefault="00E457D3" w:rsidP="00E457D3">
      <w:pPr>
        <w:pStyle w:val="TextofReference1"/>
      </w:pPr>
      <w:bookmarkStart w:id="1672" w:name="_Ref58919609"/>
      <w:r w:rsidRPr="006C2B8E">
        <w:t>He Hai-Wu, Yan An, Chen Ze-Hua. Survey of Smart Contract Technology and Application Based on Blockchain. Journal of Computer Research and Development, 2018, 55(11): 2452-2466(in Chinese).</w:t>
      </w:r>
      <w:bookmarkEnd w:id="1672"/>
    </w:p>
    <w:p w14:paraId="13D6C613" w14:textId="77777777" w:rsidR="00E457D3" w:rsidRPr="006C2B8E" w:rsidRDefault="00E457D3" w:rsidP="00E457D3">
      <w:pPr>
        <w:pStyle w:val="TextofReference1"/>
      </w:pPr>
      <w:bookmarkStart w:id="1673" w:name="_Ref59094555"/>
      <w:r w:rsidRPr="006C2B8E">
        <w:t>Liu J, Liu Z. Survey on Security Verification of Blockchain Smart Contracts. IEEE Access, 2019, 7:77894-77904.</w:t>
      </w:r>
      <w:bookmarkEnd w:id="1673"/>
    </w:p>
    <w:p w14:paraId="3179907C" w14:textId="77777777" w:rsidR="00E457D3" w:rsidRPr="006C2B8E" w:rsidRDefault="00E457D3" w:rsidP="00E457D3">
      <w:pPr>
        <w:pStyle w:val="TextofReference1"/>
      </w:pPr>
      <w:bookmarkStart w:id="1674" w:name="_Ref58919913"/>
      <w:r w:rsidRPr="006C2B8E">
        <w:t xml:space="preserve">Tai D, Long H, Jun S, Yun L, Quang T. 2020. SFuzz: an efficient adaptive </w:t>
      </w:r>
      <w:proofErr w:type="spellStart"/>
      <w:r w:rsidRPr="006C2B8E">
        <w:t>fuzzer</w:t>
      </w:r>
      <w:proofErr w:type="spellEnd"/>
      <w:r w:rsidRPr="006C2B8E">
        <w:t xml:space="preserve"> for solidity smart contracts//Proceedings of the ACM/IEEE 42nd International Conference on Software Engineering. New York, USA, 2020: 778–788.</w:t>
      </w:r>
      <w:bookmarkEnd w:id="1674"/>
    </w:p>
    <w:p w14:paraId="1FA8A6C3" w14:textId="77777777" w:rsidR="00E457D3" w:rsidRPr="006C2B8E" w:rsidRDefault="00E457D3" w:rsidP="00E457D3">
      <w:pPr>
        <w:pStyle w:val="TextofReference1"/>
      </w:pPr>
      <w:bookmarkStart w:id="1675" w:name="_Ref58920120"/>
      <w:r w:rsidRPr="006C2B8E">
        <w:t xml:space="preserve">Jiang B, Liu Y, Chan WK. </w:t>
      </w:r>
      <w:proofErr w:type="spellStart"/>
      <w:r w:rsidRPr="006C2B8E">
        <w:t>ContractFuzzer</w:t>
      </w:r>
      <w:proofErr w:type="spellEnd"/>
      <w:r w:rsidRPr="006C2B8E">
        <w:t>: fuzzing smart contracts for vulnerability detection//Proceedings of the 33rd ACM/IEEE International Conference on Automated Software Engineering. Montpellier, France, 2018: 259–269.</w:t>
      </w:r>
      <w:bookmarkEnd w:id="1675"/>
    </w:p>
    <w:p w14:paraId="241245C8" w14:textId="77777777" w:rsidR="00E457D3" w:rsidRPr="006C2B8E" w:rsidRDefault="00E457D3" w:rsidP="00E457D3">
      <w:pPr>
        <w:pStyle w:val="TextofReference1"/>
      </w:pPr>
      <w:bookmarkStart w:id="1676" w:name="_Ref58920165"/>
      <w:proofErr w:type="spellStart"/>
      <w:r w:rsidRPr="006C2B8E">
        <w:t>Luu</w:t>
      </w:r>
      <w:proofErr w:type="spellEnd"/>
      <w:r w:rsidRPr="006C2B8E">
        <w:t xml:space="preserve"> L, Chu DH, </w:t>
      </w:r>
      <w:proofErr w:type="spellStart"/>
      <w:r w:rsidRPr="006C2B8E">
        <w:t>Olickel</w:t>
      </w:r>
      <w:proofErr w:type="spellEnd"/>
      <w:r w:rsidRPr="006C2B8E">
        <w:t xml:space="preserve"> H, Saxena P, </w:t>
      </w:r>
      <w:proofErr w:type="spellStart"/>
      <w:r w:rsidRPr="006C2B8E">
        <w:t>Hobor</w:t>
      </w:r>
      <w:proofErr w:type="spellEnd"/>
      <w:r w:rsidRPr="006C2B8E">
        <w:t xml:space="preserve"> A. Making smart contracts smarter//Proceedings of the ACM Conference on Computer and Communications Security. New York, USA, 2016: 254–269.</w:t>
      </w:r>
      <w:bookmarkEnd w:id="1676"/>
    </w:p>
    <w:p w14:paraId="6C0BD34F" w14:textId="77777777" w:rsidR="00E457D3" w:rsidRPr="006C2B8E" w:rsidRDefault="00E457D3" w:rsidP="00E457D3">
      <w:pPr>
        <w:pStyle w:val="TextofReference1"/>
      </w:pPr>
      <w:bookmarkStart w:id="1677" w:name="_Ref58920224"/>
      <w:r w:rsidRPr="006C2B8E">
        <w:t xml:space="preserve">Krupp J, </w:t>
      </w:r>
      <w:proofErr w:type="spellStart"/>
      <w:r w:rsidRPr="006C2B8E">
        <w:t>Rossow</w:t>
      </w:r>
      <w:proofErr w:type="spellEnd"/>
      <w:r w:rsidRPr="006C2B8E">
        <w:t xml:space="preserve"> C. </w:t>
      </w:r>
      <w:proofErr w:type="spellStart"/>
      <w:r>
        <w:t>t</w:t>
      </w:r>
      <w:r>
        <w:rPr>
          <w:rFonts w:hint="eastAsia"/>
        </w:rPr>
        <w:t>e</w:t>
      </w:r>
      <w:r>
        <w:t>Ehter</w:t>
      </w:r>
      <w:proofErr w:type="spellEnd"/>
      <w:r w:rsidRPr="006C2B8E">
        <w:t xml:space="preserve">: gnawing at </w:t>
      </w:r>
      <w:proofErr w:type="spellStart"/>
      <w:r w:rsidRPr="006C2B8E">
        <w:t>ethereum</w:t>
      </w:r>
      <w:proofErr w:type="spellEnd"/>
      <w:r w:rsidRPr="006C2B8E">
        <w:t xml:space="preserve"> to automatically exploit smart contracts//Proceedings of the 27th USENIX Security Symposium. Baltimore, USA, 2018: 1317–1333.</w:t>
      </w:r>
      <w:bookmarkEnd w:id="1677"/>
    </w:p>
    <w:p w14:paraId="1CB66CBF" w14:textId="77777777" w:rsidR="00E457D3" w:rsidRPr="00C67BF1" w:rsidRDefault="00E457D3" w:rsidP="00E457D3">
      <w:pPr>
        <w:pStyle w:val="TextofReference1"/>
      </w:pPr>
      <w:bookmarkStart w:id="1678" w:name="_Ref58919716"/>
      <w:r w:rsidRPr="00C67BF1">
        <w:lastRenderedPageBreak/>
        <w:t xml:space="preserve">Chen J, Xia X, Lo D, Grundy J, Luo X, Chen T. Defining smart contract defects on Ethereum. IEEE Transactions on Software Engineering, 2020: </w:t>
      </w:r>
      <w:bookmarkEnd w:id="1678"/>
      <w:proofErr w:type="gramStart"/>
      <w:r w:rsidRPr="00C67BF1">
        <w:t>(</w:t>
      </w:r>
      <w:r w:rsidRPr="00276325">
        <w:t xml:space="preserve"> Early</w:t>
      </w:r>
      <w:proofErr w:type="gramEnd"/>
      <w:r w:rsidRPr="00276325">
        <w:t xml:space="preserve"> Access, DOI: 10.1109/TSE.2020.2989002</w:t>
      </w:r>
      <w:r w:rsidRPr="00C67BF1">
        <w:t>)</w:t>
      </w:r>
    </w:p>
    <w:p w14:paraId="1D76965C" w14:textId="77777777" w:rsidR="00E457D3" w:rsidRPr="006C2B8E" w:rsidRDefault="00E457D3" w:rsidP="00E457D3">
      <w:pPr>
        <w:pStyle w:val="TextofReference1"/>
      </w:pPr>
      <w:bookmarkStart w:id="1679" w:name="_Ref58920243"/>
      <w:proofErr w:type="spellStart"/>
      <w:r w:rsidRPr="006C2B8E">
        <w:t>Nikolić</w:t>
      </w:r>
      <w:proofErr w:type="spellEnd"/>
      <w:r w:rsidRPr="006C2B8E">
        <w:t xml:space="preserve"> I, </w:t>
      </w:r>
      <w:proofErr w:type="spellStart"/>
      <w:r w:rsidRPr="006C2B8E">
        <w:t>Kolluri</w:t>
      </w:r>
      <w:proofErr w:type="spellEnd"/>
      <w:r w:rsidRPr="006C2B8E">
        <w:t xml:space="preserve"> A, Sergey I, Saxena P, </w:t>
      </w:r>
      <w:proofErr w:type="spellStart"/>
      <w:r w:rsidRPr="006C2B8E">
        <w:t>Hobor</w:t>
      </w:r>
      <w:proofErr w:type="spellEnd"/>
      <w:r w:rsidRPr="006C2B8E">
        <w:t xml:space="preserve"> A. Finding the greedy, prodigal, and suicidal contracts at scale//Proceedings of the 34th Annual Computer Security Applications Conference. New York, USA, 2018: 653–663.</w:t>
      </w:r>
      <w:bookmarkEnd w:id="1679"/>
    </w:p>
    <w:p w14:paraId="6972F906" w14:textId="77777777" w:rsidR="00E457D3" w:rsidRPr="006C2B8E" w:rsidRDefault="00E457D3" w:rsidP="00E457D3">
      <w:pPr>
        <w:pStyle w:val="TextofReference1"/>
      </w:pPr>
      <w:bookmarkStart w:id="1680" w:name="_Ref58920252"/>
      <w:r w:rsidRPr="006C2B8E">
        <w:t>Christof F, Julian S, Radu S. Osiris: Hunting for Integer Bugs in Ethereum Smart Contracts//Proceedings of the 34th Annual Computer Security Applications Conference. New York, USA, 2018: 664–676.</w:t>
      </w:r>
      <w:bookmarkEnd w:id="1680"/>
    </w:p>
    <w:p w14:paraId="7AC83E75" w14:textId="77777777" w:rsidR="00E457D3" w:rsidRPr="006C2B8E" w:rsidRDefault="00E457D3" w:rsidP="00E457D3">
      <w:pPr>
        <w:pStyle w:val="TextofReference1"/>
      </w:pPr>
      <w:bookmarkStart w:id="1681" w:name="_Ref58919916"/>
      <w:r w:rsidRPr="006C2B8E">
        <w:t xml:space="preserve">Marino B, </w:t>
      </w:r>
      <w:proofErr w:type="spellStart"/>
      <w:r w:rsidRPr="006C2B8E">
        <w:t>Juels</w:t>
      </w:r>
      <w:proofErr w:type="spellEnd"/>
      <w:r w:rsidRPr="006C2B8E">
        <w:t xml:space="preserve"> A. Setting standards for altering and undoing smart contracts//International Symposium on Rules and Rule Markup Languages for the Semantic Web. Springer, Cham, 2016: 151-166.</w:t>
      </w:r>
      <w:bookmarkEnd w:id="1681"/>
    </w:p>
    <w:p w14:paraId="6F110231" w14:textId="77777777" w:rsidR="00E457D3" w:rsidRPr="00C67BF1" w:rsidRDefault="00E457D3" w:rsidP="00E457D3">
      <w:pPr>
        <w:pStyle w:val="TextofReference1"/>
      </w:pPr>
      <w:bookmarkStart w:id="1682" w:name="_Ref59046517"/>
      <w:r w:rsidRPr="00C67BF1">
        <w:t xml:space="preserve">Chen Xiang, Wang Shu-Ping, Gu Qing, Wang Zan, Ni Chao, Liu Wang-Shu, Wang </w:t>
      </w:r>
      <w:proofErr w:type="spellStart"/>
      <w:r w:rsidRPr="00C67BF1">
        <w:t>Qiu</w:t>
      </w:r>
      <w:proofErr w:type="spellEnd"/>
      <w:r w:rsidRPr="00C67BF1">
        <w:t>-ping. A Survey on Cross-Project Software Defect Prediction Methods. Chinese Journal of Computers, 2018, 41(1): 254-274(in Chinese).</w:t>
      </w:r>
      <w:bookmarkEnd w:id="1682"/>
    </w:p>
    <w:p w14:paraId="3430A653" w14:textId="77777777" w:rsidR="00E457D3" w:rsidRPr="00C67BF1" w:rsidRDefault="00E457D3" w:rsidP="00E457D3">
      <w:pPr>
        <w:pStyle w:val="TextofReference1"/>
      </w:pPr>
      <w:bookmarkStart w:id="1683" w:name="_Ref59047103"/>
      <w:r w:rsidRPr="00C67BF1">
        <w:t xml:space="preserve">Yu </w:t>
      </w:r>
      <w:proofErr w:type="spellStart"/>
      <w:r w:rsidRPr="00C67BF1">
        <w:t>Qiao</w:t>
      </w:r>
      <w:proofErr w:type="spellEnd"/>
      <w:r w:rsidRPr="00C67BF1">
        <w:t>, Jiang Shu-Juan, Zhang Yan-Mei, Wang Xing-</w:t>
      </w:r>
      <w:proofErr w:type="spellStart"/>
      <w:r w:rsidRPr="00C67BF1">
        <w:t>Ya</w:t>
      </w:r>
      <w:proofErr w:type="spellEnd"/>
      <w:r w:rsidRPr="00C67BF1">
        <w:t>, Gao Peng-Fei, Qian Jun-Yan. The impact study of class imbalance on the performance of software defect prediction models. Chinese Journal of Computers, 2018, 41(4): 809-824(in Chinese).</w:t>
      </w:r>
      <w:bookmarkEnd w:id="1683"/>
    </w:p>
    <w:p w14:paraId="6EA8EE9B" w14:textId="77777777" w:rsidR="00E457D3" w:rsidRPr="006C2B8E" w:rsidRDefault="00E457D3" w:rsidP="00E457D3">
      <w:pPr>
        <w:pStyle w:val="TextofReference1"/>
      </w:pPr>
      <w:bookmarkStart w:id="1684" w:name="_Ref58920013"/>
      <w:bookmarkStart w:id="1685" w:name="_Hlk73980253"/>
      <w:r w:rsidRPr="006C2B8E">
        <w:t xml:space="preserve">Chen Xiang, Gu Qing, Liu Wang-Shu, Liu Shu-Long, Ni Chao. Survey of static software defect prediction. </w:t>
      </w:r>
      <w:proofErr w:type="spellStart"/>
      <w:r w:rsidRPr="006C2B8E">
        <w:t>Ruan</w:t>
      </w:r>
      <w:proofErr w:type="spellEnd"/>
      <w:r w:rsidRPr="006C2B8E">
        <w:t xml:space="preserve"> Jian </w:t>
      </w:r>
      <w:proofErr w:type="spellStart"/>
      <w:r w:rsidRPr="006C2B8E">
        <w:t>Xue</w:t>
      </w:r>
      <w:proofErr w:type="spellEnd"/>
      <w:r w:rsidRPr="006C2B8E">
        <w:t xml:space="preserve"> Bao/Journal of Software, 2016,27(1):1−25 (in Chinese).</w:t>
      </w:r>
      <w:bookmarkEnd w:id="1684"/>
    </w:p>
    <w:p w14:paraId="7FDD55C5" w14:textId="77777777" w:rsidR="00E457D3" w:rsidRPr="006C2B8E" w:rsidRDefault="00E457D3" w:rsidP="00E457D3">
      <w:pPr>
        <w:pStyle w:val="TextofReference1"/>
      </w:pPr>
      <w:bookmarkStart w:id="1686" w:name="_Ref58920960"/>
      <w:bookmarkEnd w:id="1685"/>
      <w:r w:rsidRPr="006C2B8E">
        <w:t xml:space="preserve">Gong Li-Na, Jiang Shu-Juan, Jiang Li. Research progress of software defect prediction. </w:t>
      </w:r>
      <w:proofErr w:type="spellStart"/>
      <w:r w:rsidRPr="006C2B8E">
        <w:t>Ruan</w:t>
      </w:r>
      <w:proofErr w:type="spellEnd"/>
      <w:r w:rsidRPr="006C2B8E">
        <w:t xml:space="preserve"> Jia </w:t>
      </w:r>
      <w:proofErr w:type="spellStart"/>
      <w:r w:rsidRPr="006C2B8E">
        <w:t>Xue</w:t>
      </w:r>
      <w:proofErr w:type="spellEnd"/>
      <w:r w:rsidRPr="006C2B8E">
        <w:t xml:space="preserve"> Bao/Journal of Software, 2019,30(10):3090-3114 (in Chinese).</w:t>
      </w:r>
      <w:bookmarkEnd w:id="1686"/>
    </w:p>
    <w:p w14:paraId="014240FA" w14:textId="77777777" w:rsidR="00E457D3" w:rsidRPr="006C2B8E" w:rsidRDefault="00E457D3" w:rsidP="00E457D3">
      <w:pPr>
        <w:pStyle w:val="TextofReference1"/>
      </w:pPr>
      <w:bookmarkStart w:id="1687" w:name="_Ref58921107"/>
      <w:proofErr w:type="spellStart"/>
      <w:r w:rsidRPr="006C2B8E">
        <w:t>Weyuker</w:t>
      </w:r>
      <w:proofErr w:type="spellEnd"/>
      <w:r w:rsidRPr="006C2B8E">
        <w:t xml:space="preserve"> E J, </w:t>
      </w:r>
      <w:proofErr w:type="spellStart"/>
      <w:r w:rsidRPr="006C2B8E">
        <w:t>Ostrand</w:t>
      </w:r>
      <w:proofErr w:type="spellEnd"/>
      <w:r w:rsidRPr="006C2B8E">
        <w:t xml:space="preserve"> T J, Bell R M. Comparing the effectiveness of several modeling methods for fault prediction. Empirical Software Engineering, 2010, 15(3): 277-295.</w:t>
      </w:r>
      <w:bookmarkEnd w:id="1687"/>
    </w:p>
    <w:p w14:paraId="65C354F1" w14:textId="77777777" w:rsidR="00E457D3" w:rsidRPr="006C2B8E" w:rsidRDefault="00E457D3" w:rsidP="00E457D3">
      <w:pPr>
        <w:pStyle w:val="TextofReference1"/>
      </w:pPr>
      <w:bookmarkStart w:id="1688" w:name="_Ref58920341"/>
      <w:proofErr w:type="spellStart"/>
      <w:r w:rsidRPr="006C2B8E">
        <w:t>Radjenović</w:t>
      </w:r>
      <w:proofErr w:type="spellEnd"/>
      <w:r w:rsidRPr="006C2B8E">
        <w:t xml:space="preserve"> D, </w:t>
      </w:r>
      <w:proofErr w:type="spellStart"/>
      <w:r w:rsidRPr="006C2B8E">
        <w:t>Heričko</w:t>
      </w:r>
      <w:proofErr w:type="spellEnd"/>
      <w:r w:rsidRPr="006C2B8E">
        <w:t xml:space="preserve"> M, </w:t>
      </w:r>
      <w:proofErr w:type="spellStart"/>
      <w:r w:rsidRPr="006C2B8E">
        <w:t>Torkar</w:t>
      </w:r>
      <w:proofErr w:type="spellEnd"/>
      <w:r w:rsidRPr="006C2B8E">
        <w:t xml:space="preserve"> R, </w:t>
      </w:r>
      <w:proofErr w:type="spellStart"/>
      <w:r w:rsidRPr="006C2B8E">
        <w:t>Živkovič</w:t>
      </w:r>
      <w:proofErr w:type="spellEnd"/>
      <w:r w:rsidRPr="006C2B8E">
        <w:t xml:space="preserve"> A. Software fault prediction metrics: a systematic literature review. Information and Software Technology, 2013, 55(8): 1397–1418.</w:t>
      </w:r>
      <w:bookmarkEnd w:id="1688"/>
    </w:p>
    <w:p w14:paraId="119E7C25" w14:textId="77777777" w:rsidR="00E457D3" w:rsidRPr="006C2B8E" w:rsidRDefault="00E457D3" w:rsidP="00E457D3">
      <w:pPr>
        <w:pStyle w:val="TextofReference1"/>
      </w:pPr>
      <w:bookmarkStart w:id="1689" w:name="_Ref58920060"/>
      <w:r w:rsidRPr="006C2B8E">
        <w:t>Gong L, Jiang S, Wang R, Jiang L. Empirical evaluation of the impact of class overlap on software defect prediction//Proceedings of the 2019 34th IEEE/ACM International Conference on Automated Software Engineering. San Diego, USA, 2019: 698–709.</w:t>
      </w:r>
      <w:bookmarkEnd w:id="1689"/>
    </w:p>
    <w:p w14:paraId="080D472D" w14:textId="77777777" w:rsidR="00E457D3" w:rsidRPr="006C2B8E" w:rsidRDefault="00E457D3" w:rsidP="00E457D3">
      <w:pPr>
        <w:pStyle w:val="TextofReference1"/>
      </w:pPr>
      <w:bookmarkStart w:id="1690" w:name="_Ref58920388"/>
      <w:proofErr w:type="spellStart"/>
      <w:r w:rsidRPr="006C2B8E">
        <w:t>Pelayo</w:t>
      </w:r>
      <w:proofErr w:type="spellEnd"/>
      <w:r w:rsidRPr="006C2B8E">
        <w:t xml:space="preserve"> L, Dick S. Applying novel resampling strategies to software defect prediction// Proceedings of the Annual Conference of the North American Fuzzy Information Processing Society. San Diego, USA, 2007: 69–72.</w:t>
      </w:r>
      <w:bookmarkEnd w:id="1690"/>
    </w:p>
    <w:p w14:paraId="00703183" w14:textId="77777777" w:rsidR="00E457D3" w:rsidRPr="006C2B8E" w:rsidRDefault="00E457D3" w:rsidP="00E457D3">
      <w:pPr>
        <w:pStyle w:val="TextofReference1"/>
      </w:pPr>
      <w:bookmarkStart w:id="1691" w:name="_Ref58920063"/>
      <w:proofErr w:type="spellStart"/>
      <w:r w:rsidRPr="006C2B8E">
        <w:t>Bennin</w:t>
      </w:r>
      <w:proofErr w:type="spellEnd"/>
      <w:r w:rsidRPr="006C2B8E">
        <w:t xml:space="preserve"> K, Keung J, </w:t>
      </w:r>
      <w:proofErr w:type="spellStart"/>
      <w:r w:rsidRPr="006C2B8E">
        <w:t>Phannachitta</w:t>
      </w:r>
      <w:proofErr w:type="spellEnd"/>
      <w:r w:rsidRPr="006C2B8E">
        <w:t xml:space="preserve"> P, </w:t>
      </w:r>
      <w:proofErr w:type="spellStart"/>
      <w:r w:rsidRPr="006C2B8E">
        <w:t>Monden</w:t>
      </w:r>
      <w:proofErr w:type="spellEnd"/>
      <w:r w:rsidRPr="006C2B8E">
        <w:t xml:space="preserve"> A, Mensah S. MAHAKIL: Diversity based oversampling approach to alleviate the class imbalance issue in software defect prediction. IEEE Transactions on Software Engineering, 2017, 44(6): 534-550.</w:t>
      </w:r>
      <w:bookmarkEnd w:id="1691"/>
    </w:p>
    <w:p w14:paraId="6B282FDA" w14:textId="77777777" w:rsidR="00E457D3" w:rsidRPr="006C2B8E" w:rsidRDefault="00E457D3" w:rsidP="00E457D3">
      <w:pPr>
        <w:pStyle w:val="TextofReference1"/>
      </w:pPr>
      <w:bookmarkStart w:id="1692" w:name="_Ref58920883"/>
      <w:r w:rsidRPr="006C2B8E">
        <w:t>Chen L, Fang B, Shang Z, Tang Y. Tackling class overlap and imbalance problems in software defect prediction. Software Quality Journal, 2018, 26(1): 97–125.</w:t>
      </w:r>
      <w:bookmarkEnd w:id="1692"/>
    </w:p>
    <w:p w14:paraId="7FC0A00D" w14:textId="77777777" w:rsidR="00E457D3" w:rsidRPr="006C2B8E" w:rsidRDefault="00E457D3" w:rsidP="00E457D3">
      <w:pPr>
        <w:pStyle w:val="TextofReference1"/>
      </w:pPr>
      <w:bookmarkStart w:id="1693" w:name="_Ref58920884"/>
      <w:r w:rsidRPr="006C2B8E">
        <w:t xml:space="preserve">Cabral GG, </w:t>
      </w:r>
      <w:proofErr w:type="spellStart"/>
      <w:r w:rsidRPr="006C2B8E">
        <w:t>Minku</w:t>
      </w:r>
      <w:proofErr w:type="spellEnd"/>
      <w:r w:rsidRPr="006C2B8E">
        <w:t xml:space="preserve"> LL, Shihab E, Mujahid S. Class imbalance evolution and verification latency in just-in-time software defect prediction//Proceedings of the International Conference on Software Engineering, Montreal, Canada, 2019: 666–676.</w:t>
      </w:r>
      <w:bookmarkEnd w:id="1693"/>
    </w:p>
    <w:p w14:paraId="1BC900A5" w14:textId="77777777" w:rsidR="00E457D3" w:rsidRPr="006C2B8E" w:rsidRDefault="00E457D3" w:rsidP="00E457D3">
      <w:pPr>
        <w:pStyle w:val="TextofReference1"/>
      </w:pPr>
      <w:bookmarkStart w:id="1694" w:name="_Ref58920399"/>
      <w:r w:rsidRPr="006C2B8E">
        <w:t xml:space="preserve">Chawla N V, Bowyer K W, Hall L O, </w:t>
      </w:r>
      <w:proofErr w:type="spellStart"/>
      <w:r w:rsidRPr="006C2B8E">
        <w:t>Kegelmeyer</w:t>
      </w:r>
      <w:proofErr w:type="spellEnd"/>
      <w:r w:rsidRPr="006C2B8E">
        <w:t xml:space="preserve"> W P. SMOTE: synthetic minority over-sampling technique. Journal of artificial intelligence research, 2002, 16: 321-357.</w:t>
      </w:r>
      <w:bookmarkEnd w:id="1694"/>
    </w:p>
    <w:p w14:paraId="092A7F67" w14:textId="77777777" w:rsidR="00E457D3" w:rsidRPr="006C2B8E" w:rsidRDefault="00E457D3" w:rsidP="00E457D3">
      <w:pPr>
        <w:pStyle w:val="TextofReference1"/>
      </w:pPr>
      <w:bookmarkStart w:id="1695" w:name="_Ref58920031"/>
      <w:r w:rsidRPr="006C2B8E">
        <w:t>Chen X, Zhang D, Zhao Y, Cui Z, Ni C. Software defect number prediction: unsupervised vs supervised methods. Information and Software Technology, 2019, 106: 161–181.</w:t>
      </w:r>
      <w:bookmarkEnd w:id="1695"/>
    </w:p>
    <w:p w14:paraId="3E665481" w14:textId="77777777" w:rsidR="00E457D3" w:rsidRPr="006C2B8E" w:rsidRDefault="00E457D3" w:rsidP="00E457D3">
      <w:pPr>
        <w:pStyle w:val="TextofReference1"/>
      </w:pPr>
      <w:bookmarkStart w:id="1696" w:name="_Ref58920356"/>
      <w:proofErr w:type="spellStart"/>
      <w:r w:rsidRPr="006C2B8E">
        <w:t>Chidamber</w:t>
      </w:r>
      <w:proofErr w:type="spellEnd"/>
      <w:r w:rsidRPr="006C2B8E">
        <w:t xml:space="preserve"> S R, </w:t>
      </w:r>
      <w:proofErr w:type="spellStart"/>
      <w:r w:rsidRPr="006C2B8E">
        <w:t>Kemerer</w:t>
      </w:r>
      <w:proofErr w:type="spellEnd"/>
      <w:r w:rsidRPr="006C2B8E">
        <w:t xml:space="preserve"> C F. A metrics suite for </w:t>
      </w:r>
      <w:proofErr w:type="gramStart"/>
      <w:r w:rsidRPr="006C2B8E">
        <w:t>object oriented</w:t>
      </w:r>
      <w:proofErr w:type="gramEnd"/>
      <w:r w:rsidRPr="006C2B8E">
        <w:t xml:space="preserve"> design. IEEE Transactions on software engineering, 1994, 20(6): 476-493.</w:t>
      </w:r>
      <w:bookmarkEnd w:id="1696"/>
    </w:p>
    <w:p w14:paraId="76C4BAA4" w14:textId="77777777" w:rsidR="00E457D3" w:rsidRPr="006C2B8E" w:rsidRDefault="00E457D3" w:rsidP="00E457D3">
      <w:pPr>
        <w:pStyle w:val="TextofReference1"/>
      </w:pPr>
      <w:bookmarkStart w:id="1697" w:name="_Ref58920376"/>
      <w:proofErr w:type="spellStart"/>
      <w:r w:rsidRPr="006C2B8E">
        <w:t>Bansiya</w:t>
      </w:r>
      <w:proofErr w:type="spellEnd"/>
      <w:r w:rsidRPr="006C2B8E">
        <w:t xml:space="preserve"> J, Davis CG. A hierarchical model for object-oriented design quality assessment. IEEE Transactions on Software Engineering, 2002, 28(1): 4–17.</w:t>
      </w:r>
      <w:bookmarkEnd w:id="1697"/>
    </w:p>
    <w:p w14:paraId="7439275A" w14:textId="77777777" w:rsidR="00E457D3" w:rsidRPr="00C67BF1" w:rsidRDefault="00E457D3" w:rsidP="00E457D3">
      <w:pPr>
        <w:pStyle w:val="TextofReference1"/>
      </w:pPr>
      <w:bookmarkStart w:id="1698" w:name="_Ref58920534"/>
      <w:r w:rsidRPr="00C67BF1">
        <w:t>Henderson, Sellers. Object-oriented metrics: measures of complexity. Prentice Hall, Prentice-Hall, Inc., 1996.</w:t>
      </w:r>
      <w:bookmarkEnd w:id="1698"/>
    </w:p>
    <w:p w14:paraId="4FA7989D" w14:textId="77777777" w:rsidR="00E457D3" w:rsidRPr="006C2B8E" w:rsidRDefault="00E457D3" w:rsidP="00E457D3">
      <w:pPr>
        <w:pStyle w:val="TextofReference1"/>
      </w:pPr>
      <w:bookmarkStart w:id="1699" w:name="_Ref58920509"/>
      <w:r w:rsidRPr="006C2B8E">
        <w:t>Tang M-H, Kao M-H, Chen M-H. An empirical study on object-oriented metrics//Proceedings of the sixth international software metrics symposium, Boca Raton, USA, 1999: 242–249.</w:t>
      </w:r>
      <w:bookmarkEnd w:id="1699"/>
    </w:p>
    <w:p w14:paraId="6B968EAE" w14:textId="77777777" w:rsidR="00E457D3" w:rsidRPr="006C2B8E" w:rsidRDefault="00E457D3" w:rsidP="00E457D3">
      <w:pPr>
        <w:pStyle w:val="TextofReference1"/>
      </w:pPr>
      <w:bookmarkStart w:id="1700" w:name="_Ref58920364"/>
      <w:r w:rsidRPr="006C2B8E">
        <w:t xml:space="preserve">McCabe T J. A complexity </w:t>
      </w:r>
      <w:proofErr w:type="gramStart"/>
      <w:r w:rsidRPr="006C2B8E">
        <w:t>measure</w:t>
      </w:r>
      <w:proofErr w:type="gramEnd"/>
      <w:r w:rsidRPr="006C2B8E">
        <w:t>. IEEE Transactions on software Engineering, 1976 (4): 308-320.</w:t>
      </w:r>
      <w:bookmarkEnd w:id="1700"/>
    </w:p>
    <w:p w14:paraId="09ECACA4" w14:textId="77777777" w:rsidR="00E457D3" w:rsidRPr="006C2B8E" w:rsidRDefault="00E457D3" w:rsidP="00E457D3">
      <w:pPr>
        <w:pStyle w:val="TextofReference1"/>
      </w:pPr>
      <w:bookmarkStart w:id="1701" w:name="_Ref58920540"/>
      <w:r w:rsidRPr="006C2B8E">
        <w:t>Martin R. OO design quality metrics. An analysis of dependencies, 1994, 12(1): 151-170.</w:t>
      </w:r>
      <w:bookmarkEnd w:id="1701"/>
    </w:p>
    <w:p w14:paraId="57A7B3C4" w14:textId="77777777" w:rsidR="00E457D3" w:rsidRPr="006C2B8E" w:rsidRDefault="00E457D3" w:rsidP="00E457D3">
      <w:pPr>
        <w:pStyle w:val="TextofReference1"/>
      </w:pPr>
      <w:bookmarkStart w:id="1702" w:name="_Ref58920468"/>
      <w:proofErr w:type="spellStart"/>
      <w:r w:rsidRPr="006C2B8E">
        <w:t>Jureczko</w:t>
      </w:r>
      <w:proofErr w:type="spellEnd"/>
      <w:r w:rsidRPr="006C2B8E">
        <w:t xml:space="preserve"> M, </w:t>
      </w:r>
      <w:proofErr w:type="spellStart"/>
      <w:r w:rsidRPr="006C2B8E">
        <w:t>Madeyski</w:t>
      </w:r>
      <w:proofErr w:type="spellEnd"/>
      <w:r w:rsidRPr="006C2B8E">
        <w:t xml:space="preserve"> L. Towards identifying software project clusters with regard to defect prediction//Proceedings of the 6th international conference on predictive models in software engineering, New York, USA, 2010: 1-10.</w:t>
      </w:r>
      <w:bookmarkEnd w:id="1702"/>
    </w:p>
    <w:p w14:paraId="57A85C24" w14:textId="0C11745C" w:rsidR="00E457D3" w:rsidRDefault="00E457D3" w:rsidP="00E457D3">
      <w:pPr>
        <w:pStyle w:val="TextofReference1"/>
      </w:pPr>
      <w:bookmarkStart w:id="1703" w:name="_Ref58920753"/>
      <w:proofErr w:type="spellStart"/>
      <w:r w:rsidRPr="006C2B8E">
        <w:lastRenderedPageBreak/>
        <w:t>Yatish</w:t>
      </w:r>
      <w:proofErr w:type="spellEnd"/>
      <w:r w:rsidRPr="006C2B8E">
        <w:t xml:space="preserve"> S, </w:t>
      </w:r>
      <w:proofErr w:type="spellStart"/>
      <w:r w:rsidRPr="006C2B8E">
        <w:t>Jiarpakdee</w:t>
      </w:r>
      <w:proofErr w:type="spellEnd"/>
      <w:r w:rsidRPr="006C2B8E">
        <w:t xml:space="preserve"> J, </w:t>
      </w:r>
      <w:proofErr w:type="spellStart"/>
      <w:r w:rsidRPr="006C2B8E">
        <w:t>Thongtanunam</w:t>
      </w:r>
      <w:proofErr w:type="spellEnd"/>
      <w:r w:rsidRPr="006C2B8E">
        <w:t xml:space="preserve"> P, </w:t>
      </w:r>
      <w:proofErr w:type="spellStart"/>
      <w:r w:rsidRPr="006C2B8E">
        <w:t>Tantithamthavorn</w:t>
      </w:r>
      <w:proofErr w:type="spellEnd"/>
      <w:r w:rsidRPr="006C2B8E">
        <w:t xml:space="preserve"> C. Mining software defects: should we consider affected </w:t>
      </w:r>
      <w:proofErr w:type="gramStart"/>
      <w:r w:rsidRPr="006C2B8E">
        <w:t>releases?/</w:t>
      </w:r>
      <w:proofErr w:type="gramEnd"/>
      <w:r w:rsidRPr="006C2B8E">
        <w:t>/ Proceedings of the 2019 IEEE/ACM 41st International Conference on Software Engineering, Montreal, Canada, 2019: 654-665.</w:t>
      </w:r>
      <w:bookmarkEnd w:id="1703"/>
    </w:p>
    <w:p w14:paraId="14A997E9" w14:textId="7E637F60" w:rsidR="00483A02" w:rsidRDefault="00483A02" w:rsidP="00E457D3">
      <w:pPr>
        <w:pStyle w:val="TextofReference1"/>
      </w:pPr>
      <w:bookmarkStart w:id="1704" w:name="_Ref69636698"/>
      <w:r>
        <w:t>Machine Learning for the Detection of Oil Sills in Satellite Radar Images</w:t>
      </w:r>
      <w:bookmarkEnd w:id="1704"/>
    </w:p>
    <w:p w14:paraId="4A1A6FF9" w14:textId="697CA8C0" w:rsidR="00C80EA5" w:rsidRDefault="003F5010" w:rsidP="00E457D3">
      <w:pPr>
        <w:pStyle w:val="TextofReference1"/>
      </w:pPr>
      <w:bookmarkStart w:id="1705" w:name="_Ref69975041"/>
      <w:r>
        <w:rPr>
          <w:rFonts w:hint="eastAsia"/>
        </w:rPr>
        <w:t>Smart</w:t>
      </w:r>
      <w:r>
        <w:t xml:space="preserve"> </w:t>
      </w:r>
      <w:r>
        <w:rPr>
          <w:rFonts w:hint="eastAsia"/>
        </w:rPr>
        <w:t>Contract</w:t>
      </w:r>
      <w:r>
        <w:t xml:space="preserve">: Architecture and </w:t>
      </w:r>
      <w:proofErr w:type="spellStart"/>
      <w:r>
        <w:t>Resuarch</w:t>
      </w:r>
      <w:proofErr w:type="spellEnd"/>
      <w:r>
        <w:t xml:space="preserve"> </w:t>
      </w:r>
      <w:proofErr w:type="gramStart"/>
      <w:r>
        <w:t>Progresses</w:t>
      </w:r>
      <w:r w:rsidR="006A18AE">
        <w:t>(</w:t>
      </w:r>
      <w:proofErr w:type="gramEnd"/>
      <w:r w:rsidR="006A18AE">
        <w:t>in Chinese)</w:t>
      </w:r>
      <w:bookmarkEnd w:id="1705"/>
    </w:p>
    <w:p w14:paraId="6E62BE97" w14:textId="47F00EB2" w:rsidR="00902090" w:rsidRDefault="00902090" w:rsidP="00E457D3">
      <w:pPr>
        <w:pStyle w:val="TextofReference1"/>
      </w:pPr>
      <w:bookmarkStart w:id="1706" w:name="_Ref69977597"/>
      <w:r>
        <w:rPr>
          <w:rFonts w:hint="eastAsia"/>
        </w:rPr>
        <w:t>ReGuard</w:t>
      </w:r>
      <w:bookmarkEnd w:id="1706"/>
    </w:p>
    <w:p w14:paraId="5F709BD4" w14:textId="2E5185B1" w:rsidR="009D4BEF" w:rsidRDefault="00CF0449" w:rsidP="00E457D3">
      <w:pPr>
        <w:pStyle w:val="TextofReference1"/>
      </w:pPr>
      <w:bookmarkStart w:id="1707" w:name="_Ref69992767"/>
      <w:r>
        <w:rPr>
          <w:rFonts w:hint="eastAsia"/>
        </w:rPr>
        <w:t>Formalizing</w:t>
      </w:r>
      <w:r>
        <w:t xml:space="preserve"> </w:t>
      </w:r>
      <w:r>
        <w:rPr>
          <w:rFonts w:hint="eastAsia"/>
        </w:rPr>
        <w:t>and</w:t>
      </w:r>
      <w:r>
        <w:t xml:space="preserve"> </w:t>
      </w:r>
      <w:commentRangeStart w:id="1708"/>
      <w:r>
        <w:rPr>
          <w:rFonts w:hint="eastAsia"/>
        </w:rPr>
        <w:t>securing</w:t>
      </w:r>
      <w:commentRangeEnd w:id="1708"/>
      <w:r w:rsidR="00727C06">
        <w:rPr>
          <w:rStyle w:val="afffd"/>
          <w:kern w:val="2"/>
        </w:rPr>
        <w:commentReference w:id="1708"/>
      </w:r>
      <w:r>
        <w:t xml:space="preserve"> </w:t>
      </w:r>
      <w:r>
        <w:rPr>
          <w:rFonts w:hint="eastAsia"/>
        </w:rPr>
        <w:t>relationships</w:t>
      </w:r>
      <w:r>
        <w:t xml:space="preserve"> </w:t>
      </w:r>
      <w:r>
        <w:rPr>
          <w:rFonts w:hint="eastAsia"/>
        </w:rPr>
        <w:t>on</w:t>
      </w:r>
      <w:r>
        <w:t xml:space="preserve"> </w:t>
      </w:r>
      <w:r>
        <w:rPr>
          <w:rFonts w:hint="eastAsia"/>
        </w:rPr>
        <w:t>public</w:t>
      </w:r>
      <w:r>
        <w:t xml:space="preserve"> </w:t>
      </w:r>
      <w:r>
        <w:rPr>
          <w:rFonts w:hint="eastAsia"/>
        </w:rPr>
        <w:t>networks</w:t>
      </w:r>
      <w:bookmarkEnd w:id="1707"/>
    </w:p>
    <w:p w14:paraId="0882A17C" w14:textId="1444D712" w:rsidR="00AC354B" w:rsidRDefault="00AC354B" w:rsidP="00E457D3">
      <w:pPr>
        <w:pStyle w:val="TextofReference1"/>
      </w:pPr>
      <w:bookmarkStart w:id="1709" w:name="_Ref69995568"/>
      <w:proofErr w:type="spellStart"/>
      <w:r>
        <w:rPr>
          <w:rFonts w:hint="eastAsia"/>
        </w:rPr>
        <w:t>sCompile</w:t>
      </w:r>
      <w:bookmarkEnd w:id="1709"/>
      <w:proofErr w:type="spellEnd"/>
    </w:p>
    <w:p w14:paraId="2FFB7C25" w14:textId="169A7497" w:rsidR="0071415F" w:rsidRDefault="0071415F" w:rsidP="00E457D3">
      <w:pPr>
        <w:pStyle w:val="TextofReference1"/>
      </w:pPr>
      <w:bookmarkStart w:id="1710" w:name="_Ref69998169"/>
      <w:r>
        <w:rPr>
          <w:rFonts w:hint="eastAsia"/>
        </w:rPr>
        <w:t>A</w:t>
      </w:r>
      <w:r>
        <w:t xml:space="preserve"> </w:t>
      </w:r>
      <w:r>
        <w:rPr>
          <w:rFonts w:hint="eastAsia"/>
        </w:rPr>
        <w:t>survey</w:t>
      </w:r>
      <w:r>
        <w:t xml:space="preserve"> </w:t>
      </w:r>
      <w:r>
        <w:rPr>
          <w:rFonts w:hint="eastAsia"/>
        </w:rPr>
        <w:t>of</w:t>
      </w:r>
      <w:r>
        <w:t xml:space="preserve"> </w:t>
      </w:r>
      <w:r>
        <w:rPr>
          <w:rFonts w:hint="eastAsia"/>
        </w:rPr>
        <w:t>attacks</w:t>
      </w:r>
      <w:r>
        <w:t xml:space="preserve"> </w:t>
      </w:r>
      <w:r>
        <w:rPr>
          <w:rFonts w:hint="eastAsia"/>
        </w:rPr>
        <w:t>on</w:t>
      </w:r>
      <w:r>
        <w:t xml:space="preserve"> </w:t>
      </w:r>
      <w:r>
        <w:rPr>
          <w:rFonts w:hint="eastAsia"/>
        </w:rPr>
        <w:t>Ethereum</w:t>
      </w:r>
      <w:r>
        <w:t xml:space="preserve"> </w:t>
      </w:r>
      <w:r>
        <w:rPr>
          <w:rFonts w:hint="eastAsia"/>
        </w:rPr>
        <w:t>smart</w:t>
      </w:r>
      <w:r>
        <w:t xml:space="preserve"> </w:t>
      </w:r>
      <w:r>
        <w:rPr>
          <w:rFonts w:hint="eastAsia"/>
        </w:rPr>
        <w:t>contract</w:t>
      </w:r>
      <w:bookmarkEnd w:id="1710"/>
    </w:p>
    <w:p w14:paraId="3E777423" w14:textId="2146D728" w:rsidR="0071415F" w:rsidRDefault="000D6CCD" w:rsidP="00E457D3">
      <w:pPr>
        <w:pStyle w:val="TextofReference1"/>
      </w:pPr>
      <w:bookmarkStart w:id="1711" w:name="_Ref70255922"/>
      <w:r>
        <w:rPr>
          <w:rFonts w:hint="eastAsia"/>
        </w:rPr>
        <w:t>S</w:t>
      </w:r>
      <w:r>
        <w:t>martCheck</w:t>
      </w:r>
      <w:r w:rsidR="000409A1" w:rsidRPr="00793AB7">
        <w:t>: Static Analysis of Ethereum Smart Contracts</w:t>
      </w:r>
      <w:bookmarkEnd w:id="1711"/>
    </w:p>
    <w:p w14:paraId="3456400D" w14:textId="77777777" w:rsidR="00A42DEE" w:rsidRPr="00A42DEE" w:rsidRDefault="00A42DEE" w:rsidP="00A42DEE">
      <w:pPr>
        <w:pStyle w:val="TextofReference1"/>
      </w:pPr>
      <w:bookmarkStart w:id="1712" w:name="_Ref70255924"/>
      <w:r w:rsidRPr="00A42DEE">
        <w:t>Security Assurance for Smart Contract</w:t>
      </w:r>
      <w:bookmarkEnd w:id="1712"/>
    </w:p>
    <w:p w14:paraId="30680426" w14:textId="77777777" w:rsidR="000D6CCD" w:rsidRPr="006C2B8E" w:rsidRDefault="000D6CCD">
      <w:pPr>
        <w:pStyle w:val="TextofReference1"/>
        <w:numPr>
          <w:ilvl w:val="0"/>
          <w:numId w:val="0"/>
        </w:numPr>
        <w:ind w:left="397"/>
        <w:pPrChange w:id="1713" w:author="王 浩仁" w:date="2021-06-07T09:12:00Z">
          <w:pPr>
            <w:pStyle w:val="TextofReference1"/>
          </w:pPr>
        </w:pPrChange>
      </w:pPr>
    </w:p>
    <w:p w14:paraId="4C85AAFC" w14:textId="77777777" w:rsidR="00E457D3" w:rsidRDefault="00E457D3" w:rsidP="00EB0FB5">
      <w:pPr>
        <w:pStyle w:val="TextofReference1"/>
        <w:numPr>
          <w:ilvl w:val="0"/>
          <w:numId w:val="0"/>
        </w:numPr>
        <w:spacing w:line="256" w:lineRule="exact"/>
      </w:pPr>
    </w:p>
    <w:p w14:paraId="100F7A3B" w14:textId="77777777" w:rsidR="001712CE" w:rsidRDefault="00183A05">
      <w:pPr>
        <w:pStyle w:val="af9"/>
      </w:pPr>
      <w:r>
        <w:rPr>
          <w:rFonts w:hint="eastAsia"/>
        </w:rPr>
        <w:t>附中文参考文献</w:t>
      </w:r>
      <w:r>
        <w:t>:</w:t>
      </w:r>
    </w:p>
    <w:p w14:paraId="3CD0E514" w14:textId="6DFA5E73" w:rsidR="001712CE" w:rsidRDefault="00183A05">
      <w:pPr>
        <w:pStyle w:val="Textof0"/>
        <w:ind w:leftChars="76" w:left="416" w:hangingChars="176" w:hanging="275"/>
      </w:pPr>
      <w:r>
        <w:rPr>
          <w:rFonts w:hint="eastAsia"/>
        </w:rPr>
        <w:t>[1]</w:t>
      </w:r>
      <w:r>
        <w:rPr>
          <w:rFonts w:hint="eastAsia"/>
        </w:rPr>
        <w:tab/>
      </w:r>
      <w:r w:rsidR="002B41A9" w:rsidRPr="006C2B8E">
        <w:t>袁勇</w:t>
      </w:r>
      <w:r w:rsidR="002B41A9" w:rsidRPr="006C2B8E">
        <w:t xml:space="preserve">, </w:t>
      </w:r>
      <w:r w:rsidR="002B41A9" w:rsidRPr="006C2B8E">
        <w:t>王飞跃</w:t>
      </w:r>
      <w:r w:rsidR="002B41A9" w:rsidRPr="006C2B8E">
        <w:t xml:space="preserve">. </w:t>
      </w:r>
      <w:r w:rsidR="002B41A9" w:rsidRPr="006C2B8E">
        <w:t>区块链技术发展现状与展望</w:t>
      </w:r>
      <w:r w:rsidR="002B41A9" w:rsidRPr="006C2B8E">
        <w:t xml:space="preserve">. </w:t>
      </w:r>
      <w:r w:rsidR="002B41A9" w:rsidRPr="006C2B8E">
        <w:t>自动化学报</w:t>
      </w:r>
      <w:r w:rsidR="002B41A9" w:rsidRPr="006C2B8E">
        <w:t>, 2016, 42(4): 481−494</w:t>
      </w:r>
    </w:p>
    <w:p w14:paraId="60C8C6FF" w14:textId="20F750AF" w:rsidR="00890FE7" w:rsidRPr="00890FE7" w:rsidRDefault="00BC0F2A" w:rsidP="00890FE7">
      <w:pPr>
        <w:pStyle w:val="Textof0"/>
        <w:ind w:leftChars="76" w:left="416" w:hangingChars="176" w:hanging="275"/>
      </w:pPr>
      <w:r>
        <w:rPr>
          <w:rFonts w:hint="eastAsia"/>
        </w:rPr>
        <w:t>[</w:t>
      </w:r>
      <w:r w:rsidR="00132FFD">
        <w:t>2</w:t>
      </w:r>
      <w:r>
        <w:rPr>
          <w:rFonts w:hint="eastAsia"/>
        </w:rPr>
        <w:t>]</w:t>
      </w:r>
      <w:r>
        <w:rPr>
          <w:rFonts w:hint="eastAsia"/>
        </w:rPr>
        <w:tab/>
      </w:r>
      <w:r w:rsidR="00890FE7" w:rsidRPr="00890FE7">
        <w:t>邵奇峰</w:t>
      </w:r>
      <w:r w:rsidR="00890FE7" w:rsidRPr="00890FE7">
        <w:t xml:space="preserve">, </w:t>
      </w:r>
      <w:r w:rsidR="00890FE7" w:rsidRPr="00890FE7">
        <w:t>金澈清</w:t>
      </w:r>
      <w:r w:rsidR="00890FE7" w:rsidRPr="00890FE7">
        <w:t xml:space="preserve">, </w:t>
      </w:r>
      <w:r w:rsidR="00890FE7" w:rsidRPr="00890FE7">
        <w:t>张召</w:t>
      </w:r>
      <w:r w:rsidR="00890FE7" w:rsidRPr="00890FE7">
        <w:t xml:space="preserve">, </w:t>
      </w:r>
      <w:r w:rsidR="00890FE7" w:rsidRPr="00890FE7">
        <w:t>钱卫宁</w:t>
      </w:r>
      <w:r w:rsidR="00890FE7" w:rsidRPr="00890FE7">
        <w:t xml:space="preserve">, </w:t>
      </w:r>
      <w:r w:rsidR="00890FE7" w:rsidRPr="00890FE7">
        <w:t>周傲英</w:t>
      </w:r>
      <w:r w:rsidR="00890FE7" w:rsidRPr="00890FE7">
        <w:t xml:space="preserve">. </w:t>
      </w:r>
      <w:r w:rsidR="00890FE7" w:rsidRPr="00890FE7">
        <w:t>区块链技术</w:t>
      </w:r>
      <w:r w:rsidR="00890FE7" w:rsidRPr="00890FE7">
        <w:t>:</w:t>
      </w:r>
      <w:r w:rsidR="00890FE7" w:rsidRPr="00890FE7">
        <w:t>架构及进展</w:t>
      </w:r>
      <w:r w:rsidR="00890FE7" w:rsidRPr="00890FE7">
        <w:t xml:space="preserve">. </w:t>
      </w:r>
      <w:r w:rsidR="00890FE7" w:rsidRPr="00890FE7">
        <w:t>计算机学报</w:t>
      </w:r>
      <w:r w:rsidR="00890FE7" w:rsidRPr="00890FE7">
        <w:t>, 2018, 41(05): 969-988</w:t>
      </w:r>
    </w:p>
    <w:p w14:paraId="51376C77" w14:textId="4ADEFC27" w:rsidR="00D14B40" w:rsidRPr="00D14B40" w:rsidRDefault="00BC0F2A" w:rsidP="00D14B40">
      <w:pPr>
        <w:pStyle w:val="Textof0"/>
        <w:ind w:leftChars="76" w:left="416" w:hangingChars="176" w:hanging="275"/>
      </w:pPr>
      <w:r>
        <w:rPr>
          <w:rFonts w:hint="eastAsia"/>
        </w:rPr>
        <w:t>[</w:t>
      </w:r>
      <w:r w:rsidR="00D14B40">
        <w:t>3</w:t>
      </w:r>
      <w:r>
        <w:rPr>
          <w:rFonts w:hint="eastAsia"/>
        </w:rPr>
        <w:t>]</w:t>
      </w:r>
      <w:r>
        <w:rPr>
          <w:rFonts w:hint="eastAsia"/>
        </w:rPr>
        <w:tab/>
      </w:r>
      <w:r w:rsidR="00D14B40" w:rsidRPr="00D14B40">
        <w:t>贺海武</w:t>
      </w:r>
      <w:r w:rsidR="00D14B40" w:rsidRPr="00D14B40">
        <w:t xml:space="preserve">, </w:t>
      </w:r>
      <w:r w:rsidR="00D14B40" w:rsidRPr="00D14B40">
        <w:t>延安</w:t>
      </w:r>
      <w:r w:rsidR="00D14B40" w:rsidRPr="00D14B40">
        <w:t xml:space="preserve">, </w:t>
      </w:r>
      <w:r w:rsidR="00D14B40" w:rsidRPr="00D14B40">
        <w:t>陈泽华</w:t>
      </w:r>
      <w:r w:rsidR="00D14B40" w:rsidRPr="00D14B40">
        <w:t xml:space="preserve">. </w:t>
      </w:r>
      <w:r w:rsidR="00D14B40" w:rsidRPr="00D14B40">
        <w:t>基于区块链的智能合约技术与应用综述</w:t>
      </w:r>
      <w:r w:rsidR="00D14B40" w:rsidRPr="00D14B40">
        <w:t>.</w:t>
      </w:r>
      <w:r w:rsidR="00D14B40" w:rsidRPr="00D14B40">
        <w:t>计算机研究与发展</w:t>
      </w:r>
      <w:r w:rsidR="00D14B40" w:rsidRPr="00D14B40">
        <w:t>, 2018, 55(11): 2452-2466.</w:t>
      </w:r>
    </w:p>
    <w:p w14:paraId="2F5A4A2D" w14:textId="677C2EF2" w:rsidR="00F11826" w:rsidRPr="00F11826" w:rsidRDefault="00BC0F2A" w:rsidP="00F11826">
      <w:pPr>
        <w:pStyle w:val="Textof0"/>
        <w:ind w:leftChars="76" w:left="416" w:hangingChars="176" w:hanging="275"/>
      </w:pPr>
      <w:r>
        <w:rPr>
          <w:rFonts w:hint="eastAsia"/>
        </w:rPr>
        <w:t>[1</w:t>
      </w:r>
      <w:r w:rsidR="00F11826">
        <w:t>3</w:t>
      </w:r>
      <w:r>
        <w:rPr>
          <w:rFonts w:hint="eastAsia"/>
        </w:rPr>
        <w:t>]</w:t>
      </w:r>
      <w:r>
        <w:rPr>
          <w:rFonts w:hint="eastAsia"/>
        </w:rPr>
        <w:tab/>
      </w:r>
      <w:r w:rsidR="00F11826" w:rsidRPr="00F11826">
        <w:rPr>
          <w:rFonts w:hint="eastAsia"/>
        </w:rPr>
        <w:t>陈翔</w:t>
      </w:r>
      <w:r w:rsidR="00F11826" w:rsidRPr="00F11826">
        <w:t xml:space="preserve">, </w:t>
      </w:r>
      <w:r w:rsidR="00F11826" w:rsidRPr="00F11826">
        <w:rPr>
          <w:rFonts w:hint="eastAsia"/>
        </w:rPr>
        <w:t>王莉萍</w:t>
      </w:r>
      <w:r w:rsidR="00F11826" w:rsidRPr="00F11826">
        <w:t xml:space="preserve">, </w:t>
      </w:r>
      <w:r w:rsidR="00F11826" w:rsidRPr="00F11826">
        <w:rPr>
          <w:rFonts w:hint="eastAsia"/>
        </w:rPr>
        <w:t>顾庆</w:t>
      </w:r>
      <w:r w:rsidR="00F11826" w:rsidRPr="00F11826">
        <w:t xml:space="preserve">, </w:t>
      </w:r>
      <w:r w:rsidR="00F11826" w:rsidRPr="00F11826">
        <w:rPr>
          <w:rFonts w:hint="eastAsia"/>
        </w:rPr>
        <w:t>王赞</w:t>
      </w:r>
      <w:r w:rsidR="00F11826" w:rsidRPr="00F11826">
        <w:t xml:space="preserve">, </w:t>
      </w:r>
      <w:r w:rsidR="00F11826" w:rsidRPr="00F11826">
        <w:rPr>
          <w:rFonts w:hint="eastAsia"/>
        </w:rPr>
        <w:t>倪超</w:t>
      </w:r>
      <w:r w:rsidR="00F11826" w:rsidRPr="00F11826">
        <w:t xml:space="preserve">, </w:t>
      </w:r>
      <w:r w:rsidR="00F11826" w:rsidRPr="00F11826">
        <w:rPr>
          <w:rFonts w:hint="eastAsia"/>
        </w:rPr>
        <w:t>刘望舒</w:t>
      </w:r>
      <w:r w:rsidR="00F11826" w:rsidRPr="00F11826">
        <w:t xml:space="preserve">, </w:t>
      </w:r>
      <w:r w:rsidR="00F11826" w:rsidRPr="00F11826">
        <w:rPr>
          <w:rFonts w:hint="eastAsia"/>
        </w:rPr>
        <w:t>王秋萍</w:t>
      </w:r>
      <w:r w:rsidR="00F11826" w:rsidRPr="00F11826">
        <w:t xml:space="preserve">. </w:t>
      </w:r>
      <w:r w:rsidR="00F11826" w:rsidRPr="00F11826">
        <w:rPr>
          <w:rFonts w:hint="eastAsia"/>
        </w:rPr>
        <w:t>跨项目软件缺陷预测方法研究综述</w:t>
      </w:r>
      <w:r w:rsidR="00F11826" w:rsidRPr="00F11826">
        <w:t xml:space="preserve">. </w:t>
      </w:r>
      <w:r w:rsidR="00F11826" w:rsidRPr="00F11826">
        <w:rPr>
          <w:rFonts w:hint="eastAsia"/>
        </w:rPr>
        <w:t>计算机学报</w:t>
      </w:r>
      <w:r w:rsidR="00F11826" w:rsidRPr="00F11826">
        <w:t>, 2018, 41(1): 254-274</w:t>
      </w:r>
    </w:p>
    <w:p w14:paraId="60569565" w14:textId="2221DE65" w:rsidR="007331F6" w:rsidRPr="007331F6" w:rsidRDefault="00BC0F2A" w:rsidP="007331F6">
      <w:pPr>
        <w:pStyle w:val="Textof0"/>
        <w:ind w:leftChars="76" w:left="416" w:hangingChars="176" w:hanging="275"/>
      </w:pPr>
      <w:r>
        <w:rPr>
          <w:rFonts w:hint="eastAsia"/>
        </w:rPr>
        <w:t>[1</w:t>
      </w:r>
      <w:r w:rsidR="007331F6">
        <w:t>4</w:t>
      </w:r>
      <w:r>
        <w:rPr>
          <w:rFonts w:hint="eastAsia"/>
        </w:rPr>
        <w:t>]</w:t>
      </w:r>
      <w:r>
        <w:rPr>
          <w:rFonts w:hint="eastAsia"/>
        </w:rPr>
        <w:tab/>
      </w:r>
      <w:r w:rsidR="007331F6" w:rsidRPr="007331F6">
        <w:rPr>
          <w:rFonts w:hint="eastAsia"/>
        </w:rPr>
        <w:t>于巧</w:t>
      </w:r>
      <w:r w:rsidR="007331F6" w:rsidRPr="007331F6">
        <w:t xml:space="preserve">, </w:t>
      </w:r>
      <w:r w:rsidR="007331F6" w:rsidRPr="007331F6">
        <w:rPr>
          <w:rFonts w:hint="eastAsia"/>
        </w:rPr>
        <w:t>姜淑娟</w:t>
      </w:r>
      <w:r w:rsidR="007331F6" w:rsidRPr="007331F6">
        <w:t xml:space="preserve">, </w:t>
      </w:r>
      <w:r w:rsidR="007331F6" w:rsidRPr="007331F6">
        <w:rPr>
          <w:rFonts w:hint="eastAsia"/>
        </w:rPr>
        <w:t>张艳梅</w:t>
      </w:r>
      <w:r w:rsidR="007331F6" w:rsidRPr="007331F6">
        <w:t xml:space="preserve">, </w:t>
      </w:r>
      <w:r w:rsidR="007331F6" w:rsidRPr="007331F6">
        <w:rPr>
          <w:rFonts w:hint="eastAsia"/>
        </w:rPr>
        <w:t>王兴亚</w:t>
      </w:r>
      <w:r w:rsidR="007331F6" w:rsidRPr="007331F6">
        <w:t xml:space="preserve">, </w:t>
      </w:r>
      <w:r w:rsidR="007331F6" w:rsidRPr="007331F6">
        <w:rPr>
          <w:rFonts w:hint="eastAsia"/>
        </w:rPr>
        <w:t>高鹏飞</w:t>
      </w:r>
      <w:r w:rsidR="007331F6" w:rsidRPr="007331F6">
        <w:t xml:space="preserve">, </w:t>
      </w:r>
      <w:r w:rsidR="007331F6" w:rsidRPr="007331F6">
        <w:rPr>
          <w:rFonts w:hint="eastAsia"/>
        </w:rPr>
        <w:t>钱俊彦</w:t>
      </w:r>
      <w:r w:rsidR="007331F6" w:rsidRPr="007331F6">
        <w:t xml:space="preserve">. </w:t>
      </w:r>
      <w:r w:rsidR="007331F6" w:rsidRPr="007331F6">
        <w:rPr>
          <w:rFonts w:hint="eastAsia"/>
        </w:rPr>
        <w:t>分类不平衡对软件缺陷预测模型性能的影响研究</w:t>
      </w:r>
      <w:r w:rsidR="007331F6" w:rsidRPr="007331F6">
        <w:t xml:space="preserve">. </w:t>
      </w:r>
      <w:r w:rsidR="007331F6" w:rsidRPr="007331F6">
        <w:rPr>
          <w:rFonts w:hint="eastAsia"/>
        </w:rPr>
        <w:t>计算机学报</w:t>
      </w:r>
      <w:r w:rsidR="007331F6" w:rsidRPr="007331F6">
        <w:t>, 2018, 41(4):809-824.</w:t>
      </w:r>
    </w:p>
    <w:p w14:paraId="6CAA3911" w14:textId="085D926D" w:rsidR="000C11E8" w:rsidRPr="000C11E8" w:rsidRDefault="00183A05" w:rsidP="000C11E8">
      <w:pPr>
        <w:pStyle w:val="Textof0"/>
        <w:ind w:leftChars="76" w:left="400" w:hangingChars="166" w:hanging="259"/>
      </w:pPr>
      <w:r>
        <w:rPr>
          <w:rFonts w:hint="eastAsia"/>
        </w:rPr>
        <w:t>[</w:t>
      </w:r>
      <w:r w:rsidR="000C11E8">
        <w:t>15</w:t>
      </w:r>
      <w:r>
        <w:rPr>
          <w:rFonts w:hint="eastAsia"/>
        </w:rPr>
        <w:t>]</w:t>
      </w:r>
      <w:r>
        <w:rPr>
          <w:rFonts w:hint="eastAsia"/>
        </w:rPr>
        <w:tab/>
      </w:r>
      <w:r w:rsidR="000C11E8" w:rsidRPr="000C11E8">
        <w:t>陈翔</w:t>
      </w:r>
      <w:r w:rsidR="000C11E8" w:rsidRPr="000C11E8">
        <w:t>,</w:t>
      </w:r>
      <w:r w:rsidR="000C11E8" w:rsidRPr="000C11E8">
        <w:t>顾庆</w:t>
      </w:r>
      <w:r w:rsidR="000C11E8" w:rsidRPr="000C11E8">
        <w:t>,</w:t>
      </w:r>
      <w:r w:rsidR="000C11E8" w:rsidRPr="000C11E8">
        <w:t>刘望舒</w:t>
      </w:r>
      <w:r w:rsidR="000C11E8" w:rsidRPr="000C11E8">
        <w:t>,</w:t>
      </w:r>
      <w:r w:rsidR="000C11E8" w:rsidRPr="000C11E8">
        <w:t>刘树龙</w:t>
      </w:r>
      <w:r w:rsidR="000C11E8" w:rsidRPr="000C11E8">
        <w:t>,</w:t>
      </w:r>
      <w:r w:rsidR="000C11E8" w:rsidRPr="000C11E8">
        <w:t>倪超</w:t>
      </w:r>
      <w:r w:rsidR="000C11E8" w:rsidRPr="000C11E8">
        <w:t>.</w:t>
      </w:r>
      <w:r w:rsidR="000C11E8" w:rsidRPr="000C11E8">
        <w:t>静态软件缺陷预测方法研究</w:t>
      </w:r>
      <w:r w:rsidR="000C11E8" w:rsidRPr="000C11E8">
        <w:t>.</w:t>
      </w:r>
      <w:r w:rsidR="000C11E8" w:rsidRPr="000C11E8">
        <w:t>软件学报</w:t>
      </w:r>
      <w:r w:rsidR="000C11E8" w:rsidRPr="000C11E8">
        <w:t>,2016,27(1):1−25</w:t>
      </w:r>
    </w:p>
    <w:p w14:paraId="29337B49" w14:textId="2D4F1105" w:rsidR="007477D6" w:rsidRDefault="009D2A16" w:rsidP="007477D6">
      <w:pPr>
        <w:pStyle w:val="Textof0"/>
        <w:ind w:leftChars="76" w:left="400" w:hangingChars="166" w:hanging="259"/>
      </w:pPr>
      <w:r>
        <w:rPr>
          <w:rFonts w:hint="eastAsia"/>
        </w:rPr>
        <w:t>[</w:t>
      </w:r>
      <w:r>
        <w:t>1</w:t>
      </w:r>
      <w:r w:rsidR="007477D6">
        <w:t>6</w:t>
      </w:r>
      <w:r>
        <w:rPr>
          <w:rFonts w:hint="eastAsia"/>
        </w:rPr>
        <w:t>]</w:t>
      </w:r>
      <w:r>
        <w:rPr>
          <w:rFonts w:hint="eastAsia"/>
        </w:rPr>
        <w:tab/>
      </w:r>
      <w:r w:rsidR="007477D6" w:rsidRPr="007477D6">
        <w:t>宫丽娜</w:t>
      </w:r>
      <w:r w:rsidR="007477D6" w:rsidRPr="007477D6">
        <w:t>,</w:t>
      </w:r>
      <w:r w:rsidR="007477D6" w:rsidRPr="007477D6">
        <w:t>姜淑娟</w:t>
      </w:r>
      <w:r w:rsidR="007477D6" w:rsidRPr="007477D6">
        <w:t>,</w:t>
      </w:r>
      <w:r w:rsidR="007477D6" w:rsidRPr="007477D6">
        <w:t>姜丽</w:t>
      </w:r>
      <w:r w:rsidR="007477D6" w:rsidRPr="007477D6">
        <w:t>.</w:t>
      </w:r>
      <w:r w:rsidR="007477D6" w:rsidRPr="007477D6">
        <w:t>软件缺陷预测技术研究进展</w:t>
      </w:r>
      <w:r w:rsidR="007477D6" w:rsidRPr="007477D6">
        <w:t>.</w:t>
      </w:r>
      <w:r w:rsidR="007477D6" w:rsidRPr="007477D6">
        <w:t>软件学报</w:t>
      </w:r>
      <w:r w:rsidR="007477D6" w:rsidRPr="007477D6">
        <w:t>,2019,30(10):3090-3114</w:t>
      </w:r>
    </w:p>
    <w:p w14:paraId="6796F1A0" w14:textId="7EA66E91" w:rsidR="007F4C83" w:rsidRPr="007F4C83" w:rsidRDefault="006A18AE" w:rsidP="007F4C83">
      <w:pPr>
        <w:pStyle w:val="Textof0"/>
        <w:ind w:leftChars="76" w:left="400" w:hangingChars="166" w:hanging="259"/>
      </w:pPr>
      <w:r>
        <w:rPr>
          <w:rFonts w:hint="eastAsia"/>
        </w:rPr>
        <w:t>[</w:t>
      </w:r>
      <w:r>
        <w:t>35]</w:t>
      </w:r>
      <w:r>
        <w:tab/>
      </w:r>
      <w:r>
        <w:rPr>
          <w:rFonts w:hint="eastAsia"/>
        </w:rPr>
        <w:t>欧阳丽炜</w:t>
      </w:r>
      <w:r w:rsidR="007F4C83">
        <w:t>,</w:t>
      </w:r>
      <w:r w:rsidR="007F4C83">
        <w:rPr>
          <w:rFonts w:hint="eastAsia"/>
        </w:rPr>
        <w:t>王帅</w:t>
      </w:r>
      <w:r w:rsidR="007F4C83">
        <w:t>,</w:t>
      </w:r>
      <w:r w:rsidR="007F4C83">
        <w:rPr>
          <w:rFonts w:hint="eastAsia"/>
        </w:rPr>
        <w:t>袁勇</w:t>
      </w:r>
      <w:r w:rsidR="007F4C83">
        <w:t>,</w:t>
      </w:r>
      <w:r w:rsidR="007F4C83">
        <w:rPr>
          <w:rFonts w:hint="eastAsia"/>
        </w:rPr>
        <w:t>倪</w:t>
      </w:r>
      <w:r w:rsidR="007F4C83" w:rsidRPr="007F4C83">
        <w:t>晓春</w:t>
      </w:r>
      <w:r w:rsidR="007F4C83">
        <w:rPr>
          <w:rFonts w:hint="eastAsia"/>
        </w:rPr>
        <w:t>,</w:t>
      </w:r>
      <w:r w:rsidR="007F4C83" w:rsidRPr="007F4C83">
        <w:t>王飞跃</w:t>
      </w:r>
      <w:r w:rsidR="007F4C83">
        <w:t>.</w:t>
      </w:r>
      <w:r w:rsidR="007F4C83" w:rsidRPr="007F4C83">
        <w:t>智能合约</w:t>
      </w:r>
      <w:r w:rsidR="007F4C83">
        <w:t>:</w:t>
      </w:r>
      <w:r w:rsidR="007F4C83" w:rsidRPr="007F4C83">
        <w:t>架构及进展</w:t>
      </w:r>
      <w:r w:rsidR="00A05EEC">
        <w:t>.</w:t>
      </w:r>
      <w:r w:rsidR="007F4C83" w:rsidRPr="007F4C83">
        <w:t>自动化学报</w:t>
      </w:r>
      <w:r w:rsidR="00A05EEC">
        <w:rPr>
          <w:rFonts w:hint="eastAsia"/>
        </w:rPr>
        <w:t>,</w:t>
      </w:r>
      <w:r w:rsidR="007F4C83" w:rsidRPr="007F4C83">
        <w:t>2019</w:t>
      </w:r>
      <w:r w:rsidR="00A05EEC">
        <w:rPr>
          <w:rFonts w:hint="eastAsia"/>
        </w:rPr>
        <w:t>,</w:t>
      </w:r>
      <w:r w:rsidR="007F4C83" w:rsidRPr="007F4C83">
        <w:t>45(3)</w:t>
      </w:r>
      <w:r w:rsidR="00A05EEC">
        <w:t>:</w:t>
      </w:r>
      <w:r w:rsidR="007F4C83" w:rsidRPr="007F4C83">
        <w:t>445</w:t>
      </w:r>
      <w:r w:rsidR="00A05EEC">
        <w:t>-</w:t>
      </w:r>
      <w:r w:rsidR="007F4C83" w:rsidRPr="007F4C83">
        <w:t>457</w:t>
      </w:r>
    </w:p>
    <w:p w14:paraId="4D4CB20D" w14:textId="24C06B88" w:rsidR="006A18AE" w:rsidRPr="008C5A6A" w:rsidRDefault="006A18AE" w:rsidP="00727C06">
      <w:pPr>
        <w:pStyle w:val="Textof0"/>
        <w:tabs>
          <w:tab w:val="clear" w:pos="424"/>
        </w:tabs>
        <w:ind w:leftChars="76" w:left="400" w:hangingChars="166" w:hanging="259"/>
      </w:pPr>
    </w:p>
    <w:p w14:paraId="1BBC1AE6" w14:textId="77777777" w:rsidR="001712CE" w:rsidRDefault="001712CE">
      <w:pPr>
        <w:pStyle w:val="Textof0"/>
        <w:tabs>
          <w:tab w:val="clear" w:pos="424"/>
        </w:tabs>
        <w:ind w:left="402" w:hanging="402"/>
        <w:rPr>
          <w:szCs w:val="15"/>
        </w:rPr>
      </w:pPr>
    </w:p>
    <w:sectPr w:rsidR="001712CE">
      <w:headerReference w:type="even" r:id="rId20"/>
      <w:headerReference w:type="default" r:id="rId21"/>
      <w:footerReference w:type="even" r:id="rId22"/>
      <w:footerReference w:type="default" r:id="rId23"/>
      <w:footerReference w:type="first" r:id="rId24"/>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uizq" w:date="2021-05-05T20:53:00Z" w:initials="c">
    <w:p w14:paraId="5191AC90" w14:textId="469D8333" w:rsidR="004F07CC" w:rsidRDefault="004F07CC">
      <w:pPr>
        <w:pStyle w:val="afc"/>
      </w:pPr>
      <w:r>
        <w:rPr>
          <w:rStyle w:val="afffd"/>
        </w:rPr>
        <w:annotationRef/>
      </w:r>
      <w:r>
        <w:rPr>
          <w:rFonts w:hint="eastAsia"/>
        </w:rPr>
        <w:t>“内置到物理实体</w:t>
      </w:r>
      <w:r>
        <w:rPr>
          <w:rStyle w:val="afffd"/>
        </w:rPr>
        <w:annotationRef/>
      </w:r>
      <w:r>
        <w:rPr>
          <w:rFonts w:hint="eastAsia"/>
        </w:rPr>
        <w:t>”不懂</w:t>
      </w:r>
    </w:p>
    <w:p w14:paraId="51A3E895" w14:textId="77777777" w:rsidR="004F07CC" w:rsidRDefault="004F07CC">
      <w:pPr>
        <w:pStyle w:val="afc"/>
      </w:pPr>
      <w:r>
        <w:rPr>
          <w:rFonts w:hint="eastAsia"/>
        </w:rPr>
        <w:t>《智能合约——重构社会契约》中，说是：一种执行合同条款的计算机化交易协议？</w:t>
      </w:r>
    </w:p>
    <w:p w14:paraId="35E8E3CF" w14:textId="47EB8CD6" w:rsidR="004F07CC" w:rsidRDefault="004F07CC">
      <w:pPr>
        <w:pStyle w:val="afc"/>
      </w:pPr>
      <w:r w:rsidRPr="005A07B6">
        <w:rPr>
          <w:rFonts w:hint="eastAsia"/>
        </w:rPr>
        <w:t>智能合约的形式化验证方法</w:t>
      </w:r>
      <w:r>
        <w:rPr>
          <w:rFonts w:hint="eastAsia"/>
        </w:rPr>
        <w:t xml:space="preserve"> </w:t>
      </w:r>
      <w:r>
        <w:rPr>
          <w:rFonts w:hint="eastAsia"/>
        </w:rPr>
        <w:t>中也是类似的说法</w:t>
      </w:r>
    </w:p>
  </w:comment>
  <w:comment w:id="17" w:author="cuizq" w:date="2021-05-05T20:57:00Z" w:initials="c">
    <w:p w14:paraId="0629B2C0" w14:textId="693544A1" w:rsidR="004F07CC" w:rsidRDefault="004F07CC" w:rsidP="00DB6FCB">
      <w:pPr>
        <w:pStyle w:val="afc"/>
      </w:pPr>
      <w:r>
        <w:rPr>
          <w:rStyle w:val="afffd"/>
        </w:rPr>
        <w:annotationRef/>
      </w:r>
      <w:r>
        <w:rPr>
          <w:rFonts w:hint="eastAsia"/>
        </w:rPr>
        <w:t>存在问题：</w:t>
      </w:r>
      <w:r>
        <w:rPr>
          <w:rFonts w:ascii="宋体" w:cs="宋体" w:hint="eastAsia"/>
          <w:kern w:val="0"/>
          <w:szCs w:val="21"/>
        </w:rPr>
        <w:t>缺乏可信的执行环境，难以获得信任</w:t>
      </w:r>
    </w:p>
  </w:comment>
  <w:comment w:id="19" w:author="cuizq" w:date="2021-05-05T21:00:00Z" w:initials="c">
    <w:p w14:paraId="3B96BCA4" w14:textId="2B232C2F" w:rsidR="004F07CC" w:rsidRDefault="004F07CC">
      <w:pPr>
        <w:pStyle w:val="afc"/>
      </w:pPr>
      <w:r>
        <w:rPr>
          <w:rStyle w:val="afffd"/>
        </w:rPr>
        <w:annotationRef/>
      </w:r>
      <w:r>
        <w:rPr>
          <w:rFonts w:hint="eastAsia"/>
        </w:rPr>
        <w:t>更重要的是：</w:t>
      </w:r>
      <w:r>
        <w:rPr>
          <w:rFonts w:ascii="宋体" w:cs="宋体" w:hint="eastAsia"/>
          <w:kern w:val="0"/>
          <w:szCs w:val="21"/>
        </w:rPr>
        <w:t>可信任且不可篡改</w:t>
      </w:r>
    </w:p>
  </w:comment>
  <w:comment w:id="21" w:author="cuizq" w:date="2021-05-05T21:08:00Z" w:initials="c">
    <w:p w14:paraId="6F2CA1BA" w14:textId="49EC1075" w:rsidR="004F07CC" w:rsidRDefault="004F07CC">
      <w:pPr>
        <w:pStyle w:val="afc"/>
      </w:pPr>
      <w:r>
        <w:rPr>
          <w:rStyle w:val="afffd"/>
        </w:rPr>
        <w:annotationRef/>
      </w:r>
      <w:r>
        <w:rPr>
          <w:rFonts w:hint="eastAsia"/>
        </w:rPr>
        <w:t>缺少主语</w:t>
      </w:r>
    </w:p>
  </w:comment>
  <w:comment w:id="208" w:author="cuizq" w:date="2021-05-05T21:17:00Z" w:initials="c">
    <w:p w14:paraId="09E8E60B" w14:textId="7FC538C3" w:rsidR="004F07CC" w:rsidRDefault="004F07CC">
      <w:pPr>
        <w:pStyle w:val="afc"/>
      </w:pPr>
      <w:r>
        <w:rPr>
          <w:rStyle w:val="afffd"/>
        </w:rPr>
        <w:annotationRef/>
      </w:r>
      <w:r>
        <w:rPr>
          <w:rFonts w:hint="eastAsia"/>
        </w:rPr>
        <w:t>和第三章标题相同？</w:t>
      </w:r>
    </w:p>
  </w:comment>
  <w:comment w:id="366" w:author="cuizq" w:date="2021-05-05T21:38:00Z" w:initials="c">
    <w:p w14:paraId="7B00ADB6" w14:textId="30E480F3" w:rsidR="004F07CC" w:rsidRDefault="004F07CC">
      <w:pPr>
        <w:pStyle w:val="afc"/>
      </w:pPr>
      <w:r>
        <w:rPr>
          <w:rStyle w:val="afffd"/>
        </w:rPr>
        <w:annotationRef/>
      </w:r>
      <w:r>
        <w:rPr>
          <w:rFonts w:hint="eastAsia"/>
        </w:rPr>
        <w:t>第一次出现时给出简称，后面就好引用了</w:t>
      </w:r>
    </w:p>
  </w:comment>
  <w:comment w:id="434" w:author="cuizq" w:date="2021-05-05T20:45:00Z" w:initials="c">
    <w:p w14:paraId="0112391E" w14:textId="75E4ACD0" w:rsidR="004F07CC" w:rsidRDefault="004F07CC">
      <w:pPr>
        <w:pStyle w:val="afc"/>
      </w:pPr>
      <w:r>
        <w:rPr>
          <w:rStyle w:val="afffd"/>
        </w:rPr>
        <w:annotationRef/>
      </w:r>
      <w:r>
        <w:rPr>
          <w:rFonts w:hint="eastAsia"/>
        </w:rPr>
        <w:t>图中间向下箭头居中的问题</w:t>
      </w:r>
      <w:r>
        <w:rPr>
          <w:rFonts w:hint="eastAsia"/>
        </w:rPr>
        <w:t xml:space="preserve"> </w:t>
      </w:r>
      <w:r>
        <w:rPr>
          <w:rFonts w:hint="eastAsia"/>
        </w:rPr>
        <w:t>还没改</w:t>
      </w:r>
    </w:p>
  </w:comment>
  <w:comment w:id="435" w:author="yang huiwen" w:date="2021-05-13T19:41:00Z" w:initials="yh">
    <w:p w14:paraId="5D6CFDE2" w14:textId="3954B7A5" w:rsidR="004F07CC" w:rsidRDefault="004F07CC">
      <w:pPr>
        <w:pStyle w:val="afc"/>
      </w:pPr>
      <w:r>
        <w:rPr>
          <w:rStyle w:val="afffd"/>
        </w:rPr>
        <w:annotationRef/>
      </w:r>
    </w:p>
  </w:comment>
  <w:comment w:id="447" w:author="cuizq" w:date="2021-05-05T21:34:00Z" w:initials="c">
    <w:p w14:paraId="6F9F5FBE" w14:textId="77777777" w:rsidR="004F07CC" w:rsidRDefault="004F07CC">
      <w:pPr>
        <w:pStyle w:val="afc"/>
      </w:pPr>
      <w:r>
        <w:rPr>
          <w:rStyle w:val="afffd"/>
        </w:rPr>
        <w:annotationRef/>
      </w:r>
      <w:r>
        <w:rPr>
          <w:rFonts w:hint="eastAsia"/>
        </w:rPr>
        <w:t>用第几步来写，是不是不太合适，图中也没有体现出来</w:t>
      </w:r>
    </w:p>
    <w:p w14:paraId="7F287787" w14:textId="5C1AD53C" w:rsidR="004F07CC" w:rsidRDefault="004F07CC">
      <w:pPr>
        <w:pStyle w:val="afc"/>
      </w:pPr>
      <w:r>
        <w:rPr>
          <w:rFonts w:hint="eastAsia"/>
        </w:rPr>
        <w:t>是否可以用几个子节的方式？</w:t>
      </w:r>
    </w:p>
    <w:p w14:paraId="3B1FB916" w14:textId="77777777" w:rsidR="004F07CC" w:rsidRDefault="004F07CC">
      <w:pPr>
        <w:pStyle w:val="afc"/>
      </w:pPr>
      <w:r>
        <w:rPr>
          <w:rFonts w:hint="eastAsia"/>
        </w:rPr>
        <w:t>如特征提取、数据标签获取等？</w:t>
      </w:r>
    </w:p>
    <w:p w14:paraId="607D7BAF" w14:textId="6360D37F" w:rsidR="004F07CC" w:rsidRDefault="004F07CC">
      <w:pPr>
        <w:pStyle w:val="afc"/>
      </w:pPr>
      <w:r>
        <w:rPr>
          <w:rFonts w:hint="eastAsia"/>
        </w:rPr>
        <w:t>或者其他方式</w:t>
      </w:r>
    </w:p>
  </w:comment>
  <w:comment w:id="448" w:author="yang huiwen" w:date="2021-05-10T07:49:00Z" w:initials="yh">
    <w:p w14:paraId="2228A095" w14:textId="39452073" w:rsidR="004F07CC" w:rsidRDefault="004F07CC">
      <w:pPr>
        <w:pStyle w:val="afc"/>
      </w:pPr>
      <w:r>
        <w:rPr>
          <w:rStyle w:val="afffd"/>
        </w:rPr>
        <w:annotationRef/>
      </w:r>
      <w:r>
        <w:rPr>
          <w:rFonts w:hint="eastAsia"/>
        </w:rPr>
        <w:t>分成小标题的话，和上一章的标题基本重复。</w:t>
      </w:r>
    </w:p>
  </w:comment>
  <w:comment w:id="460" w:author="cuizq" w:date="2021-05-05T21:39:00Z" w:initials="c">
    <w:p w14:paraId="0F3EB9CD" w14:textId="01CAFD1E" w:rsidR="004F07CC" w:rsidRDefault="004F07CC">
      <w:pPr>
        <w:pStyle w:val="afc"/>
      </w:pPr>
      <w:r>
        <w:rPr>
          <w:rStyle w:val="afffd"/>
        </w:rPr>
        <w:annotationRef/>
      </w:r>
      <w:r>
        <w:rPr>
          <w:rFonts w:hint="eastAsia"/>
        </w:rPr>
        <w:t>第二次开始用简称</w:t>
      </w:r>
    </w:p>
  </w:comment>
  <w:comment w:id="488" w:author="cuizq" w:date="2021-05-05T21:41:00Z" w:initials="c">
    <w:p w14:paraId="1DC67CCB" w14:textId="2E65E836" w:rsidR="004F07CC" w:rsidRDefault="004F07CC">
      <w:pPr>
        <w:pStyle w:val="afc"/>
      </w:pPr>
      <w:r>
        <w:rPr>
          <w:rStyle w:val="afffd"/>
        </w:rPr>
        <w:annotationRef/>
      </w:r>
      <w:r>
        <w:rPr>
          <w:rFonts w:hint="eastAsia"/>
        </w:rPr>
        <w:t>和上一段的上一段合并？都在说类不平衡问题</w:t>
      </w:r>
    </w:p>
  </w:comment>
  <w:comment w:id="939" w:author="cuizq" w:date="2021-05-05T21:43:00Z" w:initials="c">
    <w:p w14:paraId="2074C543" w14:textId="7E99E7F8" w:rsidR="004F07CC" w:rsidRDefault="004F07CC">
      <w:pPr>
        <w:pStyle w:val="afc"/>
      </w:pPr>
      <w:r>
        <w:rPr>
          <w:rStyle w:val="afffd"/>
        </w:rPr>
        <w:annotationRef/>
      </w:r>
      <w:r>
        <w:rPr>
          <w:rFonts w:hint="eastAsia"/>
        </w:rPr>
        <w:t>这两个图和表是不是同样两个？如果是，说一次就行了。</w:t>
      </w:r>
    </w:p>
  </w:comment>
  <w:comment w:id="940" w:author="yang huiwen" w:date="2021-05-10T08:25:00Z" w:initials="yh">
    <w:p w14:paraId="649DC890" w14:textId="142416E7" w:rsidR="004F07CC" w:rsidRDefault="004F07CC">
      <w:pPr>
        <w:pStyle w:val="afc"/>
      </w:pPr>
      <w:r>
        <w:rPr>
          <w:rStyle w:val="afffd"/>
        </w:rPr>
        <w:annotationRef/>
      </w:r>
    </w:p>
  </w:comment>
  <w:comment w:id="946" w:author="yang huiwen" w:date="2021-05-10T08:25:00Z" w:initials="yh">
    <w:p w14:paraId="478F668C" w14:textId="3452DB22" w:rsidR="004F07CC" w:rsidRDefault="004F07CC">
      <w:pPr>
        <w:pStyle w:val="afc"/>
      </w:pPr>
      <w:r>
        <w:rPr>
          <w:rStyle w:val="afffd"/>
        </w:rPr>
        <w:annotationRef/>
      </w:r>
      <w:r>
        <w:rPr>
          <w:rFonts w:hint="eastAsia"/>
        </w:rPr>
        <w:t>RQ</w:t>
      </w:r>
      <w:r>
        <w:t>1</w:t>
      </w:r>
      <w:r>
        <w:rPr>
          <w:rFonts w:hint="eastAsia"/>
        </w:rPr>
        <w:t>的表，在此处位置不对</w:t>
      </w:r>
    </w:p>
  </w:comment>
  <w:comment w:id="970" w:author="cuizq" w:date="2021-05-05T21:47:00Z" w:initials="c">
    <w:p w14:paraId="718AF680" w14:textId="0D37A910" w:rsidR="004F07CC" w:rsidRDefault="004F07CC">
      <w:pPr>
        <w:pStyle w:val="afc"/>
      </w:pPr>
      <w:r>
        <w:rPr>
          <w:rStyle w:val="afffd"/>
        </w:rPr>
        <w:annotationRef/>
      </w:r>
      <w:r>
        <w:rPr>
          <w:rFonts w:hint="eastAsia"/>
        </w:rPr>
        <w:t>表</w:t>
      </w:r>
      <w:r>
        <w:rPr>
          <w:rFonts w:hint="eastAsia"/>
        </w:rPr>
        <w:t>6</w:t>
      </w:r>
      <w:r>
        <w:rPr>
          <w:rFonts w:hint="eastAsia"/>
        </w:rPr>
        <w:t>和</w:t>
      </w:r>
      <w:r>
        <w:rPr>
          <w:rFonts w:hint="eastAsia"/>
        </w:rPr>
        <w:t>7</w:t>
      </w:r>
      <w:r>
        <w:rPr>
          <w:rFonts w:hint="eastAsia"/>
        </w:rPr>
        <w:t>好像没有进行介绍，结合图</w:t>
      </w:r>
      <w:r>
        <w:rPr>
          <w:rFonts w:hint="eastAsia"/>
        </w:rPr>
        <w:t>5</w:t>
      </w:r>
      <w:r>
        <w:rPr>
          <w:rFonts w:hint="eastAsia"/>
        </w:rPr>
        <w:t>、</w:t>
      </w:r>
      <w:r>
        <w:rPr>
          <w:rFonts w:hint="eastAsia"/>
        </w:rPr>
        <w:t>6</w:t>
      </w:r>
      <w:r>
        <w:rPr>
          <w:rFonts w:hint="eastAsia"/>
        </w:rPr>
        <w:t>讲？</w:t>
      </w:r>
    </w:p>
  </w:comment>
  <w:comment w:id="971" w:author="yang huiwen" w:date="2021-05-10T08:27:00Z" w:initials="yh">
    <w:p w14:paraId="49C5B056" w14:textId="77777777" w:rsidR="004F07CC" w:rsidRDefault="004F07CC">
      <w:pPr>
        <w:pStyle w:val="afc"/>
      </w:pPr>
      <w:r>
        <w:rPr>
          <w:rStyle w:val="afffd"/>
        </w:rPr>
        <w:annotationRef/>
      </w:r>
      <w:r>
        <w:rPr>
          <w:rFonts w:hint="eastAsia"/>
        </w:rPr>
        <w:t>图</w:t>
      </w:r>
      <w:r>
        <w:t>5</w:t>
      </w:r>
      <w:r>
        <w:rPr>
          <w:rFonts w:hint="eastAsia"/>
        </w:rPr>
        <w:t>对应表</w:t>
      </w:r>
      <w:r>
        <w:rPr>
          <w:rFonts w:hint="eastAsia"/>
        </w:rPr>
        <w:t>6</w:t>
      </w:r>
    </w:p>
    <w:p w14:paraId="28C06A59" w14:textId="77777777" w:rsidR="004F07CC" w:rsidRDefault="004F07CC">
      <w:pPr>
        <w:pStyle w:val="afc"/>
      </w:pPr>
      <w:r>
        <w:rPr>
          <w:rFonts w:hint="eastAsia"/>
        </w:rPr>
        <w:t>图</w:t>
      </w:r>
      <w:r>
        <w:t>6</w:t>
      </w:r>
      <w:r>
        <w:rPr>
          <w:rFonts w:hint="eastAsia"/>
        </w:rPr>
        <w:t>对应表</w:t>
      </w:r>
      <w:r>
        <w:rPr>
          <w:rFonts w:hint="eastAsia"/>
        </w:rPr>
        <w:t>7</w:t>
      </w:r>
    </w:p>
    <w:p w14:paraId="3C973D92" w14:textId="2EE639D2" w:rsidR="004F07CC" w:rsidRDefault="004F07CC">
      <w:pPr>
        <w:pStyle w:val="afc"/>
      </w:pPr>
      <w:r>
        <w:rPr>
          <w:rFonts w:hint="eastAsia"/>
        </w:rPr>
        <w:t>在上面</w:t>
      </w:r>
      <w:r>
        <w:t>2</w:t>
      </w:r>
      <w:r>
        <w:rPr>
          <w:rFonts w:hint="eastAsia"/>
        </w:rPr>
        <w:t>段中说明了表中内容，仅说明了哪一种度量元最好</w:t>
      </w:r>
    </w:p>
  </w:comment>
  <w:comment w:id="977" w:author="cuizq" w:date="2021-05-05T21:48:00Z" w:initials="c">
    <w:p w14:paraId="344BB149" w14:textId="04838B9A" w:rsidR="004F07CC" w:rsidRDefault="004F07CC">
      <w:pPr>
        <w:pStyle w:val="afc"/>
      </w:pPr>
      <w:r>
        <w:rPr>
          <w:rStyle w:val="afffd"/>
        </w:rPr>
        <w:annotationRef/>
      </w:r>
      <w:r>
        <w:rPr>
          <w:rFonts w:hint="eastAsia"/>
        </w:rPr>
        <w:t>哪</w:t>
      </w:r>
      <w:r>
        <w:rPr>
          <w:rFonts w:hint="eastAsia"/>
        </w:rPr>
        <w:t>4</w:t>
      </w:r>
      <w:r>
        <w:rPr>
          <w:rFonts w:hint="eastAsia"/>
        </w:rPr>
        <w:t>种？</w:t>
      </w:r>
    </w:p>
  </w:comment>
  <w:comment w:id="1077" w:author="cuizq" w:date="2021-05-05T21:52:00Z" w:initials="c">
    <w:p w14:paraId="0DEE2D2D" w14:textId="77777777" w:rsidR="004F07CC" w:rsidRDefault="004F07CC">
      <w:pPr>
        <w:pStyle w:val="afc"/>
      </w:pPr>
      <w:r>
        <w:rPr>
          <w:rStyle w:val="afffd"/>
        </w:rPr>
        <w:annotationRef/>
      </w:r>
      <w:r>
        <w:rPr>
          <w:rFonts w:hint="eastAsia"/>
        </w:rPr>
        <w:t>需要对数据进行分析</w:t>
      </w:r>
    </w:p>
    <w:p w14:paraId="399F4451" w14:textId="1B830F49" w:rsidR="004F07CC" w:rsidRDefault="004F07CC">
      <w:pPr>
        <w:pStyle w:val="afc"/>
        <w:ind w:leftChars="100" w:left="186"/>
      </w:pPr>
      <w:r>
        <w:rPr>
          <w:rFonts w:hint="eastAsia"/>
        </w:rPr>
        <w:t>是用图还是表直观？</w:t>
      </w:r>
    </w:p>
  </w:comment>
  <w:comment w:id="1081" w:author="cuizq" w:date="2021-05-05T21:51:00Z" w:initials="c">
    <w:p w14:paraId="1B76FA6B" w14:textId="03159B09" w:rsidR="004F07CC" w:rsidRDefault="004F07CC">
      <w:pPr>
        <w:pStyle w:val="afc"/>
      </w:pPr>
      <w:r>
        <w:rPr>
          <w:rStyle w:val="afffd"/>
        </w:rPr>
        <w:annotationRef/>
      </w:r>
      <w:r>
        <w:rPr>
          <w:rFonts w:hint="eastAsia"/>
        </w:rPr>
        <w:t>还不一定是这个结论吧？</w:t>
      </w:r>
    </w:p>
  </w:comment>
  <w:comment w:id="1086" w:author="cuizq" w:date="2021-05-05T21:49:00Z" w:initials="c">
    <w:p w14:paraId="679B69FC" w14:textId="77777777" w:rsidR="004F07CC" w:rsidRDefault="004F07CC">
      <w:pPr>
        <w:pStyle w:val="afc"/>
      </w:pPr>
      <w:r>
        <w:rPr>
          <w:rStyle w:val="afffd"/>
        </w:rPr>
        <w:annotationRef/>
      </w:r>
      <w:r>
        <w:rPr>
          <w:rFonts w:hint="eastAsia"/>
        </w:rPr>
        <w:t>是不是可以不用</w:t>
      </w:r>
      <w:r>
        <w:rPr>
          <w:rFonts w:hint="eastAsia"/>
        </w:rPr>
        <w:t>+-</w:t>
      </w:r>
      <w:r>
        <w:rPr>
          <w:rFonts w:hint="eastAsia"/>
        </w:rPr>
        <w:t>多少，直接写值也能看得出来吧</w:t>
      </w:r>
    </w:p>
    <w:p w14:paraId="07BA02BD" w14:textId="09E92DF2" w:rsidR="004F07CC" w:rsidRDefault="004F07CC">
      <w:pPr>
        <w:pStyle w:val="afc"/>
      </w:pPr>
      <w:r>
        <w:t>T</w:t>
      </w:r>
      <w:r>
        <w:rPr>
          <w:rFonts w:hint="eastAsia"/>
        </w:rPr>
        <w:t>检验是不是可以用在你觉得最优的那一种方法上</w:t>
      </w:r>
    </w:p>
  </w:comment>
  <w:comment w:id="1668" w:author="cuizq" w:date="2021-05-05T21:51:00Z" w:initials="c">
    <w:p w14:paraId="68A33434" w14:textId="18DB8053" w:rsidR="004F07CC" w:rsidRDefault="004F07CC">
      <w:pPr>
        <w:pStyle w:val="afc"/>
      </w:pPr>
      <w:r>
        <w:rPr>
          <w:rStyle w:val="afffd"/>
        </w:rPr>
        <w:annotationRef/>
      </w:r>
      <w:r>
        <w:rPr>
          <w:rFonts w:hint="eastAsia"/>
        </w:rPr>
        <w:t>4</w:t>
      </w:r>
      <w:r>
        <w:rPr>
          <w:rFonts w:hint="eastAsia"/>
        </w:rPr>
        <w:t>种？</w:t>
      </w:r>
    </w:p>
  </w:comment>
  <w:comment w:id="1708" w:author="cuizq" w:date="2021-05-05T21:51:00Z" w:initials="c">
    <w:p w14:paraId="4CBE7071" w14:textId="0F30D31B" w:rsidR="004F07CC" w:rsidRDefault="004F07CC">
      <w:pPr>
        <w:pStyle w:val="afc"/>
      </w:pPr>
      <w:r>
        <w:rPr>
          <w:rStyle w:val="afffd"/>
        </w:rPr>
        <w:annotationRef/>
      </w:r>
      <w:r>
        <w:rPr>
          <w:rFonts w:hint="eastAsia"/>
        </w:rPr>
        <w:t>补全参考文献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E8E3CF" w15:done="0"/>
  <w15:commentEx w15:paraId="0629B2C0" w15:done="1"/>
  <w15:commentEx w15:paraId="3B96BCA4" w15:done="1"/>
  <w15:commentEx w15:paraId="6F2CA1BA" w15:done="1"/>
  <w15:commentEx w15:paraId="09E8E60B" w15:done="0"/>
  <w15:commentEx w15:paraId="7B00ADB6" w15:done="1"/>
  <w15:commentEx w15:paraId="0112391E" w15:done="0"/>
  <w15:commentEx w15:paraId="5D6CFDE2" w15:paraIdParent="0112391E" w15:done="0"/>
  <w15:commentEx w15:paraId="607D7BAF" w15:done="0"/>
  <w15:commentEx w15:paraId="2228A095" w15:paraIdParent="607D7BAF" w15:done="0"/>
  <w15:commentEx w15:paraId="0F3EB9CD" w15:done="0"/>
  <w15:commentEx w15:paraId="1DC67CCB" w15:done="0"/>
  <w15:commentEx w15:paraId="2074C543" w15:done="0"/>
  <w15:commentEx w15:paraId="649DC890" w15:paraIdParent="2074C543" w15:done="0"/>
  <w15:commentEx w15:paraId="478F668C" w15:done="0"/>
  <w15:commentEx w15:paraId="718AF680" w15:done="0"/>
  <w15:commentEx w15:paraId="3C973D92" w15:paraIdParent="718AF680" w15:done="0"/>
  <w15:commentEx w15:paraId="344BB149" w15:done="0"/>
  <w15:commentEx w15:paraId="399F4451" w15:done="0"/>
  <w15:commentEx w15:paraId="1B76FA6B" w15:done="0"/>
  <w15:commentEx w15:paraId="07BA02BD" w15:done="0"/>
  <w15:commentEx w15:paraId="68A33434" w15:done="0"/>
  <w15:commentEx w15:paraId="4CBE70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D843C" w16cex:dateUtc="2021-05-05T12:53:00Z"/>
  <w16cex:commentExtensible w16cex:durableId="243D8528" w16cex:dateUtc="2021-05-05T12:57:00Z"/>
  <w16cex:commentExtensible w16cex:durableId="243D8605" w16cex:dateUtc="2021-05-05T13:00:00Z"/>
  <w16cex:commentExtensible w16cex:durableId="243D87BB" w16cex:dateUtc="2021-05-05T13:08:00Z"/>
  <w16cex:commentExtensible w16cex:durableId="243D89EF" w16cex:dateUtc="2021-05-05T13:17:00Z"/>
  <w16cex:commentExtensible w16cex:durableId="243D8EC4" w16cex:dateUtc="2021-05-05T13:38:00Z"/>
  <w16cex:commentExtensible w16cex:durableId="243D827A" w16cex:dateUtc="2021-05-05T12:45:00Z"/>
  <w16cex:commentExtensible w16cex:durableId="2447FF59" w16cex:dateUtc="2021-05-13T11:41:00Z"/>
  <w16cex:commentExtensible w16cex:durableId="243D8E03" w16cex:dateUtc="2021-05-05T13:34:00Z"/>
  <w16cex:commentExtensible w16cex:durableId="2443641B" w16cex:dateUtc="2021-05-09T23:49:00Z"/>
  <w16cex:commentExtensible w16cex:durableId="243D8EF6" w16cex:dateUtc="2021-05-05T13:39:00Z"/>
  <w16cex:commentExtensible w16cex:durableId="243D8F95" w16cex:dateUtc="2021-05-05T13:41:00Z"/>
  <w16cex:commentExtensible w16cex:durableId="243D9008" w16cex:dateUtc="2021-05-05T13:43:00Z"/>
  <w16cex:commentExtensible w16cex:durableId="24436C67" w16cex:dateUtc="2021-05-10T00:25:00Z"/>
  <w16cex:commentExtensible w16cex:durableId="24436C90" w16cex:dateUtc="2021-05-10T00:25:00Z"/>
  <w16cex:commentExtensible w16cex:durableId="243D90E6" w16cex:dateUtc="2021-05-05T13:47:00Z"/>
  <w16cex:commentExtensible w16cex:durableId="24436CD4" w16cex:dateUtc="2021-05-10T00:27:00Z"/>
  <w16cex:commentExtensible w16cex:durableId="243D911C" w16cex:dateUtc="2021-05-05T13:48:00Z"/>
  <w16cex:commentExtensible w16cex:durableId="243D9203" w16cex:dateUtc="2021-05-05T13:52:00Z"/>
  <w16cex:commentExtensible w16cex:durableId="243D91F9" w16cex:dateUtc="2021-05-05T13:51:00Z"/>
  <w16cex:commentExtensible w16cex:durableId="243D9184" w16cex:dateUtc="2021-05-05T13:49:00Z"/>
  <w16cex:commentExtensible w16cex:durableId="243D91C8" w16cex:dateUtc="2021-05-05T13:51:00Z"/>
  <w16cex:commentExtensible w16cex:durableId="243D91D5" w16cex:dateUtc="2021-05-05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E8E3CF" w16cid:durableId="243D843C"/>
  <w16cid:commentId w16cid:paraId="0629B2C0" w16cid:durableId="243D8528"/>
  <w16cid:commentId w16cid:paraId="3B96BCA4" w16cid:durableId="243D8605"/>
  <w16cid:commentId w16cid:paraId="6F2CA1BA" w16cid:durableId="243D87BB"/>
  <w16cid:commentId w16cid:paraId="09E8E60B" w16cid:durableId="243D89EF"/>
  <w16cid:commentId w16cid:paraId="7B00ADB6" w16cid:durableId="243D8EC4"/>
  <w16cid:commentId w16cid:paraId="0112391E" w16cid:durableId="243D827A"/>
  <w16cid:commentId w16cid:paraId="5D6CFDE2" w16cid:durableId="2447FF59"/>
  <w16cid:commentId w16cid:paraId="607D7BAF" w16cid:durableId="243D8E03"/>
  <w16cid:commentId w16cid:paraId="2228A095" w16cid:durableId="2443641B"/>
  <w16cid:commentId w16cid:paraId="0F3EB9CD" w16cid:durableId="243D8EF6"/>
  <w16cid:commentId w16cid:paraId="1DC67CCB" w16cid:durableId="243D8F95"/>
  <w16cid:commentId w16cid:paraId="2074C543" w16cid:durableId="243D9008"/>
  <w16cid:commentId w16cid:paraId="649DC890" w16cid:durableId="24436C67"/>
  <w16cid:commentId w16cid:paraId="478F668C" w16cid:durableId="24436C90"/>
  <w16cid:commentId w16cid:paraId="718AF680" w16cid:durableId="243D90E6"/>
  <w16cid:commentId w16cid:paraId="3C973D92" w16cid:durableId="24436CD4"/>
  <w16cid:commentId w16cid:paraId="344BB149" w16cid:durableId="243D911C"/>
  <w16cid:commentId w16cid:paraId="399F4451" w16cid:durableId="243D9203"/>
  <w16cid:commentId w16cid:paraId="1B76FA6B" w16cid:durableId="243D91F9"/>
  <w16cid:commentId w16cid:paraId="07BA02BD" w16cid:durableId="243D9184"/>
  <w16cid:commentId w16cid:paraId="68A33434" w16cid:durableId="243D91C8"/>
  <w16cid:commentId w16cid:paraId="4CBE7071" w16cid:durableId="243D91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32EEA" w14:textId="77777777" w:rsidR="008F5D4F" w:rsidRDefault="008F5D4F">
      <w:r>
        <w:separator/>
      </w:r>
    </w:p>
  </w:endnote>
  <w:endnote w:type="continuationSeparator" w:id="0">
    <w:p w14:paraId="0EB15894" w14:textId="77777777" w:rsidR="008F5D4F" w:rsidRDefault="008F5D4F">
      <w:r>
        <w:continuationSeparator/>
      </w:r>
    </w:p>
  </w:endnote>
  <w:endnote w:type="continuationNotice" w:id="1">
    <w:p w14:paraId="44CDE0A4" w14:textId="77777777" w:rsidR="008F5D4F" w:rsidRDefault="008F5D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crosoft JhengHei"/>
    <w:charset w:val="88"/>
    <w:family w:val="auto"/>
    <w:pitch w:val="variable"/>
    <w:sig w:usb0="00000000"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
    <w:altName w:val="﷽﷽﷽﷽﷽﷽"/>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宋体"/>
    <w:charset w:val="86"/>
    <w:family w:val="auto"/>
    <w:pitch w:val="variable"/>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PingFang SC">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2846" w14:textId="77777777" w:rsidR="004F07CC" w:rsidRDefault="004F07CC">
    <w:pPr>
      <w:pStyle w:val="a7"/>
      <w:framePr w:wrap="around" w:vAnchor="text" w:hAnchor="margin" w:xAlign="right" w:y="1"/>
    </w:pPr>
  </w:p>
  <w:p w14:paraId="5B5DE6AF" w14:textId="77777777" w:rsidR="004F07CC" w:rsidRDefault="004F07C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A7DF7" w14:textId="77777777" w:rsidR="004F07CC" w:rsidRDefault="004F07CC">
    <w:pPr>
      <w:pStyle w:val="a7"/>
      <w:framePr w:wrap="around" w:vAnchor="text" w:hAnchor="margin" w:xAlign="right" w:y="1"/>
    </w:pPr>
  </w:p>
  <w:p w14:paraId="5A5F57CD" w14:textId="77777777" w:rsidR="004F07CC" w:rsidRDefault="004F07CC">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C23B" w14:textId="77777777" w:rsidR="004F07CC" w:rsidRDefault="004F07CC">
    <w:pPr>
      <w:pStyle w:val="a7"/>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2131F" w14:textId="77777777" w:rsidR="008F5D4F" w:rsidRDefault="008F5D4F">
      <w:r>
        <w:separator/>
      </w:r>
    </w:p>
  </w:footnote>
  <w:footnote w:type="continuationSeparator" w:id="0">
    <w:p w14:paraId="50B2037E" w14:textId="77777777" w:rsidR="008F5D4F" w:rsidRDefault="008F5D4F">
      <w:r>
        <w:continuationSeparator/>
      </w:r>
    </w:p>
  </w:footnote>
  <w:footnote w:type="continuationNotice" w:id="1">
    <w:p w14:paraId="33DB1B01" w14:textId="77777777" w:rsidR="008F5D4F" w:rsidRDefault="008F5D4F"/>
  </w:footnote>
  <w:footnote w:id="2">
    <w:p w14:paraId="1B20762C" w14:textId="2CD2C981" w:rsidR="004F07CC" w:rsidRPr="00054CD9" w:rsidRDefault="004F07CC">
      <w:pPr>
        <w:pStyle w:val="10"/>
        <w:tabs>
          <w:tab w:val="clear" w:pos="465"/>
          <w:tab w:val="left" w:pos="372"/>
        </w:tabs>
        <w:ind w:firstLineChars="200" w:firstLine="232"/>
        <w:rPr>
          <w:color w:val="000000"/>
        </w:rPr>
      </w:pPr>
      <w:r>
        <w:rPr>
          <w:rStyle w:val="ab"/>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Pr>
          <w:rFonts w:hint="eastAsia"/>
          <w:color w:val="000000"/>
        </w:rPr>
        <w:t>江苏省前沿引领技术基础研究专项</w:t>
      </w:r>
      <w:r>
        <w:rPr>
          <w:rFonts w:hint="eastAsia"/>
          <w:color w:val="000000"/>
        </w:rPr>
        <w:t>(BK</w:t>
      </w:r>
      <w:r>
        <w:rPr>
          <w:color w:val="000000"/>
        </w:rPr>
        <w:t>202002001</w:t>
      </w:r>
      <w:r>
        <w:rPr>
          <w:rFonts w:hint="eastAsia"/>
          <w:color w:val="000000"/>
        </w:rPr>
        <w:t>)</w:t>
      </w:r>
      <w:r>
        <w:rPr>
          <w:color w:val="000000"/>
        </w:rPr>
        <w:t>;</w:t>
      </w:r>
      <w:r>
        <w:rPr>
          <w:rFonts w:hint="eastAsia"/>
          <w:color w:val="000000"/>
        </w:rPr>
        <w:t>国家自然科学基金项目</w:t>
      </w:r>
      <w:r>
        <w:rPr>
          <w:color w:val="000000"/>
        </w:rPr>
        <w:t>(No. 61702041);</w:t>
      </w:r>
      <w:r>
        <w:rPr>
          <w:rFonts w:hint="eastAsia"/>
          <w:color w:val="000000"/>
        </w:rPr>
        <w:t>江苏省自然科学基金面上项目</w:t>
      </w:r>
      <w:r>
        <w:rPr>
          <w:color w:val="000000"/>
        </w:rPr>
        <w:t>(No. BK20181353);</w:t>
      </w:r>
      <w:r>
        <w:rPr>
          <w:rFonts w:hint="eastAsia"/>
          <w:color w:val="000000"/>
        </w:rPr>
        <w:t>北京信息科技大学“勤信人才”培育计划项目</w:t>
      </w:r>
      <w:r>
        <w:rPr>
          <w:color w:val="000000"/>
        </w:rPr>
        <w:t xml:space="preserve">(No. QXTCP </w:t>
      </w:r>
      <w:r>
        <w:rPr>
          <w:rFonts w:hint="eastAsia"/>
          <w:color w:val="000000"/>
        </w:rPr>
        <w:t>C</w:t>
      </w:r>
      <w:r>
        <w:rPr>
          <w:color w:val="000000"/>
        </w:rPr>
        <w:t>201906)</w:t>
      </w:r>
    </w:p>
    <w:p w14:paraId="476232AD" w14:textId="526D2419" w:rsidR="004F07CC" w:rsidRDefault="004F07CC">
      <w:pPr>
        <w:pStyle w:val="10"/>
        <w:tabs>
          <w:tab w:val="clear" w:pos="465"/>
          <w:tab w:val="left" w:pos="372"/>
        </w:tabs>
        <w:ind w:firstLineChars="233" w:firstLine="363"/>
        <w:rPr>
          <w:color w:val="000000"/>
        </w:rPr>
      </w:pPr>
      <w:r w:rsidRPr="00BE0941">
        <w:rPr>
          <w:szCs w:val="18"/>
        </w:rPr>
        <w:t>Jiangsu Provincial Frontier Leading Technology Fundamental Research Project (BK20202001)</w:t>
      </w:r>
      <w:r>
        <w:rPr>
          <w:szCs w:val="18"/>
        </w:rPr>
        <w:t>, the</w:t>
      </w:r>
      <w:r w:rsidRPr="00BE0941">
        <w:rPr>
          <w:szCs w:val="18"/>
        </w:rPr>
        <w:t xml:space="preserve"> National Natural Science Foundation of China (No.</w:t>
      </w:r>
      <w:r>
        <w:rPr>
          <w:szCs w:val="18"/>
        </w:rPr>
        <w:t xml:space="preserve"> </w:t>
      </w:r>
      <w:r w:rsidRPr="00BE0941">
        <w:rPr>
          <w:szCs w:val="18"/>
        </w:rPr>
        <w:t>61702041)</w:t>
      </w:r>
      <w:r>
        <w:rPr>
          <w:szCs w:val="18"/>
        </w:rPr>
        <w:t>,</w:t>
      </w:r>
      <w:r w:rsidRPr="00BE0941">
        <w:rPr>
          <w:szCs w:val="18"/>
        </w:rPr>
        <w:t xml:space="preserve"> </w:t>
      </w:r>
      <w:r>
        <w:rPr>
          <w:szCs w:val="18"/>
        </w:rPr>
        <w:t xml:space="preserve">the </w:t>
      </w:r>
      <w:r w:rsidRPr="00BE0941">
        <w:rPr>
          <w:szCs w:val="18"/>
        </w:rPr>
        <w:t>Jiangsu Natural Science Foundation of General Program (No.</w:t>
      </w:r>
      <w:r>
        <w:rPr>
          <w:szCs w:val="18"/>
        </w:rPr>
        <w:t xml:space="preserve"> </w:t>
      </w:r>
      <w:r w:rsidRPr="00BE0941">
        <w:rPr>
          <w:szCs w:val="18"/>
        </w:rPr>
        <w:t>BK20181353)</w:t>
      </w:r>
      <w:r>
        <w:rPr>
          <w:szCs w:val="18"/>
        </w:rPr>
        <w:t>, and the</w:t>
      </w:r>
      <w:r w:rsidRPr="00BE0941">
        <w:rPr>
          <w:szCs w:val="18"/>
        </w:rPr>
        <w:t xml:space="preserve"> Beijing Information Science and Technology University "Qin</w:t>
      </w:r>
      <w:r>
        <w:rPr>
          <w:szCs w:val="18"/>
        </w:rPr>
        <w:t>-X</w:t>
      </w:r>
      <w:r w:rsidRPr="00BE0941">
        <w:rPr>
          <w:szCs w:val="18"/>
        </w:rPr>
        <w:t>in</w:t>
      </w:r>
      <w:r w:rsidRPr="00BE0941">
        <w:rPr>
          <w:rFonts w:hint="eastAsia"/>
          <w:szCs w:val="18"/>
        </w:rPr>
        <w:t xml:space="preserve"> </w:t>
      </w:r>
      <w:r w:rsidRPr="00BE0941">
        <w:rPr>
          <w:szCs w:val="18"/>
        </w:rPr>
        <w:t>Talent" Cultivation Project (No.</w:t>
      </w:r>
      <w:r>
        <w:rPr>
          <w:szCs w:val="18"/>
        </w:rPr>
        <w:t xml:space="preserve"> </w:t>
      </w:r>
      <w:r w:rsidRPr="00BE0941">
        <w:rPr>
          <w:szCs w:val="18"/>
        </w:rPr>
        <w:t>QXTCP C201906)</w:t>
      </w:r>
      <w:r>
        <w:rPr>
          <w:szCs w:val="18"/>
        </w:rPr>
        <w:t>.</w:t>
      </w:r>
    </w:p>
    <w:p w14:paraId="1D3F0123" w14:textId="77777777" w:rsidR="004F07CC" w:rsidRDefault="004F07CC">
      <w:pPr>
        <w:pStyle w:val="10"/>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0000-00-00; jos</w:t>
      </w:r>
      <w:r>
        <w:rPr>
          <w:rFonts w:hint="eastAsia"/>
          <w:color w:val="000000"/>
        </w:rPr>
        <w:t>在线出版时间</w:t>
      </w:r>
      <w:r>
        <w:rPr>
          <w:rFonts w:hint="eastAsia"/>
          <w:color w:val="000000"/>
        </w:rPr>
        <w:t>: 0000-00-00</w:t>
      </w:r>
    </w:p>
    <w:p w14:paraId="151B5543" w14:textId="77777777" w:rsidR="004F07CC" w:rsidRDefault="004F07CC">
      <w:pPr>
        <w:pStyle w:val="10"/>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 w:id="3">
    <w:p w14:paraId="335ED84B" w14:textId="77777777" w:rsidR="004F07CC" w:rsidRDefault="004F07CC" w:rsidP="00AF4018">
      <w:pPr>
        <w:pStyle w:val="aa"/>
        <w:ind w:firstLine="310"/>
      </w:pPr>
      <w:r>
        <w:rPr>
          <w:rStyle w:val="ab"/>
        </w:rPr>
        <w:footnoteRef/>
      </w:r>
      <w:r>
        <w:t xml:space="preserve"> </w:t>
      </w:r>
      <w:r>
        <w:rPr>
          <w:szCs w:val="15"/>
        </w:rPr>
        <w:t xml:space="preserve">ContractGuard, </w:t>
      </w:r>
      <w:r w:rsidRPr="00C42B1B">
        <w:t>https://contract.guardstrike.com</w:t>
      </w:r>
    </w:p>
  </w:footnote>
  <w:footnote w:id="4">
    <w:p w14:paraId="589C9095" w14:textId="2B987FA7" w:rsidR="004F07CC" w:rsidRDefault="004F07CC" w:rsidP="00AF4018">
      <w:pPr>
        <w:pStyle w:val="aa"/>
        <w:ind w:firstLine="310"/>
      </w:pPr>
      <w:r>
        <w:rPr>
          <w:rStyle w:val="ab"/>
        </w:rPr>
        <w:footnoteRef/>
      </w:r>
      <w:r>
        <w:t xml:space="preserve"> </w:t>
      </w:r>
      <w:r>
        <w:rPr>
          <w:rFonts w:hint="eastAsia"/>
          <w:szCs w:val="15"/>
        </w:rPr>
        <w:t>区块链智能合约安全检测平台</w:t>
      </w:r>
      <w:r>
        <w:rPr>
          <w:rFonts w:hint="eastAsia"/>
          <w:szCs w:val="15"/>
        </w:rPr>
        <w:t>,</w:t>
      </w:r>
      <w:r>
        <w:rPr>
          <w:szCs w:val="15"/>
        </w:rPr>
        <w:t xml:space="preserve"> </w:t>
      </w:r>
      <w:r w:rsidRPr="00C42B1B">
        <w:t>http://www.sjtubsrc.net</w:t>
      </w:r>
    </w:p>
  </w:footnote>
  <w:footnote w:id="5">
    <w:p w14:paraId="41AF454A" w14:textId="77777777" w:rsidR="004F07CC" w:rsidRDefault="004F07CC" w:rsidP="00764804">
      <w:pPr>
        <w:pStyle w:val="aa"/>
        <w:ind w:firstLine="310"/>
      </w:pPr>
      <w:r>
        <w:rPr>
          <w:rStyle w:val="ab"/>
        </w:rPr>
        <w:footnoteRef/>
      </w:r>
      <w:r>
        <w:t xml:space="preserve"> </w:t>
      </w:r>
      <w:r w:rsidRPr="000445BD">
        <w:t>https://etherscan.io/address/0x0dd1093721997be0421f49597820df3bfd1dc755#code</w:t>
      </w:r>
    </w:p>
  </w:footnote>
  <w:footnote w:id="6">
    <w:p w14:paraId="5C1E298C" w14:textId="77777777" w:rsidR="004F07CC" w:rsidRDefault="004F07CC" w:rsidP="00910383">
      <w:pPr>
        <w:pStyle w:val="aa"/>
        <w:ind w:firstLine="310"/>
      </w:pPr>
      <w:r>
        <w:rPr>
          <w:rStyle w:val="ab"/>
        </w:rPr>
        <w:footnoteRef/>
      </w:r>
      <w:r>
        <w:t xml:space="preserve"> Xblock, </w:t>
      </w:r>
      <w:r w:rsidRPr="001D1E88">
        <w:t>http://xblock.pro/ethereum/</w:t>
      </w:r>
    </w:p>
  </w:footnote>
  <w:footnote w:id="7">
    <w:p w14:paraId="2E43D284" w14:textId="77777777" w:rsidR="004F07CC" w:rsidRDefault="004F07CC" w:rsidP="00910383">
      <w:pPr>
        <w:pStyle w:val="aa"/>
        <w:ind w:firstLine="310"/>
      </w:pPr>
      <w:r>
        <w:rPr>
          <w:rStyle w:val="ab"/>
        </w:rPr>
        <w:footnoteRef/>
      </w:r>
      <w:r>
        <w:t xml:space="preserve"> solidity-parser-antlr, </w:t>
      </w:r>
      <w:r w:rsidRPr="00FB3D28">
        <w:t>https://github.com/federicobond/solidity-parser-antlr</w:t>
      </w:r>
    </w:p>
  </w:footnote>
  <w:footnote w:id="8">
    <w:p w14:paraId="502C47AB" w14:textId="77777777" w:rsidR="004F07CC" w:rsidRDefault="004F07CC" w:rsidP="00197958">
      <w:pPr>
        <w:pStyle w:val="aa"/>
        <w:ind w:firstLine="310"/>
      </w:pPr>
      <w:r>
        <w:rPr>
          <w:rStyle w:val="ab"/>
        </w:rPr>
        <w:footnoteRef/>
      </w:r>
      <w:r>
        <w:t xml:space="preserve"> </w:t>
      </w:r>
      <w:r w:rsidRPr="004A0E5F">
        <w:t>scikit-learn</w:t>
      </w:r>
      <w:r>
        <w:rPr>
          <w:rFonts w:hint="eastAsia"/>
        </w:rPr>
        <w:t>,</w:t>
      </w:r>
      <w:r>
        <w:t xml:space="preserve"> </w:t>
      </w:r>
      <w:r w:rsidRPr="007D5A07">
        <w:t>https://scikit-learn.org/</w:t>
      </w:r>
    </w:p>
  </w:footnote>
  <w:footnote w:id="9">
    <w:p w14:paraId="4DC64123" w14:textId="77777777" w:rsidR="004F07CC" w:rsidRDefault="004F07CC" w:rsidP="00197958">
      <w:pPr>
        <w:pStyle w:val="aa"/>
        <w:ind w:firstLine="310"/>
      </w:pPr>
      <w:r>
        <w:rPr>
          <w:rStyle w:val="ab"/>
        </w:rPr>
        <w:footnoteRef/>
      </w:r>
      <w:r>
        <w:t xml:space="preserve"> i</w:t>
      </w:r>
      <w:r>
        <w:rPr>
          <w:rFonts w:hint="eastAsia"/>
        </w:rPr>
        <w:t>mbalanced</w:t>
      </w:r>
      <w:r>
        <w:t>-</w:t>
      </w:r>
      <w:r>
        <w:rPr>
          <w:rFonts w:hint="eastAsia"/>
        </w:rPr>
        <w:t>learn</w:t>
      </w:r>
      <w:r>
        <w:t xml:space="preserve">, </w:t>
      </w:r>
      <w:r w:rsidRPr="00CA722D">
        <w:t>https://github.com/scikit-learn-contrib/imbalanced-learn.git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5B9C" w14:textId="77777777" w:rsidR="004F07CC" w:rsidRDefault="004F07CC">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Pr>
        <w:noProof/>
      </w:rPr>
      <w:t>4</w:t>
    </w:r>
    <w:r>
      <w:fldChar w:fldCharType="end"/>
    </w:r>
  </w:p>
  <w:p w14:paraId="5AB94311" w14:textId="77777777" w:rsidR="004F07CC" w:rsidRDefault="004F07CC">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104EC363" w14:textId="77777777" w:rsidR="004F07CC" w:rsidRDefault="004F07CC">
    <w:pPr>
      <w:pStyle w:val="a8"/>
      <w:tabs>
        <w:tab w:val="center" w:pos="-2184"/>
      </w:tabs>
      <w:spacing w:after="220"/>
      <w:jc w:val="left"/>
    </w:pPr>
  </w:p>
  <w:p w14:paraId="38AA6922" w14:textId="77777777" w:rsidR="004F07CC" w:rsidRDefault="004F07CC">
    <w:pPr>
      <w:pStyle w:val="a8"/>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4ADEA" w14:textId="159FF980" w:rsidR="004F07CC" w:rsidRDefault="004F07CC">
    <w:pPr>
      <w:pStyle w:val="a8"/>
      <w:framePr w:w="6503" w:h="227" w:hSpace="181" w:wrap="around" w:vAnchor="text" w:hAnchor="text" w:x="171" w:y="-56"/>
      <w:tabs>
        <w:tab w:val="right" w:pos="7632"/>
      </w:tabs>
      <w:snapToGrid/>
      <w:jc w:val="left"/>
      <w:rPr>
        <w:rFonts w:eastAsia="楷体_GB2312"/>
      </w:rPr>
    </w:pPr>
    <w:r>
      <w:rPr>
        <w:rFonts w:eastAsia="楷体_GB2312" w:hint="eastAsia"/>
      </w:rPr>
      <w:t>杨慧文</w:t>
    </w:r>
    <w:r>
      <w:rPr>
        <w:rFonts w:eastAsia="楷体_GB2312" w:hint="eastAsia"/>
      </w:rPr>
      <w:t xml:space="preserve"> </w:t>
    </w:r>
    <w:r>
      <w:rPr>
        <w:rFonts w:eastAsia="楷体_GB2312" w:hint="eastAsia"/>
      </w:rPr>
      <w:t>等</w:t>
    </w:r>
    <w:r>
      <w:rPr>
        <w:rFonts w:eastAsia="楷体_GB2312"/>
      </w:rPr>
      <w:t>:</w:t>
    </w:r>
    <w:r>
      <w:rPr>
        <w:rFonts w:eastAsia="楷体_GB2312" w:hint="eastAsia"/>
      </w:rPr>
      <w:t>面向</w:t>
    </w:r>
    <w:r>
      <w:rPr>
        <w:rFonts w:eastAsia="楷体_GB2312" w:hint="eastAsia"/>
      </w:rPr>
      <w:t>Solidity</w:t>
    </w:r>
    <w:r>
      <w:rPr>
        <w:rFonts w:eastAsia="楷体_GB2312" w:hint="eastAsia"/>
      </w:rPr>
      <w:t>智能合约的缺陷预测方法</w:t>
    </w:r>
  </w:p>
  <w:p w14:paraId="5490BD67" w14:textId="77777777" w:rsidR="004F07CC" w:rsidRDefault="004F07CC">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Pr>
        <w:noProof/>
      </w:rPr>
      <w:t>3</w:t>
    </w:r>
    <w:r>
      <w:fldChar w:fldCharType="end"/>
    </w:r>
  </w:p>
  <w:p w14:paraId="4FBEF8A0" w14:textId="77777777" w:rsidR="004F07CC" w:rsidRDefault="004F07CC">
    <w:pPr>
      <w:pStyle w:val="a8"/>
      <w:tabs>
        <w:tab w:val="right" w:pos="7632"/>
      </w:tabs>
      <w:spacing w:after="220"/>
      <w:jc w:val="both"/>
    </w:pPr>
  </w:p>
  <w:p w14:paraId="6C54F4A7" w14:textId="77777777" w:rsidR="004F07CC" w:rsidRDefault="004F07CC">
    <w:pPr>
      <w:pStyle w:val="a8"/>
      <w:tabs>
        <w:tab w:val="right" w:pos="7632"/>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6B873F9"/>
    <w:multiLevelType w:val="hybridMultilevel"/>
    <w:tmpl w:val="282C8B02"/>
    <w:lvl w:ilvl="0" w:tplc="DF2AEC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0DCD26CC"/>
    <w:multiLevelType w:val="hybridMultilevel"/>
    <w:tmpl w:val="DBD055B4"/>
    <w:lvl w:ilvl="0" w:tplc="3FBEC6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35B3809"/>
    <w:multiLevelType w:val="multilevel"/>
    <w:tmpl w:val="18B2ABB6"/>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6" w15:restartNumberingAfterBreak="0">
    <w:nsid w:val="14FE7D20"/>
    <w:multiLevelType w:val="hybridMultilevel"/>
    <w:tmpl w:val="CBF88228"/>
    <w:lvl w:ilvl="0" w:tplc="3FBEC6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1BC74C1"/>
    <w:multiLevelType w:val="multilevel"/>
    <w:tmpl w:val="18B2ABB6"/>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2"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392D3F5B"/>
    <w:multiLevelType w:val="hybridMultilevel"/>
    <w:tmpl w:val="C68C62D4"/>
    <w:lvl w:ilvl="0" w:tplc="3FBEC6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9D483D"/>
    <w:multiLevelType w:val="hybridMultilevel"/>
    <w:tmpl w:val="C68C62D4"/>
    <w:lvl w:ilvl="0" w:tplc="3FBEC6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4BBC2CA8"/>
    <w:multiLevelType w:val="multilevel"/>
    <w:tmpl w:val="743E06E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0"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31"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31B5AE9"/>
    <w:multiLevelType w:val="hybridMultilevel"/>
    <w:tmpl w:val="ED12547A"/>
    <w:lvl w:ilvl="0" w:tplc="6DD859DE">
      <w:start w:val="1"/>
      <w:numFmt w:val="decimal"/>
      <w:pStyle w:val="TextofReference1"/>
      <w:lvlText w:val="[%1]  "/>
      <w:lvlJc w:val="right"/>
      <w:pPr>
        <w:tabs>
          <w:tab w:val="num" w:pos="21"/>
        </w:tabs>
        <w:ind w:left="21"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CC7592F"/>
    <w:multiLevelType w:val="multilevel"/>
    <w:tmpl w:val="ED12547A"/>
    <w:lvl w:ilvl="0">
      <w:start w:val="1"/>
      <w:numFmt w:val="decimal"/>
      <w:lvlText w:val="[%1]  "/>
      <w:lvlJc w:val="right"/>
      <w:pPr>
        <w:tabs>
          <w:tab w:val="num" w:pos="418"/>
        </w:tabs>
        <w:ind w:left="418" w:hanging="21"/>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8"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5"/>
  </w:num>
  <w:num w:numId="2">
    <w:abstractNumId w:val="29"/>
  </w:num>
  <w:num w:numId="3">
    <w:abstractNumId w:val="34"/>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1"/>
  </w:num>
  <w:num w:numId="15">
    <w:abstractNumId w:val="28"/>
  </w:num>
  <w:num w:numId="16">
    <w:abstractNumId w:val="36"/>
  </w:num>
  <w:num w:numId="17">
    <w:abstractNumId w:val="30"/>
  </w:num>
  <w:num w:numId="18">
    <w:abstractNumId w:val="20"/>
  </w:num>
  <w:num w:numId="19">
    <w:abstractNumId w:val="21"/>
  </w:num>
  <w:num w:numId="20">
    <w:abstractNumId w:val="32"/>
  </w:num>
  <w:num w:numId="21">
    <w:abstractNumId w:val="10"/>
  </w:num>
  <w:num w:numId="22">
    <w:abstractNumId w:val="33"/>
  </w:num>
  <w:num w:numId="23">
    <w:abstractNumId w:val="38"/>
  </w:num>
  <w:num w:numId="24">
    <w:abstractNumId w:val="27"/>
  </w:num>
  <w:num w:numId="25">
    <w:abstractNumId w:val="18"/>
  </w:num>
  <w:num w:numId="26">
    <w:abstractNumId w:val="13"/>
  </w:num>
  <w:num w:numId="27">
    <w:abstractNumId w:val="11"/>
  </w:num>
  <w:num w:numId="28">
    <w:abstractNumId w:val="24"/>
  </w:num>
  <w:num w:numId="29">
    <w:abstractNumId w:val="22"/>
  </w:num>
  <w:num w:numId="30">
    <w:abstractNumId w:val="17"/>
  </w:num>
  <w:num w:numId="31">
    <w:abstractNumId w:val="23"/>
  </w:num>
  <w:num w:numId="32">
    <w:abstractNumId w:val="15"/>
  </w:num>
  <w:num w:numId="33">
    <w:abstractNumId w:val="19"/>
  </w:num>
  <w:num w:numId="34">
    <w:abstractNumId w:val="16"/>
  </w:num>
  <w:num w:numId="35">
    <w:abstractNumId w:val="14"/>
  </w:num>
  <w:num w:numId="36">
    <w:abstractNumId w:val="25"/>
  </w:num>
  <w:num w:numId="37">
    <w:abstractNumId w:val="12"/>
  </w:num>
  <w:num w:numId="38">
    <w:abstractNumId w:val="37"/>
  </w:num>
  <w:num w:numId="3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huiwen">
    <w15:presenceInfo w15:providerId="Windows Live" w15:userId="2be62d77daba2676"/>
  </w15:person>
  <w15:person w15:author="cuizq">
    <w15:presenceInfo w15:providerId="AD" w15:userId="S::czq@bistu.edu.cn::85cddc10-3e9e-44c3-81bf-637206a316d9"/>
  </w15:person>
  <w15:person w15:author="王 浩仁">
    <w15:presenceInfo w15:providerId="Windows Live" w15:userId="6ac0f692c56171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trackRevisions/>
  <w:defaultTabStop w:val="420"/>
  <w:evenAndOddHeaders/>
  <w:drawingGridHorizontalSpacing w:val="93"/>
  <w:drawingGridVerticalSpacing w:val="285"/>
  <w:displayHorizontalDrawingGridEvery w:val="0"/>
  <w:characterSpacingControl w:val="compressPunctuation"/>
  <w:hdrShapeDefaults>
    <o:shapedefaults v:ext="edit" spidmax="2049"/>
  </w:hdrShapeDefaults>
  <w:footnotePr>
    <w:numRestart w:val="eachPage"/>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5C9"/>
    <w:rsid w:val="0000006F"/>
    <w:rsid w:val="00002E86"/>
    <w:rsid w:val="000050CA"/>
    <w:rsid w:val="000060A5"/>
    <w:rsid w:val="00006262"/>
    <w:rsid w:val="00011A21"/>
    <w:rsid w:val="000120AC"/>
    <w:rsid w:val="00013B7F"/>
    <w:rsid w:val="00015C23"/>
    <w:rsid w:val="00015DA4"/>
    <w:rsid w:val="00023E58"/>
    <w:rsid w:val="00025AC3"/>
    <w:rsid w:val="00030049"/>
    <w:rsid w:val="00030D5D"/>
    <w:rsid w:val="000323A3"/>
    <w:rsid w:val="00034CC8"/>
    <w:rsid w:val="00037705"/>
    <w:rsid w:val="000409A1"/>
    <w:rsid w:val="00044E41"/>
    <w:rsid w:val="0004670F"/>
    <w:rsid w:val="000509BA"/>
    <w:rsid w:val="0005392A"/>
    <w:rsid w:val="00054CD9"/>
    <w:rsid w:val="000556BE"/>
    <w:rsid w:val="00056183"/>
    <w:rsid w:val="00057A16"/>
    <w:rsid w:val="000609E2"/>
    <w:rsid w:val="0006434D"/>
    <w:rsid w:val="00070452"/>
    <w:rsid w:val="000753EE"/>
    <w:rsid w:val="00075B65"/>
    <w:rsid w:val="000767FC"/>
    <w:rsid w:val="00080075"/>
    <w:rsid w:val="00080997"/>
    <w:rsid w:val="00082A37"/>
    <w:rsid w:val="00083084"/>
    <w:rsid w:val="00085A3A"/>
    <w:rsid w:val="000873AA"/>
    <w:rsid w:val="0009315D"/>
    <w:rsid w:val="000940B0"/>
    <w:rsid w:val="00096A14"/>
    <w:rsid w:val="0009712C"/>
    <w:rsid w:val="000977F2"/>
    <w:rsid w:val="000A046E"/>
    <w:rsid w:val="000A2444"/>
    <w:rsid w:val="000A3641"/>
    <w:rsid w:val="000A41BC"/>
    <w:rsid w:val="000B19F4"/>
    <w:rsid w:val="000C11E8"/>
    <w:rsid w:val="000C4E08"/>
    <w:rsid w:val="000C528D"/>
    <w:rsid w:val="000C54B4"/>
    <w:rsid w:val="000D1CF5"/>
    <w:rsid w:val="000D256E"/>
    <w:rsid w:val="000D29C1"/>
    <w:rsid w:val="000D5103"/>
    <w:rsid w:val="000D56D5"/>
    <w:rsid w:val="000D638D"/>
    <w:rsid w:val="000D6CCD"/>
    <w:rsid w:val="000E0871"/>
    <w:rsid w:val="000E1C51"/>
    <w:rsid w:val="000E38BD"/>
    <w:rsid w:val="000E3BB4"/>
    <w:rsid w:val="000E7D51"/>
    <w:rsid w:val="000F10F7"/>
    <w:rsid w:val="000F176A"/>
    <w:rsid w:val="000F3C4E"/>
    <w:rsid w:val="00107416"/>
    <w:rsid w:val="0011089A"/>
    <w:rsid w:val="001122A5"/>
    <w:rsid w:val="0011281C"/>
    <w:rsid w:val="001155D9"/>
    <w:rsid w:val="00117D5C"/>
    <w:rsid w:val="001208F9"/>
    <w:rsid w:val="00121E39"/>
    <w:rsid w:val="00122432"/>
    <w:rsid w:val="00125672"/>
    <w:rsid w:val="00126294"/>
    <w:rsid w:val="00127002"/>
    <w:rsid w:val="00130FD6"/>
    <w:rsid w:val="00132FFD"/>
    <w:rsid w:val="0013322C"/>
    <w:rsid w:val="00134BD1"/>
    <w:rsid w:val="00143BA1"/>
    <w:rsid w:val="001442B8"/>
    <w:rsid w:val="00145480"/>
    <w:rsid w:val="00145F81"/>
    <w:rsid w:val="00151F82"/>
    <w:rsid w:val="00152E68"/>
    <w:rsid w:val="00154192"/>
    <w:rsid w:val="001552EB"/>
    <w:rsid w:val="001563ED"/>
    <w:rsid w:val="001576D1"/>
    <w:rsid w:val="00160307"/>
    <w:rsid w:val="00161E4C"/>
    <w:rsid w:val="00162058"/>
    <w:rsid w:val="001637BE"/>
    <w:rsid w:val="00163F83"/>
    <w:rsid w:val="00167347"/>
    <w:rsid w:val="00167D6C"/>
    <w:rsid w:val="001712CE"/>
    <w:rsid w:val="00172F63"/>
    <w:rsid w:val="001759AB"/>
    <w:rsid w:val="00180831"/>
    <w:rsid w:val="001813BB"/>
    <w:rsid w:val="00181603"/>
    <w:rsid w:val="0018253B"/>
    <w:rsid w:val="001826C5"/>
    <w:rsid w:val="001836E8"/>
    <w:rsid w:val="00183A05"/>
    <w:rsid w:val="001842C8"/>
    <w:rsid w:val="00185638"/>
    <w:rsid w:val="00186BA3"/>
    <w:rsid w:val="001877CD"/>
    <w:rsid w:val="00187BCC"/>
    <w:rsid w:val="00192BE5"/>
    <w:rsid w:val="001963F3"/>
    <w:rsid w:val="00197958"/>
    <w:rsid w:val="001A41E3"/>
    <w:rsid w:val="001A578F"/>
    <w:rsid w:val="001A6EA6"/>
    <w:rsid w:val="001B1A9A"/>
    <w:rsid w:val="001B3796"/>
    <w:rsid w:val="001B7838"/>
    <w:rsid w:val="001C1BFC"/>
    <w:rsid w:val="001C204B"/>
    <w:rsid w:val="001C220F"/>
    <w:rsid w:val="001C4BE9"/>
    <w:rsid w:val="001C4D6F"/>
    <w:rsid w:val="001C5140"/>
    <w:rsid w:val="001D2DB3"/>
    <w:rsid w:val="001D5176"/>
    <w:rsid w:val="001E099F"/>
    <w:rsid w:val="001E0EE7"/>
    <w:rsid w:val="001E2527"/>
    <w:rsid w:val="001F0735"/>
    <w:rsid w:val="001F1BD7"/>
    <w:rsid w:val="001F21D5"/>
    <w:rsid w:val="002035BC"/>
    <w:rsid w:val="00204B6C"/>
    <w:rsid w:val="00211327"/>
    <w:rsid w:val="00211742"/>
    <w:rsid w:val="00214BEE"/>
    <w:rsid w:val="002165D3"/>
    <w:rsid w:val="00217DF5"/>
    <w:rsid w:val="00217F4B"/>
    <w:rsid w:val="00221B47"/>
    <w:rsid w:val="002222A2"/>
    <w:rsid w:val="00222AD6"/>
    <w:rsid w:val="002261F4"/>
    <w:rsid w:val="00234470"/>
    <w:rsid w:val="00234567"/>
    <w:rsid w:val="00234B00"/>
    <w:rsid w:val="00236B04"/>
    <w:rsid w:val="00236F4E"/>
    <w:rsid w:val="002405C1"/>
    <w:rsid w:val="002414DC"/>
    <w:rsid w:val="00241BB9"/>
    <w:rsid w:val="0024271F"/>
    <w:rsid w:val="00244B6C"/>
    <w:rsid w:val="00246596"/>
    <w:rsid w:val="00247440"/>
    <w:rsid w:val="0025043C"/>
    <w:rsid w:val="00253A7D"/>
    <w:rsid w:val="00253EAB"/>
    <w:rsid w:val="00253EC6"/>
    <w:rsid w:val="002609B3"/>
    <w:rsid w:val="0026135D"/>
    <w:rsid w:val="00261847"/>
    <w:rsid w:val="00262EA6"/>
    <w:rsid w:val="00267B74"/>
    <w:rsid w:val="0027170F"/>
    <w:rsid w:val="00274586"/>
    <w:rsid w:val="002747C8"/>
    <w:rsid w:val="002759D5"/>
    <w:rsid w:val="00275B7A"/>
    <w:rsid w:val="002775DD"/>
    <w:rsid w:val="00283447"/>
    <w:rsid w:val="00285ABD"/>
    <w:rsid w:val="00293230"/>
    <w:rsid w:val="0029329F"/>
    <w:rsid w:val="0029589E"/>
    <w:rsid w:val="00295E23"/>
    <w:rsid w:val="002A48DF"/>
    <w:rsid w:val="002A54EC"/>
    <w:rsid w:val="002B3980"/>
    <w:rsid w:val="002B41A9"/>
    <w:rsid w:val="002B6214"/>
    <w:rsid w:val="002B64E0"/>
    <w:rsid w:val="002B6F30"/>
    <w:rsid w:val="002B7AA2"/>
    <w:rsid w:val="002C0818"/>
    <w:rsid w:val="002C2C80"/>
    <w:rsid w:val="002C5545"/>
    <w:rsid w:val="002C684A"/>
    <w:rsid w:val="002D029B"/>
    <w:rsid w:val="002D02A1"/>
    <w:rsid w:val="002D1CDA"/>
    <w:rsid w:val="002D26EB"/>
    <w:rsid w:val="002D50D9"/>
    <w:rsid w:val="002D6022"/>
    <w:rsid w:val="002E05A7"/>
    <w:rsid w:val="002E35A0"/>
    <w:rsid w:val="002E50DD"/>
    <w:rsid w:val="002E5752"/>
    <w:rsid w:val="002E606A"/>
    <w:rsid w:val="002E6162"/>
    <w:rsid w:val="002F057C"/>
    <w:rsid w:val="002F711E"/>
    <w:rsid w:val="00300833"/>
    <w:rsid w:val="003018F0"/>
    <w:rsid w:val="00305627"/>
    <w:rsid w:val="003060D3"/>
    <w:rsid w:val="00310F2F"/>
    <w:rsid w:val="003140F3"/>
    <w:rsid w:val="00315976"/>
    <w:rsid w:val="00315D6F"/>
    <w:rsid w:val="00320324"/>
    <w:rsid w:val="003206BE"/>
    <w:rsid w:val="0032079A"/>
    <w:rsid w:val="003213F7"/>
    <w:rsid w:val="00321729"/>
    <w:rsid w:val="00321D94"/>
    <w:rsid w:val="003221DC"/>
    <w:rsid w:val="00323A16"/>
    <w:rsid w:val="00324EEE"/>
    <w:rsid w:val="003308E7"/>
    <w:rsid w:val="00334BD8"/>
    <w:rsid w:val="00335EC5"/>
    <w:rsid w:val="00343931"/>
    <w:rsid w:val="003443B7"/>
    <w:rsid w:val="00344C1B"/>
    <w:rsid w:val="0034694D"/>
    <w:rsid w:val="0035118F"/>
    <w:rsid w:val="003514D5"/>
    <w:rsid w:val="003556EC"/>
    <w:rsid w:val="00356461"/>
    <w:rsid w:val="00356647"/>
    <w:rsid w:val="003574A6"/>
    <w:rsid w:val="003629DF"/>
    <w:rsid w:val="00365223"/>
    <w:rsid w:val="00365FD9"/>
    <w:rsid w:val="00374425"/>
    <w:rsid w:val="00376B23"/>
    <w:rsid w:val="00381CF8"/>
    <w:rsid w:val="003828E5"/>
    <w:rsid w:val="00386018"/>
    <w:rsid w:val="00386A2C"/>
    <w:rsid w:val="00386C2B"/>
    <w:rsid w:val="00387556"/>
    <w:rsid w:val="00390685"/>
    <w:rsid w:val="00394224"/>
    <w:rsid w:val="003963EF"/>
    <w:rsid w:val="00397720"/>
    <w:rsid w:val="003A0773"/>
    <w:rsid w:val="003A3D22"/>
    <w:rsid w:val="003B1C33"/>
    <w:rsid w:val="003B379A"/>
    <w:rsid w:val="003B631F"/>
    <w:rsid w:val="003B688F"/>
    <w:rsid w:val="003B768B"/>
    <w:rsid w:val="003C3393"/>
    <w:rsid w:val="003C359E"/>
    <w:rsid w:val="003C5AE6"/>
    <w:rsid w:val="003C64DD"/>
    <w:rsid w:val="003D599C"/>
    <w:rsid w:val="003D6399"/>
    <w:rsid w:val="003E1BB4"/>
    <w:rsid w:val="003E2DA8"/>
    <w:rsid w:val="003E3000"/>
    <w:rsid w:val="003E4F5C"/>
    <w:rsid w:val="003F19BD"/>
    <w:rsid w:val="003F5010"/>
    <w:rsid w:val="003F5AC8"/>
    <w:rsid w:val="00400575"/>
    <w:rsid w:val="004075D1"/>
    <w:rsid w:val="004077F8"/>
    <w:rsid w:val="00412C93"/>
    <w:rsid w:val="00415E6E"/>
    <w:rsid w:val="0041743D"/>
    <w:rsid w:val="004206B8"/>
    <w:rsid w:val="00421D0A"/>
    <w:rsid w:val="00423ADF"/>
    <w:rsid w:val="0042604A"/>
    <w:rsid w:val="00432599"/>
    <w:rsid w:val="00440901"/>
    <w:rsid w:val="004418BA"/>
    <w:rsid w:val="00441B4D"/>
    <w:rsid w:val="00450214"/>
    <w:rsid w:val="004522B3"/>
    <w:rsid w:val="00456A30"/>
    <w:rsid w:val="00461231"/>
    <w:rsid w:val="00461CDE"/>
    <w:rsid w:val="00462F92"/>
    <w:rsid w:val="00464456"/>
    <w:rsid w:val="00464D8E"/>
    <w:rsid w:val="00466E30"/>
    <w:rsid w:val="004678BE"/>
    <w:rsid w:val="004716FD"/>
    <w:rsid w:val="004725EC"/>
    <w:rsid w:val="004732EA"/>
    <w:rsid w:val="00476563"/>
    <w:rsid w:val="00476799"/>
    <w:rsid w:val="0047770C"/>
    <w:rsid w:val="00480172"/>
    <w:rsid w:val="00483A02"/>
    <w:rsid w:val="004903E9"/>
    <w:rsid w:val="004922FF"/>
    <w:rsid w:val="004923A5"/>
    <w:rsid w:val="0049382B"/>
    <w:rsid w:val="00493D9A"/>
    <w:rsid w:val="004942E1"/>
    <w:rsid w:val="004955BF"/>
    <w:rsid w:val="00496141"/>
    <w:rsid w:val="004A03F5"/>
    <w:rsid w:val="004A124D"/>
    <w:rsid w:val="004A18BF"/>
    <w:rsid w:val="004A3FC2"/>
    <w:rsid w:val="004A751F"/>
    <w:rsid w:val="004B3521"/>
    <w:rsid w:val="004B382E"/>
    <w:rsid w:val="004B541D"/>
    <w:rsid w:val="004B59F1"/>
    <w:rsid w:val="004C21D9"/>
    <w:rsid w:val="004C6865"/>
    <w:rsid w:val="004D267C"/>
    <w:rsid w:val="004D3B82"/>
    <w:rsid w:val="004D513B"/>
    <w:rsid w:val="004D5B35"/>
    <w:rsid w:val="004D7971"/>
    <w:rsid w:val="004E234D"/>
    <w:rsid w:val="004E6731"/>
    <w:rsid w:val="004F04B6"/>
    <w:rsid w:val="004F07CC"/>
    <w:rsid w:val="004F3EF9"/>
    <w:rsid w:val="004F5110"/>
    <w:rsid w:val="004F79EB"/>
    <w:rsid w:val="00501930"/>
    <w:rsid w:val="00504B38"/>
    <w:rsid w:val="0051214B"/>
    <w:rsid w:val="00512DB8"/>
    <w:rsid w:val="0051469C"/>
    <w:rsid w:val="00514B79"/>
    <w:rsid w:val="0051669A"/>
    <w:rsid w:val="00520BEC"/>
    <w:rsid w:val="0052378E"/>
    <w:rsid w:val="00523F4D"/>
    <w:rsid w:val="00526F88"/>
    <w:rsid w:val="00532917"/>
    <w:rsid w:val="00532F36"/>
    <w:rsid w:val="005334EE"/>
    <w:rsid w:val="005410CB"/>
    <w:rsid w:val="0054152E"/>
    <w:rsid w:val="00543379"/>
    <w:rsid w:val="00543F48"/>
    <w:rsid w:val="00544210"/>
    <w:rsid w:val="00550FBC"/>
    <w:rsid w:val="00552AF1"/>
    <w:rsid w:val="00555053"/>
    <w:rsid w:val="0056364F"/>
    <w:rsid w:val="00563B19"/>
    <w:rsid w:val="00564944"/>
    <w:rsid w:val="005659AD"/>
    <w:rsid w:val="00566884"/>
    <w:rsid w:val="00567D3E"/>
    <w:rsid w:val="00572D1C"/>
    <w:rsid w:val="00575646"/>
    <w:rsid w:val="00576383"/>
    <w:rsid w:val="00576781"/>
    <w:rsid w:val="0057688C"/>
    <w:rsid w:val="00583864"/>
    <w:rsid w:val="005871D5"/>
    <w:rsid w:val="005920E1"/>
    <w:rsid w:val="00593B58"/>
    <w:rsid w:val="00596574"/>
    <w:rsid w:val="00597956"/>
    <w:rsid w:val="00597CA4"/>
    <w:rsid w:val="005A0455"/>
    <w:rsid w:val="005A07B6"/>
    <w:rsid w:val="005A31AC"/>
    <w:rsid w:val="005A5068"/>
    <w:rsid w:val="005B1255"/>
    <w:rsid w:val="005B39A7"/>
    <w:rsid w:val="005B619B"/>
    <w:rsid w:val="005B7377"/>
    <w:rsid w:val="005C0153"/>
    <w:rsid w:val="005C0A0B"/>
    <w:rsid w:val="005C16F3"/>
    <w:rsid w:val="005C384B"/>
    <w:rsid w:val="005D08B8"/>
    <w:rsid w:val="005D09FF"/>
    <w:rsid w:val="005D1197"/>
    <w:rsid w:val="005D1D57"/>
    <w:rsid w:val="005D4CD6"/>
    <w:rsid w:val="005D5D28"/>
    <w:rsid w:val="005D64CB"/>
    <w:rsid w:val="005D6520"/>
    <w:rsid w:val="005D6722"/>
    <w:rsid w:val="005E00D0"/>
    <w:rsid w:val="005E3CE6"/>
    <w:rsid w:val="005E5012"/>
    <w:rsid w:val="005E5AF3"/>
    <w:rsid w:val="005E76E5"/>
    <w:rsid w:val="005F1B01"/>
    <w:rsid w:val="005F2730"/>
    <w:rsid w:val="005F5EF8"/>
    <w:rsid w:val="0060068B"/>
    <w:rsid w:val="00600BC0"/>
    <w:rsid w:val="006064C8"/>
    <w:rsid w:val="006065AE"/>
    <w:rsid w:val="006071DF"/>
    <w:rsid w:val="00607546"/>
    <w:rsid w:val="00616459"/>
    <w:rsid w:val="00616A4F"/>
    <w:rsid w:val="0062088C"/>
    <w:rsid w:val="0062586A"/>
    <w:rsid w:val="00625BC6"/>
    <w:rsid w:val="006308EA"/>
    <w:rsid w:val="006314C7"/>
    <w:rsid w:val="00634406"/>
    <w:rsid w:val="00635FA6"/>
    <w:rsid w:val="006362A8"/>
    <w:rsid w:val="00637392"/>
    <w:rsid w:val="00642003"/>
    <w:rsid w:val="00643E06"/>
    <w:rsid w:val="00645C16"/>
    <w:rsid w:val="0064784F"/>
    <w:rsid w:val="00650245"/>
    <w:rsid w:val="00650B92"/>
    <w:rsid w:val="006544C2"/>
    <w:rsid w:val="00665EFF"/>
    <w:rsid w:val="00666ED2"/>
    <w:rsid w:val="0067590B"/>
    <w:rsid w:val="006762EC"/>
    <w:rsid w:val="00680D64"/>
    <w:rsid w:val="00683079"/>
    <w:rsid w:val="0068529B"/>
    <w:rsid w:val="0068651B"/>
    <w:rsid w:val="006869A6"/>
    <w:rsid w:val="00690C5B"/>
    <w:rsid w:val="006969F1"/>
    <w:rsid w:val="006A18AE"/>
    <w:rsid w:val="006A6B58"/>
    <w:rsid w:val="006B155C"/>
    <w:rsid w:val="006B2C2D"/>
    <w:rsid w:val="006B7580"/>
    <w:rsid w:val="006C0019"/>
    <w:rsid w:val="006C19FA"/>
    <w:rsid w:val="006C250D"/>
    <w:rsid w:val="006C2A6F"/>
    <w:rsid w:val="006C2C5F"/>
    <w:rsid w:val="006C2D5B"/>
    <w:rsid w:val="006C352D"/>
    <w:rsid w:val="006C3966"/>
    <w:rsid w:val="006C5FD4"/>
    <w:rsid w:val="006C6E7E"/>
    <w:rsid w:val="006D1B14"/>
    <w:rsid w:val="006D30A0"/>
    <w:rsid w:val="006D5055"/>
    <w:rsid w:val="006E0607"/>
    <w:rsid w:val="006E1397"/>
    <w:rsid w:val="006E76B2"/>
    <w:rsid w:val="006E77CD"/>
    <w:rsid w:val="006E7BD4"/>
    <w:rsid w:val="006E7F65"/>
    <w:rsid w:val="006F0B53"/>
    <w:rsid w:val="006F3047"/>
    <w:rsid w:val="006F4AF4"/>
    <w:rsid w:val="006F53F2"/>
    <w:rsid w:val="006F5FC1"/>
    <w:rsid w:val="006F66D8"/>
    <w:rsid w:val="0070004D"/>
    <w:rsid w:val="007073E4"/>
    <w:rsid w:val="00710AE6"/>
    <w:rsid w:val="00712E39"/>
    <w:rsid w:val="0071415F"/>
    <w:rsid w:val="007157BC"/>
    <w:rsid w:val="007158A7"/>
    <w:rsid w:val="00716B92"/>
    <w:rsid w:val="007220DB"/>
    <w:rsid w:val="0072272C"/>
    <w:rsid w:val="00723A77"/>
    <w:rsid w:val="007255E7"/>
    <w:rsid w:val="0072600C"/>
    <w:rsid w:val="00727C06"/>
    <w:rsid w:val="0073292C"/>
    <w:rsid w:val="007331F6"/>
    <w:rsid w:val="00736C48"/>
    <w:rsid w:val="00740E58"/>
    <w:rsid w:val="00742E8F"/>
    <w:rsid w:val="00743AEE"/>
    <w:rsid w:val="00744CB8"/>
    <w:rsid w:val="00746732"/>
    <w:rsid w:val="00746B76"/>
    <w:rsid w:val="007477D6"/>
    <w:rsid w:val="007501B4"/>
    <w:rsid w:val="00750846"/>
    <w:rsid w:val="007538AE"/>
    <w:rsid w:val="00755965"/>
    <w:rsid w:val="00762566"/>
    <w:rsid w:val="007625CB"/>
    <w:rsid w:val="00762A2A"/>
    <w:rsid w:val="00762AA0"/>
    <w:rsid w:val="00762D09"/>
    <w:rsid w:val="00764804"/>
    <w:rsid w:val="00767AF8"/>
    <w:rsid w:val="007717F6"/>
    <w:rsid w:val="007745AF"/>
    <w:rsid w:val="00780F65"/>
    <w:rsid w:val="00784A61"/>
    <w:rsid w:val="00787EA0"/>
    <w:rsid w:val="00787EEF"/>
    <w:rsid w:val="00790814"/>
    <w:rsid w:val="00790C35"/>
    <w:rsid w:val="0079525F"/>
    <w:rsid w:val="0079594D"/>
    <w:rsid w:val="007A07EF"/>
    <w:rsid w:val="007A504E"/>
    <w:rsid w:val="007B0AF6"/>
    <w:rsid w:val="007B143F"/>
    <w:rsid w:val="007B28CF"/>
    <w:rsid w:val="007B353B"/>
    <w:rsid w:val="007B4775"/>
    <w:rsid w:val="007B74AD"/>
    <w:rsid w:val="007C3095"/>
    <w:rsid w:val="007C3A15"/>
    <w:rsid w:val="007C53D6"/>
    <w:rsid w:val="007D25C9"/>
    <w:rsid w:val="007D382B"/>
    <w:rsid w:val="007D504A"/>
    <w:rsid w:val="007D5F28"/>
    <w:rsid w:val="007E2A6D"/>
    <w:rsid w:val="007E3404"/>
    <w:rsid w:val="007F0285"/>
    <w:rsid w:val="007F45FC"/>
    <w:rsid w:val="007F4C83"/>
    <w:rsid w:val="007F565B"/>
    <w:rsid w:val="007F56F3"/>
    <w:rsid w:val="007F60D9"/>
    <w:rsid w:val="007F7BE7"/>
    <w:rsid w:val="0080027F"/>
    <w:rsid w:val="008008B1"/>
    <w:rsid w:val="0080268B"/>
    <w:rsid w:val="00802CF1"/>
    <w:rsid w:val="008040BE"/>
    <w:rsid w:val="00804224"/>
    <w:rsid w:val="008125E8"/>
    <w:rsid w:val="00813D1D"/>
    <w:rsid w:val="00814D39"/>
    <w:rsid w:val="00814E45"/>
    <w:rsid w:val="0081708F"/>
    <w:rsid w:val="008178F9"/>
    <w:rsid w:val="0082488F"/>
    <w:rsid w:val="00827DBB"/>
    <w:rsid w:val="00830EDD"/>
    <w:rsid w:val="00831A0E"/>
    <w:rsid w:val="00833CF9"/>
    <w:rsid w:val="00833FA4"/>
    <w:rsid w:val="0083778A"/>
    <w:rsid w:val="008423FA"/>
    <w:rsid w:val="008516EF"/>
    <w:rsid w:val="0085789A"/>
    <w:rsid w:val="008601CD"/>
    <w:rsid w:val="008602C0"/>
    <w:rsid w:val="00861D32"/>
    <w:rsid w:val="00861E82"/>
    <w:rsid w:val="00866746"/>
    <w:rsid w:val="00866976"/>
    <w:rsid w:val="00867AC2"/>
    <w:rsid w:val="00872820"/>
    <w:rsid w:val="00872DD8"/>
    <w:rsid w:val="0087322C"/>
    <w:rsid w:val="008738EE"/>
    <w:rsid w:val="00873B88"/>
    <w:rsid w:val="00875348"/>
    <w:rsid w:val="00881BE3"/>
    <w:rsid w:val="008834EB"/>
    <w:rsid w:val="00884428"/>
    <w:rsid w:val="00884697"/>
    <w:rsid w:val="00890AE9"/>
    <w:rsid w:val="00890FE7"/>
    <w:rsid w:val="00891E21"/>
    <w:rsid w:val="00894B03"/>
    <w:rsid w:val="00895E9B"/>
    <w:rsid w:val="00896F5D"/>
    <w:rsid w:val="008A67AC"/>
    <w:rsid w:val="008A7AF6"/>
    <w:rsid w:val="008B18C3"/>
    <w:rsid w:val="008B2B0B"/>
    <w:rsid w:val="008B4745"/>
    <w:rsid w:val="008B4FEA"/>
    <w:rsid w:val="008B5B98"/>
    <w:rsid w:val="008B5D75"/>
    <w:rsid w:val="008C2A52"/>
    <w:rsid w:val="008C5495"/>
    <w:rsid w:val="008C5A6A"/>
    <w:rsid w:val="008C6A09"/>
    <w:rsid w:val="008D1CCF"/>
    <w:rsid w:val="008D45EF"/>
    <w:rsid w:val="008D4B8D"/>
    <w:rsid w:val="008D5FD3"/>
    <w:rsid w:val="008D68D9"/>
    <w:rsid w:val="008E1877"/>
    <w:rsid w:val="008E6AA8"/>
    <w:rsid w:val="008F2E1F"/>
    <w:rsid w:val="008F5D4F"/>
    <w:rsid w:val="00902090"/>
    <w:rsid w:val="00905785"/>
    <w:rsid w:val="009071F9"/>
    <w:rsid w:val="00907E3B"/>
    <w:rsid w:val="00910366"/>
    <w:rsid w:val="00910383"/>
    <w:rsid w:val="0091095E"/>
    <w:rsid w:val="009153B9"/>
    <w:rsid w:val="009207C5"/>
    <w:rsid w:val="009215B7"/>
    <w:rsid w:val="00924844"/>
    <w:rsid w:val="00925A25"/>
    <w:rsid w:val="00926D79"/>
    <w:rsid w:val="00931F7F"/>
    <w:rsid w:val="00932437"/>
    <w:rsid w:val="00932FC2"/>
    <w:rsid w:val="00933CDC"/>
    <w:rsid w:val="00936681"/>
    <w:rsid w:val="0094037C"/>
    <w:rsid w:val="0095099C"/>
    <w:rsid w:val="00951782"/>
    <w:rsid w:val="009537C6"/>
    <w:rsid w:val="0095411F"/>
    <w:rsid w:val="0095613A"/>
    <w:rsid w:val="00957882"/>
    <w:rsid w:val="009619DA"/>
    <w:rsid w:val="00963ECF"/>
    <w:rsid w:val="00965A16"/>
    <w:rsid w:val="00967283"/>
    <w:rsid w:val="009707C7"/>
    <w:rsid w:val="00972287"/>
    <w:rsid w:val="009735ED"/>
    <w:rsid w:val="00974D99"/>
    <w:rsid w:val="00976144"/>
    <w:rsid w:val="00980587"/>
    <w:rsid w:val="00983FED"/>
    <w:rsid w:val="00985086"/>
    <w:rsid w:val="009875CE"/>
    <w:rsid w:val="00990524"/>
    <w:rsid w:val="00990987"/>
    <w:rsid w:val="00994683"/>
    <w:rsid w:val="00994DA0"/>
    <w:rsid w:val="00994DBD"/>
    <w:rsid w:val="00997103"/>
    <w:rsid w:val="009A32CD"/>
    <w:rsid w:val="009A3349"/>
    <w:rsid w:val="009A48BF"/>
    <w:rsid w:val="009A58E8"/>
    <w:rsid w:val="009A6A76"/>
    <w:rsid w:val="009B05BE"/>
    <w:rsid w:val="009B3FF5"/>
    <w:rsid w:val="009B487F"/>
    <w:rsid w:val="009B6A02"/>
    <w:rsid w:val="009C208C"/>
    <w:rsid w:val="009C3B8F"/>
    <w:rsid w:val="009C44ED"/>
    <w:rsid w:val="009C4A11"/>
    <w:rsid w:val="009C6E6E"/>
    <w:rsid w:val="009D13F1"/>
    <w:rsid w:val="009D2A16"/>
    <w:rsid w:val="009D3BF6"/>
    <w:rsid w:val="009D4BEF"/>
    <w:rsid w:val="009E1310"/>
    <w:rsid w:val="009E14E6"/>
    <w:rsid w:val="009E3809"/>
    <w:rsid w:val="009E3ACE"/>
    <w:rsid w:val="009E69F3"/>
    <w:rsid w:val="009E6D79"/>
    <w:rsid w:val="009F5206"/>
    <w:rsid w:val="009F7C3F"/>
    <w:rsid w:val="00A00C3D"/>
    <w:rsid w:val="00A02FA5"/>
    <w:rsid w:val="00A0367D"/>
    <w:rsid w:val="00A05EEC"/>
    <w:rsid w:val="00A13BF2"/>
    <w:rsid w:val="00A14103"/>
    <w:rsid w:val="00A14E8E"/>
    <w:rsid w:val="00A224AD"/>
    <w:rsid w:val="00A245E0"/>
    <w:rsid w:val="00A25309"/>
    <w:rsid w:val="00A27851"/>
    <w:rsid w:val="00A27CE6"/>
    <w:rsid w:val="00A30AE3"/>
    <w:rsid w:val="00A30B47"/>
    <w:rsid w:val="00A32437"/>
    <w:rsid w:val="00A35932"/>
    <w:rsid w:val="00A364E7"/>
    <w:rsid w:val="00A42DEE"/>
    <w:rsid w:val="00A460CB"/>
    <w:rsid w:val="00A51F01"/>
    <w:rsid w:val="00A520C1"/>
    <w:rsid w:val="00A52E11"/>
    <w:rsid w:val="00A55877"/>
    <w:rsid w:val="00A5648E"/>
    <w:rsid w:val="00A603D8"/>
    <w:rsid w:val="00A63EC7"/>
    <w:rsid w:val="00A754E7"/>
    <w:rsid w:val="00A77746"/>
    <w:rsid w:val="00A779E3"/>
    <w:rsid w:val="00A80744"/>
    <w:rsid w:val="00A81FA5"/>
    <w:rsid w:val="00A83BF5"/>
    <w:rsid w:val="00A85303"/>
    <w:rsid w:val="00A877E9"/>
    <w:rsid w:val="00A924E9"/>
    <w:rsid w:val="00A928D9"/>
    <w:rsid w:val="00AA0062"/>
    <w:rsid w:val="00AA49D4"/>
    <w:rsid w:val="00AA7C6E"/>
    <w:rsid w:val="00AB12C6"/>
    <w:rsid w:val="00AB1B2F"/>
    <w:rsid w:val="00AB395C"/>
    <w:rsid w:val="00AB4AAA"/>
    <w:rsid w:val="00AC00CE"/>
    <w:rsid w:val="00AC1A52"/>
    <w:rsid w:val="00AC354B"/>
    <w:rsid w:val="00AC51AE"/>
    <w:rsid w:val="00AC61D7"/>
    <w:rsid w:val="00AC722F"/>
    <w:rsid w:val="00AC733D"/>
    <w:rsid w:val="00AC7C03"/>
    <w:rsid w:val="00AD0108"/>
    <w:rsid w:val="00AD3DF8"/>
    <w:rsid w:val="00AE0D70"/>
    <w:rsid w:val="00AE2328"/>
    <w:rsid w:val="00AE63DA"/>
    <w:rsid w:val="00AE7A0F"/>
    <w:rsid w:val="00AF3936"/>
    <w:rsid w:val="00AF4018"/>
    <w:rsid w:val="00AF63E6"/>
    <w:rsid w:val="00AF6A99"/>
    <w:rsid w:val="00B001A8"/>
    <w:rsid w:val="00B0024E"/>
    <w:rsid w:val="00B00E30"/>
    <w:rsid w:val="00B00EFC"/>
    <w:rsid w:val="00B02921"/>
    <w:rsid w:val="00B10164"/>
    <w:rsid w:val="00B12C49"/>
    <w:rsid w:val="00B13D99"/>
    <w:rsid w:val="00B14A44"/>
    <w:rsid w:val="00B16BB5"/>
    <w:rsid w:val="00B21BC0"/>
    <w:rsid w:val="00B22CA6"/>
    <w:rsid w:val="00B275B2"/>
    <w:rsid w:val="00B3397C"/>
    <w:rsid w:val="00B34AD5"/>
    <w:rsid w:val="00B34E54"/>
    <w:rsid w:val="00B35611"/>
    <w:rsid w:val="00B3709F"/>
    <w:rsid w:val="00B400FA"/>
    <w:rsid w:val="00B439FF"/>
    <w:rsid w:val="00B504CC"/>
    <w:rsid w:val="00B514A5"/>
    <w:rsid w:val="00B532D7"/>
    <w:rsid w:val="00B54AAE"/>
    <w:rsid w:val="00B54C93"/>
    <w:rsid w:val="00B576AD"/>
    <w:rsid w:val="00B57D4C"/>
    <w:rsid w:val="00B61A84"/>
    <w:rsid w:val="00B63A1B"/>
    <w:rsid w:val="00B65C2C"/>
    <w:rsid w:val="00B65CB8"/>
    <w:rsid w:val="00B66D3A"/>
    <w:rsid w:val="00B6729C"/>
    <w:rsid w:val="00B67E16"/>
    <w:rsid w:val="00B70620"/>
    <w:rsid w:val="00B76A12"/>
    <w:rsid w:val="00B778D2"/>
    <w:rsid w:val="00B8133D"/>
    <w:rsid w:val="00B84231"/>
    <w:rsid w:val="00B84494"/>
    <w:rsid w:val="00B8505E"/>
    <w:rsid w:val="00B8594F"/>
    <w:rsid w:val="00B86329"/>
    <w:rsid w:val="00B91062"/>
    <w:rsid w:val="00B92C3C"/>
    <w:rsid w:val="00B930D4"/>
    <w:rsid w:val="00B9583F"/>
    <w:rsid w:val="00B96358"/>
    <w:rsid w:val="00BA1109"/>
    <w:rsid w:val="00BA6398"/>
    <w:rsid w:val="00BA7710"/>
    <w:rsid w:val="00BB19FA"/>
    <w:rsid w:val="00BB6615"/>
    <w:rsid w:val="00BB72AD"/>
    <w:rsid w:val="00BC0F2A"/>
    <w:rsid w:val="00BC2FA8"/>
    <w:rsid w:val="00BC3BDA"/>
    <w:rsid w:val="00BC4A95"/>
    <w:rsid w:val="00BC4FD3"/>
    <w:rsid w:val="00BC5156"/>
    <w:rsid w:val="00BC5306"/>
    <w:rsid w:val="00BC60D9"/>
    <w:rsid w:val="00BD1D27"/>
    <w:rsid w:val="00BE19C8"/>
    <w:rsid w:val="00BE3EFD"/>
    <w:rsid w:val="00BE5762"/>
    <w:rsid w:val="00BE59B6"/>
    <w:rsid w:val="00BE657C"/>
    <w:rsid w:val="00BF13A6"/>
    <w:rsid w:val="00C00489"/>
    <w:rsid w:val="00C0071E"/>
    <w:rsid w:val="00C03DA1"/>
    <w:rsid w:val="00C0642A"/>
    <w:rsid w:val="00C1026C"/>
    <w:rsid w:val="00C139AC"/>
    <w:rsid w:val="00C13DBE"/>
    <w:rsid w:val="00C145D8"/>
    <w:rsid w:val="00C15835"/>
    <w:rsid w:val="00C15CED"/>
    <w:rsid w:val="00C17275"/>
    <w:rsid w:val="00C20AC9"/>
    <w:rsid w:val="00C21300"/>
    <w:rsid w:val="00C2260A"/>
    <w:rsid w:val="00C24A4A"/>
    <w:rsid w:val="00C2655E"/>
    <w:rsid w:val="00C3169C"/>
    <w:rsid w:val="00C33F2B"/>
    <w:rsid w:val="00C348C9"/>
    <w:rsid w:val="00C44506"/>
    <w:rsid w:val="00C44A67"/>
    <w:rsid w:val="00C53010"/>
    <w:rsid w:val="00C5343B"/>
    <w:rsid w:val="00C54728"/>
    <w:rsid w:val="00C56308"/>
    <w:rsid w:val="00C57B97"/>
    <w:rsid w:val="00C625C9"/>
    <w:rsid w:val="00C64F62"/>
    <w:rsid w:val="00C736ED"/>
    <w:rsid w:val="00C746EC"/>
    <w:rsid w:val="00C74808"/>
    <w:rsid w:val="00C80A51"/>
    <w:rsid w:val="00C80EA5"/>
    <w:rsid w:val="00C848F9"/>
    <w:rsid w:val="00C9099B"/>
    <w:rsid w:val="00C91558"/>
    <w:rsid w:val="00C92029"/>
    <w:rsid w:val="00C92488"/>
    <w:rsid w:val="00C9611D"/>
    <w:rsid w:val="00C97649"/>
    <w:rsid w:val="00CA0819"/>
    <w:rsid w:val="00CA7045"/>
    <w:rsid w:val="00CA7E23"/>
    <w:rsid w:val="00CB00E0"/>
    <w:rsid w:val="00CB1D17"/>
    <w:rsid w:val="00CB3876"/>
    <w:rsid w:val="00CB7823"/>
    <w:rsid w:val="00CC0D79"/>
    <w:rsid w:val="00CC246E"/>
    <w:rsid w:val="00CC3417"/>
    <w:rsid w:val="00CC343D"/>
    <w:rsid w:val="00CC6114"/>
    <w:rsid w:val="00CC713A"/>
    <w:rsid w:val="00CC7334"/>
    <w:rsid w:val="00CD776B"/>
    <w:rsid w:val="00CE123C"/>
    <w:rsid w:val="00CE3FFE"/>
    <w:rsid w:val="00CE4C99"/>
    <w:rsid w:val="00CF0449"/>
    <w:rsid w:val="00CF16EF"/>
    <w:rsid w:val="00CF3401"/>
    <w:rsid w:val="00CF5E52"/>
    <w:rsid w:val="00CF6947"/>
    <w:rsid w:val="00CF6DA0"/>
    <w:rsid w:val="00CF6F6F"/>
    <w:rsid w:val="00D03F0C"/>
    <w:rsid w:val="00D05BBA"/>
    <w:rsid w:val="00D061A3"/>
    <w:rsid w:val="00D10E53"/>
    <w:rsid w:val="00D14B40"/>
    <w:rsid w:val="00D170DD"/>
    <w:rsid w:val="00D2038F"/>
    <w:rsid w:val="00D22353"/>
    <w:rsid w:val="00D23728"/>
    <w:rsid w:val="00D268C6"/>
    <w:rsid w:val="00D26922"/>
    <w:rsid w:val="00D27667"/>
    <w:rsid w:val="00D342EA"/>
    <w:rsid w:val="00D41F36"/>
    <w:rsid w:val="00D4256C"/>
    <w:rsid w:val="00D47015"/>
    <w:rsid w:val="00D50390"/>
    <w:rsid w:val="00D50417"/>
    <w:rsid w:val="00D5121A"/>
    <w:rsid w:val="00D54306"/>
    <w:rsid w:val="00D54D8F"/>
    <w:rsid w:val="00D55439"/>
    <w:rsid w:val="00D55596"/>
    <w:rsid w:val="00D573C4"/>
    <w:rsid w:val="00D577AE"/>
    <w:rsid w:val="00D62837"/>
    <w:rsid w:val="00D642F3"/>
    <w:rsid w:val="00D64502"/>
    <w:rsid w:val="00D7180E"/>
    <w:rsid w:val="00D720F1"/>
    <w:rsid w:val="00D72959"/>
    <w:rsid w:val="00D73530"/>
    <w:rsid w:val="00D75395"/>
    <w:rsid w:val="00D7711E"/>
    <w:rsid w:val="00D77C15"/>
    <w:rsid w:val="00D80A25"/>
    <w:rsid w:val="00D839A5"/>
    <w:rsid w:val="00D83E2A"/>
    <w:rsid w:val="00D90F77"/>
    <w:rsid w:val="00D92A22"/>
    <w:rsid w:val="00DA0B64"/>
    <w:rsid w:val="00DA1533"/>
    <w:rsid w:val="00DA210D"/>
    <w:rsid w:val="00DB36A4"/>
    <w:rsid w:val="00DB3BA9"/>
    <w:rsid w:val="00DB5E26"/>
    <w:rsid w:val="00DB6FCB"/>
    <w:rsid w:val="00DC288A"/>
    <w:rsid w:val="00DD539C"/>
    <w:rsid w:val="00DD54C1"/>
    <w:rsid w:val="00DE608C"/>
    <w:rsid w:val="00DF0088"/>
    <w:rsid w:val="00DF1E2B"/>
    <w:rsid w:val="00DF1EFE"/>
    <w:rsid w:val="00DF244E"/>
    <w:rsid w:val="00DF4C43"/>
    <w:rsid w:val="00DF600D"/>
    <w:rsid w:val="00DF60B0"/>
    <w:rsid w:val="00DF7E3B"/>
    <w:rsid w:val="00DF7F04"/>
    <w:rsid w:val="00E044E3"/>
    <w:rsid w:val="00E04599"/>
    <w:rsid w:val="00E04B30"/>
    <w:rsid w:val="00E0503F"/>
    <w:rsid w:val="00E05AC0"/>
    <w:rsid w:val="00E064D0"/>
    <w:rsid w:val="00E06A43"/>
    <w:rsid w:val="00E06AB4"/>
    <w:rsid w:val="00E06E25"/>
    <w:rsid w:val="00E12383"/>
    <w:rsid w:val="00E15B2A"/>
    <w:rsid w:val="00E16DAD"/>
    <w:rsid w:val="00E21D7F"/>
    <w:rsid w:val="00E22B3F"/>
    <w:rsid w:val="00E230BB"/>
    <w:rsid w:val="00E24D55"/>
    <w:rsid w:val="00E25ADC"/>
    <w:rsid w:val="00E33AE7"/>
    <w:rsid w:val="00E344BA"/>
    <w:rsid w:val="00E35866"/>
    <w:rsid w:val="00E369D4"/>
    <w:rsid w:val="00E404CC"/>
    <w:rsid w:val="00E413D2"/>
    <w:rsid w:val="00E41C99"/>
    <w:rsid w:val="00E445AD"/>
    <w:rsid w:val="00E457D3"/>
    <w:rsid w:val="00E4582E"/>
    <w:rsid w:val="00E45FAD"/>
    <w:rsid w:val="00E46321"/>
    <w:rsid w:val="00E47AC2"/>
    <w:rsid w:val="00E51D70"/>
    <w:rsid w:val="00E52CB5"/>
    <w:rsid w:val="00E6208E"/>
    <w:rsid w:val="00E625E6"/>
    <w:rsid w:val="00E62ECB"/>
    <w:rsid w:val="00E6321E"/>
    <w:rsid w:val="00E66BFF"/>
    <w:rsid w:val="00E74689"/>
    <w:rsid w:val="00E74922"/>
    <w:rsid w:val="00E80B2B"/>
    <w:rsid w:val="00E80E1E"/>
    <w:rsid w:val="00E8449B"/>
    <w:rsid w:val="00E8515B"/>
    <w:rsid w:val="00E8570D"/>
    <w:rsid w:val="00E85857"/>
    <w:rsid w:val="00E901BB"/>
    <w:rsid w:val="00E90658"/>
    <w:rsid w:val="00E91376"/>
    <w:rsid w:val="00E958DD"/>
    <w:rsid w:val="00EA34B9"/>
    <w:rsid w:val="00EA50A7"/>
    <w:rsid w:val="00EA5CFD"/>
    <w:rsid w:val="00EB0FB5"/>
    <w:rsid w:val="00EB73E0"/>
    <w:rsid w:val="00EC1ADF"/>
    <w:rsid w:val="00EC2C07"/>
    <w:rsid w:val="00EC5D9C"/>
    <w:rsid w:val="00EC7C64"/>
    <w:rsid w:val="00ED0132"/>
    <w:rsid w:val="00ED0DDB"/>
    <w:rsid w:val="00ED44AB"/>
    <w:rsid w:val="00ED4737"/>
    <w:rsid w:val="00ED5AA9"/>
    <w:rsid w:val="00ED6185"/>
    <w:rsid w:val="00EE1E8E"/>
    <w:rsid w:val="00EF6F66"/>
    <w:rsid w:val="00EF6FF3"/>
    <w:rsid w:val="00EF741B"/>
    <w:rsid w:val="00F028C8"/>
    <w:rsid w:val="00F04BA6"/>
    <w:rsid w:val="00F11727"/>
    <w:rsid w:val="00F11826"/>
    <w:rsid w:val="00F11C4F"/>
    <w:rsid w:val="00F1280F"/>
    <w:rsid w:val="00F12C0F"/>
    <w:rsid w:val="00F140A2"/>
    <w:rsid w:val="00F15AC7"/>
    <w:rsid w:val="00F212B9"/>
    <w:rsid w:val="00F2137C"/>
    <w:rsid w:val="00F22621"/>
    <w:rsid w:val="00F22E91"/>
    <w:rsid w:val="00F2525D"/>
    <w:rsid w:val="00F30808"/>
    <w:rsid w:val="00F325C3"/>
    <w:rsid w:val="00F37FCF"/>
    <w:rsid w:val="00F41689"/>
    <w:rsid w:val="00F42ECA"/>
    <w:rsid w:val="00F42EF4"/>
    <w:rsid w:val="00F4317D"/>
    <w:rsid w:val="00F4407E"/>
    <w:rsid w:val="00F50B00"/>
    <w:rsid w:val="00F52F45"/>
    <w:rsid w:val="00F60CC7"/>
    <w:rsid w:val="00F60E88"/>
    <w:rsid w:val="00F642BD"/>
    <w:rsid w:val="00F721EB"/>
    <w:rsid w:val="00F73F85"/>
    <w:rsid w:val="00F82E12"/>
    <w:rsid w:val="00F87959"/>
    <w:rsid w:val="00F9457B"/>
    <w:rsid w:val="00F946BF"/>
    <w:rsid w:val="00F9673B"/>
    <w:rsid w:val="00F96C05"/>
    <w:rsid w:val="00F97D13"/>
    <w:rsid w:val="00FA15C7"/>
    <w:rsid w:val="00FA2A4E"/>
    <w:rsid w:val="00FA55FC"/>
    <w:rsid w:val="00FA7EF4"/>
    <w:rsid w:val="00FB2959"/>
    <w:rsid w:val="00FB2F29"/>
    <w:rsid w:val="00FB371D"/>
    <w:rsid w:val="00FB5E04"/>
    <w:rsid w:val="00FC1169"/>
    <w:rsid w:val="00FC148A"/>
    <w:rsid w:val="00FC1BE7"/>
    <w:rsid w:val="00FC3032"/>
    <w:rsid w:val="00FC48EC"/>
    <w:rsid w:val="00FC4D27"/>
    <w:rsid w:val="00FC5A8A"/>
    <w:rsid w:val="00FD5822"/>
    <w:rsid w:val="00FD719D"/>
    <w:rsid w:val="00FE010E"/>
    <w:rsid w:val="00FE02DB"/>
    <w:rsid w:val="00FE18D0"/>
    <w:rsid w:val="00FE5614"/>
    <w:rsid w:val="00FE56E0"/>
    <w:rsid w:val="00FF4653"/>
    <w:rsid w:val="00FF7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EEF41F"/>
  <w14:defaultImageDpi w14:val="32767"/>
  <w15:chartTrackingRefBased/>
  <w15:docId w15:val="{7826E402-C14B-4245-8F18-BF623AC2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FA7EF4"/>
    <w:pPr>
      <w:keepNext/>
      <w:keepLines/>
      <w:numPr>
        <w:ilvl w:val="2"/>
        <w:numId w:val="2"/>
      </w:numPr>
      <w:tabs>
        <w:tab w:val="left" w:pos="561"/>
      </w:tabs>
      <w:jc w:val="left"/>
      <w:outlineLvl w:val="2"/>
      <w:pPrChange w:id="0" w:author="yang huiwen" w:date="2021-05-13T20:10:00Z">
        <w:pPr>
          <w:keepNext/>
          <w:keepLines/>
          <w:widowControl w:val="0"/>
          <w:numPr>
            <w:ilvl w:val="2"/>
            <w:numId w:val="2"/>
          </w:numPr>
          <w:tabs>
            <w:tab w:val="left" w:pos="561"/>
            <w:tab w:val="num" w:pos="720"/>
          </w:tabs>
          <w:overflowPunct w:val="0"/>
          <w:outlineLvl w:val="2"/>
        </w:pPr>
      </w:pPrChange>
    </w:pPr>
    <w:rPr>
      <w:rPrChange w:id="0" w:author="yang huiwen" w:date="2021-05-13T20:10:00Z">
        <w:rPr>
          <w:rFonts w:eastAsia="宋体"/>
          <w:kern w:val="2"/>
          <w:sz w:val="18"/>
          <w:lang w:val="en-US" w:eastAsia="zh-CN" w:bidi="ar-SA"/>
        </w:rPr>
      </w:rPrChange>
    </w:r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uiPriority w:val="35"/>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basedOn w:val="a4"/>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basedOn w:val="a4"/>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basedOn w:val="a4"/>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tabs>
        <w:tab w:val="clear" w:pos="21"/>
        <w:tab w:val="num" w:pos="418"/>
      </w:tabs>
      <w:spacing w:line="260" w:lineRule="exact"/>
      <w:ind w:left="418"/>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basedOn w:val="a4"/>
    <w:semiHidden/>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afd"/>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e">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f"/>
    <w:pPr>
      <w:overflowPunct/>
      <w:spacing w:before="100" w:beforeAutospacing="1" w:after="100" w:afterAutospacing="1" w:line="360" w:lineRule="auto"/>
      <w:ind w:firstLineChars="200" w:firstLine="200"/>
    </w:pPr>
    <w:rPr>
      <w:sz w:val="24"/>
      <w:szCs w:val="24"/>
    </w:rPr>
  </w:style>
  <w:style w:type="paragraph" w:styleId="aff">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0">
    <w:name w:val="Body Text Indent"/>
    <w:basedOn w:val="a2"/>
    <w:semiHidden/>
    <w:pPr>
      <w:overflowPunct/>
      <w:ind w:firstLineChars="200" w:firstLine="360"/>
    </w:pPr>
    <w:rPr>
      <w:szCs w:val="24"/>
    </w:rPr>
  </w:style>
  <w:style w:type="paragraph" w:styleId="aff1">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2">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basedOn w:val="a4"/>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basedOn w:val="a4"/>
    <w:rPr>
      <w:rFonts w:ascii="Arial" w:hAnsi="Arial" w:cs="Arial" w:hint="default"/>
      <w:b/>
      <w:bCs/>
      <w:color w:val="000000"/>
      <w:sz w:val="24"/>
      <w:szCs w:val="24"/>
    </w:rPr>
  </w:style>
  <w:style w:type="character" w:customStyle="1" w:styleId="small-text1">
    <w:name w:val="small-text1"/>
    <w:basedOn w:val="a4"/>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basedOn w:val="a4"/>
    <w:semiHidden/>
    <w:rPr>
      <w:rFonts w:ascii="宋体"/>
      <w:kern w:val="2"/>
      <w:sz w:val="18"/>
      <w:szCs w:val="18"/>
    </w:rPr>
  </w:style>
  <w:style w:type="character" w:customStyle="1" w:styleId="intbody1">
    <w:name w:val="intbody1"/>
    <w:basedOn w:val="a4"/>
    <w:rPr>
      <w:rFonts w:ascii="Arial" w:hAnsi="Arial" w:cs="Arial" w:hint="default"/>
      <w:b w:val="0"/>
      <w:bCs w:val="0"/>
      <w:color w:val="000000"/>
      <w:sz w:val="14"/>
      <w:szCs w:val="14"/>
    </w:rPr>
  </w:style>
  <w:style w:type="character" w:customStyle="1" w:styleId="HTMLPreformattedChar">
    <w:name w:val="HTML Preformatted Char"/>
    <w:basedOn w:val="a4"/>
    <w:semiHidden/>
    <w:rPr>
      <w:rFonts w:ascii="宋体" w:hAnsi="宋体" w:cs="宋体"/>
      <w:sz w:val="24"/>
      <w:szCs w:val="24"/>
    </w:rPr>
  </w:style>
  <w:style w:type="character" w:customStyle="1" w:styleId="PlainTextChar">
    <w:name w:val="Plain Text Char"/>
    <w:basedOn w:val="a4"/>
    <w:rPr>
      <w:rFonts w:ascii="Calibri" w:hAnsi="Courier New" w:cs="Courier New"/>
      <w:kern w:val="2"/>
      <w:sz w:val="21"/>
      <w:szCs w:val="21"/>
    </w:rPr>
  </w:style>
  <w:style w:type="character" w:customStyle="1" w:styleId="FootnoteTextChar">
    <w:name w:val="Footnote Text Char"/>
    <w:basedOn w:val="a4"/>
    <w:semiHidden/>
    <w:rPr>
      <w:kern w:val="2"/>
      <w:sz w:val="15"/>
    </w:rPr>
  </w:style>
  <w:style w:type="character" w:customStyle="1" w:styleId="Heading3Char">
    <w:name w:val="Heading 3 Char"/>
    <w:basedOn w:val="a4"/>
    <w:rPr>
      <w:kern w:val="2"/>
      <w:sz w:val="18"/>
    </w:rPr>
  </w:style>
  <w:style w:type="character" w:customStyle="1" w:styleId="BodyTextIndentChar">
    <w:name w:val="Body Text Indent Char"/>
    <w:basedOn w:val="a4"/>
    <w:rPr>
      <w:kern w:val="2"/>
      <w:sz w:val="18"/>
    </w:rPr>
  </w:style>
  <w:style w:type="character" w:styleId="aff3">
    <w:name w:val="FollowedHyperlink"/>
    <w:basedOn w:val="a4"/>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4">
    <w:name w:val="Title"/>
    <w:basedOn w:val="a2"/>
    <w:qFormat/>
    <w:pPr>
      <w:spacing w:before="240" w:after="60"/>
      <w:jc w:val="center"/>
      <w:outlineLvl w:val="0"/>
    </w:pPr>
    <w:rPr>
      <w:rFonts w:ascii="Arial" w:hAnsi="Arial" w:cs="Arial"/>
      <w:b/>
      <w:bCs/>
      <w:sz w:val="32"/>
      <w:szCs w:val="32"/>
    </w:rPr>
  </w:style>
  <w:style w:type="paragraph" w:styleId="aff5">
    <w:name w:val="Salutation"/>
    <w:basedOn w:val="a2"/>
    <w:next w:val="a2"/>
    <w:semiHidden/>
  </w:style>
  <w:style w:type="paragraph" w:styleId="aff6">
    <w:name w:val="E-mail Signature"/>
    <w:basedOn w:val="a2"/>
    <w:semiHidden/>
  </w:style>
  <w:style w:type="paragraph" w:styleId="aff7">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8">
    <w:name w:val="envelope return"/>
    <w:basedOn w:val="a2"/>
    <w:semiHidden/>
    <w:pPr>
      <w:snapToGrid w:val="0"/>
    </w:pPr>
    <w:rPr>
      <w:rFonts w:ascii="Arial" w:hAnsi="Arial" w:cs="Arial"/>
    </w:rPr>
  </w:style>
  <w:style w:type="paragraph" w:styleId="aff9">
    <w:name w:val="Closing"/>
    <w:basedOn w:val="a2"/>
    <w:semiHidden/>
    <w:pPr>
      <w:ind w:leftChars="2100" w:left="100"/>
    </w:pPr>
  </w:style>
  <w:style w:type="paragraph" w:styleId="affa">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b">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15">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c">
    <w:name w:val="Normal (Web)"/>
    <w:basedOn w:val="a2"/>
    <w:uiPriority w:val="99"/>
    <w:semiHidden/>
    <w:rPr>
      <w:sz w:val="24"/>
      <w:szCs w:val="24"/>
    </w:rPr>
  </w:style>
  <w:style w:type="paragraph" w:styleId="affd">
    <w:name w:val="Signature"/>
    <w:basedOn w:val="a2"/>
    <w:semiHidden/>
    <w:pPr>
      <w:ind w:leftChars="2100" w:left="100"/>
    </w:pPr>
  </w:style>
  <w:style w:type="paragraph" w:styleId="affe">
    <w:name w:val="Date"/>
    <w:basedOn w:val="a2"/>
    <w:next w:val="a2"/>
    <w:semiHidden/>
    <w:pPr>
      <w:ind w:leftChars="2500" w:left="100"/>
    </w:pPr>
  </w:style>
  <w:style w:type="paragraph" w:styleId="afff">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6">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0">
    <w:name w:val="index heading"/>
    <w:basedOn w:val="a2"/>
    <w:next w:val="16"/>
    <w:semiHidden/>
    <w:rPr>
      <w:rFonts w:ascii="Arial" w:hAnsi="Arial" w:cs="Arial"/>
      <w:b/>
      <w:bCs/>
    </w:rPr>
  </w:style>
  <w:style w:type="paragraph" w:styleId="afff1">
    <w:name w:val="table of figures"/>
    <w:basedOn w:val="a2"/>
    <w:next w:val="a2"/>
    <w:semiHidden/>
    <w:pPr>
      <w:ind w:leftChars="200" w:left="200" w:hangingChars="200" w:hanging="200"/>
    </w:pPr>
  </w:style>
  <w:style w:type="paragraph" w:styleId="afff2">
    <w:name w:val="endnote text"/>
    <w:basedOn w:val="a2"/>
    <w:semiHidden/>
    <w:pPr>
      <w:snapToGrid w:val="0"/>
      <w:jc w:val="left"/>
    </w:pPr>
  </w:style>
  <w:style w:type="paragraph" w:styleId="afff3">
    <w:name w:val="Block Text"/>
    <w:basedOn w:val="a2"/>
    <w:semiHidden/>
    <w:pPr>
      <w:spacing w:after="120"/>
      <w:ind w:leftChars="700" w:left="1440" w:rightChars="700" w:right="1440"/>
    </w:pPr>
  </w:style>
  <w:style w:type="paragraph" w:styleId="afff4">
    <w:name w:val="Document Map"/>
    <w:basedOn w:val="a2"/>
    <w:semiHidden/>
    <w:pPr>
      <w:shd w:val="clear" w:color="auto" w:fill="000080"/>
    </w:pPr>
  </w:style>
  <w:style w:type="paragraph" w:styleId="afff5">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6">
    <w:name w:val="table of authorities"/>
    <w:basedOn w:val="a2"/>
    <w:next w:val="a2"/>
    <w:semiHidden/>
    <w:pPr>
      <w:ind w:leftChars="200" w:left="420"/>
    </w:pPr>
  </w:style>
  <w:style w:type="paragraph" w:styleId="afff7">
    <w:name w:val="toa heading"/>
    <w:basedOn w:val="a2"/>
    <w:next w:val="a2"/>
    <w:semiHidden/>
    <w:pPr>
      <w:spacing w:before="120"/>
    </w:pPr>
    <w:rPr>
      <w:rFonts w:ascii="Arial" w:hAnsi="Arial" w:cs="Arial"/>
      <w:sz w:val="24"/>
      <w:szCs w:val="24"/>
    </w:rPr>
  </w:style>
  <w:style w:type="paragraph" w:styleId="27">
    <w:name w:val="Body Text First Indent 2"/>
    <w:basedOn w:val="aff0"/>
    <w:semiHidden/>
    <w:pPr>
      <w:overflowPunct w:val="0"/>
      <w:spacing w:after="120"/>
      <w:ind w:leftChars="200" w:left="420" w:firstLine="420"/>
    </w:pPr>
    <w:rPr>
      <w:szCs w:val="20"/>
    </w:rPr>
  </w:style>
  <w:style w:type="paragraph" w:styleId="afff8">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9">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a">
    <w:name w:val="列出段落"/>
    <w:basedOn w:val="a2"/>
    <w:qFormat/>
    <w:pPr>
      <w:overflowPunct/>
      <w:ind w:firstLineChars="200" w:firstLine="420"/>
    </w:pPr>
    <w:rPr>
      <w:rFonts w:ascii="Calibri" w:hAnsi="Calibri"/>
      <w:sz w:val="21"/>
      <w:szCs w:val="22"/>
    </w:rPr>
  </w:style>
  <w:style w:type="character" w:customStyle="1" w:styleId="st1">
    <w:name w:val="st1"/>
    <w:basedOn w:val="a4"/>
    <w:rPr>
      <w:rFonts w:ascii="Times New Roman" w:hAnsi="Times New Roman" w:cs="Times New Roman"/>
    </w:rPr>
  </w:style>
  <w:style w:type="paragraph" w:customStyle="1" w:styleId="17">
    <w:name w:val="日期1"/>
    <w:basedOn w:val="DepartCorrespond"/>
    <w:next w:val="Information"/>
    <w:pPr>
      <w:spacing w:after="240"/>
    </w:pPr>
    <w:rPr>
      <w:sz w:val="18"/>
    </w:rPr>
  </w:style>
  <w:style w:type="paragraph" w:customStyle="1" w:styleId="18">
    <w:name w:val="标题1"/>
    <w:basedOn w:val="a2"/>
    <w:next w:val="Name"/>
    <w:pPr>
      <w:keepNext/>
      <w:keepLines/>
      <w:snapToGrid w:val="0"/>
      <w:spacing w:before="240" w:after="100"/>
      <w:outlineLvl w:val="0"/>
    </w:pPr>
    <w:rPr>
      <w:rFonts w:eastAsia="黑体"/>
      <w:b/>
      <w:sz w:val="24"/>
    </w:rPr>
  </w:style>
  <w:style w:type="character" w:styleId="afffb">
    <w:name w:val="Placeholder Text"/>
    <w:basedOn w:val="a4"/>
    <w:semiHidden/>
    <w:rPr>
      <w:color w:val="808080"/>
    </w:rPr>
  </w:style>
  <w:style w:type="character" w:customStyle="1" w:styleId="Char">
    <w:name w:val="批注框文本 Char"/>
    <w:basedOn w:val="a4"/>
    <w:semiHidden/>
    <w:rPr>
      <w:kern w:val="2"/>
      <w:sz w:val="18"/>
      <w:szCs w:val="18"/>
    </w:rPr>
  </w:style>
  <w:style w:type="character" w:customStyle="1" w:styleId="Char0">
    <w:name w:val="文档结构图 Char"/>
    <w:basedOn w:val="a4"/>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basedOn w:val="a4"/>
    <w:semiHidden/>
    <w:rPr>
      <w:kern w:val="2"/>
      <w:sz w:val="18"/>
    </w:rPr>
  </w:style>
  <w:style w:type="character" w:styleId="afffc">
    <w:name w:val="Unresolved Mention"/>
    <w:basedOn w:val="a4"/>
    <w:uiPriority w:val="99"/>
    <w:semiHidden/>
    <w:unhideWhenUsed/>
    <w:rsid w:val="00011A21"/>
    <w:rPr>
      <w:color w:val="605E5C"/>
      <w:shd w:val="clear" w:color="auto" w:fill="E1DFDD"/>
    </w:rPr>
  </w:style>
  <w:style w:type="character" w:styleId="afffd">
    <w:name w:val="annotation reference"/>
    <w:basedOn w:val="a4"/>
    <w:semiHidden/>
    <w:rsid w:val="00764804"/>
    <w:rPr>
      <w:sz w:val="21"/>
      <w:szCs w:val="21"/>
    </w:rPr>
  </w:style>
  <w:style w:type="table" w:styleId="afffe">
    <w:name w:val="Table Grid"/>
    <w:basedOn w:val="a5"/>
    <w:uiPriority w:val="39"/>
    <w:qFormat/>
    <w:rsid w:val="00710AE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
    <w:name w:val="表格"/>
    <w:basedOn w:val="a2"/>
    <w:link w:val="affff0"/>
    <w:qFormat/>
    <w:rsid w:val="00710AE6"/>
    <w:pPr>
      <w:overflowPunct/>
      <w:spacing w:line="360" w:lineRule="exact"/>
    </w:pPr>
    <w:rPr>
      <w:rFonts w:eastAsia="Times New Roman"/>
      <w:sz w:val="21"/>
      <w:szCs w:val="21"/>
    </w:rPr>
  </w:style>
  <w:style w:type="character" w:customStyle="1" w:styleId="affff0">
    <w:name w:val="表格 字符"/>
    <w:basedOn w:val="a4"/>
    <w:link w:val="affff"/>
    <w:rsid w:val="00710AE6"/>
    <w:rPr>
      <w:rFonts w:eastAsia="Times New Roman"/>
      <w:kern w:val="2"/>
      <w:sz w:val="21"/>
      <w:szCs w:val="21"/>
    </w:rPr>
  </w:style>
  <w:style w:type="paragraph" w:customStyle="1" w:styleId="Els-equation">
    <w:name w:val="Els-equation"/>
    <w:next w:val="a2"/>
    <w:link w:val="Els-equationChar"/>
    <w:rsid w:val="00ED44AB"/>
    <w:pPr>
      <w:widowControl w:val="0"/>
      <w:tabs>
        <w:tab w:val="right" w:pos="4320"/>
        <w:tab w:val="right" w:pos="9120"/>
      </w:tabs>
      <w:spacing w:before="240" w:after="240"/>
      <w:ind w:left="482"/>
    </w:pPr>
    <w:rPr>
      <w:i/>
      <w:noProof/>
      <w:lang w:eastAsia="en-US"/>
    </w:rPr>
  </w:style>
  <w:style w:type="character" w:customStyle="1" w:styleId="Els-equationChar">
    <w:name w:val="Els-equation Char"/>
    <w:basedOn w:val="a4"/>
    <w:link w:val="Els-equation"/>
    <w:rsid w:val="00ED44AB"/>
    <w:rPr>
      <w:i/>
      <w:noProof/>
      <w:lang w:eastAsia="en-US"/>
    </w:rPr>
  </w:style>
  <w:style w:type="paragraph" w:styleId="affff1">
    <w:name w:val="No Spacing"/>
    <w:uiPriority w:val="1"/>
    <w:qFormat/>
    <w:rsid w:val="004E234D"/>
    <w:pPr>
      <w:widowControl w:val="0"/>
      <w:jc w:val="both"/>
    </w:pPr>
    <w:rPr>
      <w:rFonts w:eastAsiaTheme="minorEastAsia" w:cstheme="minorBidi"/>
      <w:kern w:val="2"/>
      <w:sz w:val="21"/>
      <w:szCs w:val="21"/>
    </w:rPr>
  </w:style>
  <w:style w:type="paragraph" w:styleId="affff2">
    <w:name w:val="List Paragraph"/>
    <w:basedOn w:val="a2"/>
    <w:uiPriority w:val="34"/>
    <w:qFormat/>
    <w:rsid w:val="00E457D3"/>
    <w:pPr>
      <w:ind w:firstLineChars="200" w:firstLine="420"/>
    </w:pPr>
  </w:style>
  <w:style w:type="paragraph" w:styleId="affff3">
    <w:name w:val="Revision"/>
    <w:hidden/>
    <w:uiPriority w:val="99"/>
    <w:semiHidden/>
    <w:rsid w:val="00B001A8"/>
    <w:rPr>
      <w:kern w:val="2"/>
      <w:sz w:val="18"/>
    </w:rPr>
  </w:style>
  <w:style w:type="paragraph" w:styleId="affff4">
    <w:name w:val="annotation subject"/>
    <w:basedOn w:val="afc"/>
    <w:next w:val="afc"/>
    <w:link w:val="affff5"/>
    <w:uiPriority w:val="99"/>
    <w:semiHidden/>
    <w:unhideWhenUsed/>
    <w:rsid w:val="00096A14"/>
    <w:pPr>
      <w:overflowPunct w:val="0"/>
    </w:pPr>
    <w:rPr>
      <w:b/>
      <w:bCs/>
      <w:sz w:val="18"/>
    </w:rPr>
  </w:style>
  <w:style w:type="character" w:customStyle="1" w:styleId="afd">
    <w:name w:val="批注文字 字符"/>
    <w:basedOn w:val="a4"/>
    <w:link w:val="afc"/>
    <w:semiHidden/>
    <w:rsid w:val="00096A14"/>
    <w:rPr>
      <w:kern w:val="2"/>
      <w:sz w:val="21"/>
    </w:rPr>
  </w:style>
  <w:style w:type="character" w:customStyle="1" w:styleId="affff5">
    <w:name w:val="批注主题 字符"/>
    <w:basedOn w:val="afd"/>
    <w:link w:val="affff4"/>
    <w:uiPriority w:val="99"/>
    <w:semiHidden/>
    <w:rsid w:val="00096A14"/>
    <w:rPr>
      <w:b/>
      <w:bCs/>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417291">
      <w:bodyDiv w:val="1"/>
      <w:marLeft w:val="0"/>
      <w:marRight w:val="0"/>
      <w:marTop w:val="0"/>
      <w:marBottom w:val="0"/>
      <w:divBdr>
        <w:top w:val="none" w:sz="0" w:space="0" w:color="auto"/>
        <w:left w:val="none" w:sz="0" w:space="0" w:color="auto"/>
        <w:bottom w:val="none" w:sz="0" w:space="0" w:color="auto"/>
        <w:right w:val="none" w:sz="0" w:space="0" w:color="auto"/>
      </w:divBdr>
      <w:divsChild>
        <w:div w:id="1178619511">
          <w:marLeft w:val="0"/>
          <w:marRight w:val="0"/>
          <w:marTop w:val="0"/>
          <w:marBottom w:val="0"/>
          <w:divBdr>
            <w:top w:val="none" w:sz="0" w:space="0" w:color="auto"/>
            <w:left w:val="none" w:sz="0" w:space="0" w:color="auto"/>
            <w:bottom w:val="none" w:sz="0" w:space="0" w:color="auto"/>
            <w:right w:val="none" w:sz="0" w:space="0" w:color="auto"/>
          </w:divBdr>
          <w:divsChild>
            <w:div w:id="962929311">
              <w:marLeft w:val="0"/>
              <w:marRight w:val="0"/>
              <w:marTop w:val="0"/>
              <w:marBottom w:val="0"/>
              <w:divBdr>
                <w:top w:val="none" w:sz="0" w:space="0" w:color="auto"/>
                <w:left w:val="none" w:sz="0" w:space="0" w:color="auto"/>
                <w:bottom w:val="none" w:sz="0" w:space="0" w:color="auto"/>
                <w:right w:val="none" w:sz="0" w:space="0" w:color="auto"/>
              </w:divBdr>
              <w:divsChild>
                <w:div w:id="10020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21169">
      <w:bodyDiv w:val="1"/>
      <w:marLeft w:val="0"/>
      <w:marRight w:val="0"/>
      <w:marTop w:val="0"/>
      <w:marBottom w:val="0"/>
      <w:divBdr>
        <w:top w:val="none" w:sz="0" w:space="0" w:color="auto"/>
        <w:left w:val="none" w:sz="0" w:space="0" w:color="auto"/>
        <w:bottom w:val="none" w:sz="0" w:space="0" w:color="auto"/>
        <w:right w:val="none" w:sz="0" w:space="0" w:color="auto"/>
      </w:divBdr>
    </w:div>
    <w:div w:id="1952782226">
      <w:bodyDiv w:val="1"/>
      <w:marLeft w:val="0"/>
      <w:marRight w:val="0"/>
      <w:marTop w:val="0"/>
      <w:marBottom w:val="0"/>
      <w:divBdr>
        <w:top w:val="none" w:sz="0" w:space="0" w:color="auto"/>
        <w:left w:val="none" w:sz="0" w:space="0" w:color="auto"/>
        <w:bottom w:val="none" w:sz="0" w:space="0" w:color="auto"/>
        <w:right w:val="none" w:sz="0" w:space="0" w:color="auto"/>
      </w:divBdr>
      <w:divsChild>
        <w:div w:id="1032340518">
          <w:marLeft w:val="0"/>
          <w:marRight w:val="0"/>
          <w:marTop w:val="0"/>
          <w:marBottom w:val="0"/>
          <w:divBdr>
            <w:top w:val="none" w:sz="0" w:space="0" w:color="auto"/>
            <w:left w:val="none" w:sz="0" w:space="0" w:color="auto"/>
            <w:bottom w:val="none" w:sz="0" w:space="0" w:color="auto"/>
            <w:right w:val="none" w:sz="0" w:space="0" w:color="auto"/>
          </w:divBdr>
          <w:divsChild>
            <w:div w:id="1561668179">
              <w:marLeft w:val="0"/>
              <w:marRight w:val="0"/>
              <w:marTop w:val="0"/>
              <w:marBottom w:val="0"/>
              <w:divBdr>
                <w:top w:val="none" w:sz="0" w:space="0" w:color="auto"/>
                <w:left w:val="none" w:sz="0" w:space="0" w:color="auto"/>
                <w:bottom w:val="none" w:sz="0" w:space="0" w:color="auto"/>
                <w:right w:val="none" w:sz="0" w:space="0" w:color="auto"/>
              </w:divBdr>
              <w:divsChild>
                <w:div w:id="5801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中文模板（2003）</Template>
  <TotalTime>3188</TotalTime>
  <Pages>1</Pages>
  <Words>6152</Words>
  <Characters>35071</Characters>
  <Application>Microsoft Office Word</Application>
  <DocSecurity>0</DocSecurity>
  <Lines>292</Lines>
  <Paragraphs>82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41141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王 浩仁</cp:lastModifiedBy>
  <cp:revision>971</cp:revision>
  <cp:lastPrinted>2012-07-11T04:33:00Z</cp:lastPrinted>
  <dcterms:created xsi:type="dcterms:W3CDTF">2021-04-17T00:44:00Z</dcterms:created>
  <dcterms:modified xsi:type="dcterms:W3CDTF">2021-06-15T14:40:00Z</dcterms:modified>
</cp:coreProperties>
</file>